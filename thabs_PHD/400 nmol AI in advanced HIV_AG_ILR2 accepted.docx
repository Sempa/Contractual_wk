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3C5" w14:textId="6A0F2A4D" w:rsidR="007B12B1" w:rsidRPr="00DB7B5C" w:rsidRDefault="0094378C" w:rsidP="00B90C3E">
      <w:pPr>
        <w:spacing w:before="64"/>
        <w:ind w:right="373" w:firstLine="720"/>
        <w:rPr>
          <w:b/>
          <w:color w:val="EE0000"/>
          <w:spacing w:val="-6"/>
        </w:rPr>
      </w:pPr>
      <w:r w:rsidRPr="00DB7B5C">
        <w:rPr>
          <w:b/>
          <w:color w:val="EE0000"/>
        </w:rPr>
        <w:t>ORIGINAL</w:t>
      </w:r>
      <w:r w:rsidRPr="00DB7B5C">
        <w:rPr>
          <w:b/>
          <w:color w:val="EE0000"/>
          <w:spacing w:val="-4"/>
        </w:rPr>
        <w:t xml:space="preserve"> </w:t>
      </w:r>
      <w:r w:rsidRPr="00DB7B5C">
        <w:rPr>
          <w:b/>
          <w:color w:val="EE0000"/>
        </w:rPr>
        <w:t>ARTICLE:</w:t>
      </w:r>
      <w:r w:rsidRPr="00DB7B5C">
        <w:rPr>
          <w:b/>
          <w:color w:val="EE0000"/>
          <w:spacing w:val="-6"/>
        </w:rPr>
        <w:t xml:space="preserve"> </w:t>
      </w:r>
      <w:r w:rsidR="00EE3253" w:rsidRPr="4AC59F83">
        <w:rPr>
          <w:b/>
          <w:bCs/>
          <w:color w:val="EE0000"/>
          <w:spacing w:val="-6"/>
        </w:rPr>
        <w:t>2</w:t>
      </w:r>
      <w:r w:rsidR="00A8037B">
        <w:rPr>
          <w:b/>
          <w:bCs/>
          <w:color w:val="EE0000"/>
          <w:spacing w:val="-6"/>
        </w:rPr>
        <w:t>2</w:t>
      </w:r>
      <w:r w:rsidR="00EA3EB6">
        <w:rPr>
          <w:b/>
          <w:bCs/>
          <w:color w:val="EE0000"/>
          <w:spacing w:val="-6"/>
          <w:vertAlign w:val="superscript"/>
        </w:rPr>
        <w:t>nd</w:t>
      </w:r>
      <w:r w:rsidR="00EE3253">
        <w:rPr>
          <w:b/>
          <w:color w:val="EE0000"/>
          <w:spacing w:val="-6"/>
        </w:rPr>
        <w:t xml:space="preserve"> July 26 </w:t>
      </w:r>
      <w:r w:rsidR="00351C8F">
        <w:rPr>
          <w:b/>
          <w:color w:val="EE0000"/>
          <w:spacing w:val="-6"/>
        </w:rPr>
        <w:t>edition</w:t>
      </w:r>
      <w:r w:rsidR="00EE3253">
        <w:rPr>
          <w:b/>
          <w:color w:val="EE0000"/>
          <w:spacing w:val="-6"/>
        </w:rPr>
        <w:t xml:space="preserve"> </w:t>
      </w:r>
      <w:r w:rsidR="00351C8F">
        <w:rPr>
          <w:b/>
          <w:color w:val="EE0000"/>
          <w:spacing w:val="-6"/>
        </w:rPr>
        <w:t xml:space="preserve">of </w:t>
      </w:r>
      <w:r w:rsidR="006D7CAE">
        <w:rPr>
          <w:b/>
          <w:color w:val="EE0000"/>
          <w:spacing w:val="-6"/>
        </w:rPr>
        <w:t>the 14 AI patients</w:t>
      </w:r>
      <w:r w:rsidR="001F705C">
        <w:rPr>
          <w:b/>
          <w:color w:val="EE0000"/>
          <w:spacing w:val="-6"/>
        </w:rPr>
        <w:t xml:space="preserve"> using the </w:t>
      </w:r>
      <w:r w:rsidR="00EE3253">
        <w:rPr>
          <w:b/>
          <w:color w:val="EE0000"/>
          <w:spacing w:val="-6"/>
        </w:rPr>
        <w:t xml:space="preserve">400nmol/L </w:t>
      </w:r>
      <w:r w:rsidR="00345040">
        <w:rPr>
          <w:b/>
          <w:color w:val="EE0000"/>
          <w:spacing w:val="-6"/>
        </w:rPr>
        <w:t>cut-off</w:t>
      </w:r>
    </w:p>
    <w:p w14:paraId="1895345E" w14:textId="0E9D3240" w:rsidR="00DF5AD7" w:rsidRDefault="00DF5AD7" w:rsidP="00B90C3E">
      <w:pPr>
        <w:spacing w:before="64"/>
        <w:ind w:right="373"/>
      </w:pPr>
    </w:p>
    <w:p w14:paraId="4C2EE651" w14:textId="633CF0D0" w:rsidR="005D10B7" w:rsidRPr="000942F0" w:rsidRDefault="00DF5AD7" w:rsidP="00B90C3E">
      <w:pPr>
        <w:pStyle w:val="BodyText"/>
        <w:tabs>
          <w:tab w:val="left" w:pos="709"/>
        </w:tabs>
        <w:spacing w:before="49"/>
        <w:ind w:left="709" w:right="373"/>
        <w:jc w:val="center"/>
        <w:rPr>
          <w:b/>
          <w:sz w:val="32"/>
          <w:szCs w:val="32"/>
        </w:rPr>
      </w:pPr>
      <w:r w:rsidRPr="000942F0">
        <w:rPr>
          <w:b/>
          <w:bCs/>
          <w:spacing w:val="-6"/>
          <w:sz w:val="32"/>
          <w:szCs w:val="32"/>
        </w:rPr>
        <w:t>Adrenal insufficiency occurs in</w:t>
      </w:r>
      <w:r w:rsidR="00F92559">
        <w:rPr>
          <w:b/>
          <w:bCs/>
          <w:spacing w:val="-6"/>
          <w:sz w:val="32"/>
          <w:szCs w:val="32"/>
        </w:rPr>
        <w:t xml:space="preserve"> a significant proportion </w:t>
      </w:r>
      <w:r w:rsidR="00B14D39">
        <w:rPr>
          <w:b/>
          <w:bCs/>
          <w:spacing w:val="-6"/>
          <w:sz w:val="32"/>
          <w:szCs w:val="32"/>
        </w:rPr>
        <w:t xml:space="preserve">of </w:t>
      </w:r>
      <w:r w:rsidRPr="000942F0">
        <w:rPr>
          <w:b/>
          <w:bCs/>
          <w:spacing w:val="-6"/>
          <w:sz w:val="32"/>
          <w:szCs w:val="32"/>
        </w:rPr>
        <w:t>advanced HIV cases: Artificial intelligence enhances diagnostic accuracy</w:t>
      </w:r>
    </w:p>
    <w:p w14:paraId="3E4687D2" w14:textId="543C720C" w:rsidR="005D10B7" w:rsidRPr="00191728" w:rsidRDefault="0094378C" w:rsidP="00B90C3E">
      <w:pPr>
        <w:pStyle w:val="StyleautAff"/>
        <w:ind w:left="709" w:right="373"/>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rsidP="00B90C3E">
      <w:pPr>
        <w:pStyle w:val="BodyText"/>
        <w:ind w:left="709" w:right="373"/>
        <w:rPr>
          <w:b/>
        </w:rPr>
      </w:pPr>
    </w:p>
    <w:p w14:paraId="3B1E124B" w14:textId="1DF83E7F" w:rsidR="005D10B7" w:rsidRPr="005E711A" w:rsidRDefault="0001014C" w:rsidP="00B90C3E">
      <w:pPr>
        <w:pStyle w:val="BodyText"/>
        <w:spacing w:before="247"/>
        <w:ind w:left="709" w:right="373"/>
        <w:rPr>
          <w:b/>
        </w:rPr>
      </w:pPr>
      <w:r>
        <w:rPr>
          <w:b/>
        </w:rPr>
        <w:tab/>
      </w:r>
    </w:p>
    <w:p w14:paraId="0BB0AA9B" w14:textId="77777777" w:rsidR="005D10B7" w:rsidRPr="005E711A" w:rsidRDefault="0094378C" w:rsidP="00B90C3E">
      <w:pPr>
        <w:pStyle w:val="BodyText"/>
        <w:spacing w:before="1" w:line="232" w:lineRule="auto"/>
        <w:ind w:left="709" w:right="373"/>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2C0473A2" w:rsidR="005D10B7" w:rsidRPr="005E711A" w:rsidRDefault="0094378C" w:rsidP="00B90C3E">
      <w:pPr>
        <w:pStyle w:val="BodyText"/>
        <w:spacing w:line="258" w:lineRule="exact"/>
        <w:ind w:left="709" w:right="373"/>
        <w:jc w:val="both"/>
      </w:pPr>
      <w:r w:rsidRPr="00191728">
        <w:rPr>
          <w:b/>
          <w:bCs/>
          <w:spacing w:val="-6"/>
          <w:position w:val="5"/>
          <w:sz w:val="18"/>
          <w:szCs w:val="18"/>
        </w:rPr>
        <w:t xml:space="preserve">2 </w:t>
      </w:r>
      <w:r w:rsidR="00D701F4">
        <w:rPr>
          <w:spacing w:val="-2"/>
        </w:rPr>
        <w:t>Centre for En</w:t>
      </w:r>
      <w:r w:rsidRPr="005E711A">
        <w:rPr>
          <w:spacing w:val="-2"/>
        </w:rPr>
        <w:t>docrinology,</w:t>
      </w:r>
      <w:r w:rsidRPr="005E711A">
        <w:rPr>
          <w:spacing w:val="-13"/>
        </w:rPr>
        <w:t xml:space="preserve"> </w:t>
      </w:r>
      <w:r w:rsidR="00D701F4">
        <w:rPr>
          <w:spacing w:val="-13"/>
        </w:rPr>
        <w:t xml:space="preserve">Barts and the London School of Medicine and Dentistry, Queen Mary University of London, UK, and Green Templeton College, University of Oxford, UK  </w:t>
      </w:r>
    </w:p>
    <w:p w14:paraId="3CC8CD43" w14:textId="77777777" w:rsidR="005D10B7" w:rsidRPr="005E711A" w:rsidRDefault="0094378C" w:rsidP="00B90C3E">
      <w:pPr>
        <w:pStyle w:val="BodyText"/>
        <w:spacing w:before="3" w:line="232" w:lineRule="auto"/>
        <w:ind w:left="709" w:right="373"/>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B90C3E">
      <w:pPr>
        <w:pStyle w:val="BodyText"/>
        <w:spacing w:before="2" w:line="232" w:lineRule="auto"/>
        <w:ind w:left="709" w:right="373"/>
        <w:jc w:val="both"/>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3D5EBA82" w:rsidR="00CE759B" w:rsidRPr="005E711A" w:rsidRDefault="00CE759B" w:rsidP="00B90C3E">
      <w:pPr>
        <w:pStyle w:val="BodyText"/>
        <w:spacing w:before="16" w:line="232" w:lineRule="auto"/>
        <w:ind w:left="709" w:right="373"/>
        <w:jc w:val="both"/>
      </w:pPr>
      <w:r w:rsidRPr="00191728">
        <w:rPr>
          <w:b/>
          <w:bCs/>
          <w:spacing w:val="-6"/>
          <w:position w:val="5"/>
          <w:sz w:val="18"/>
          <w:szCs w:val="18"/>
        </w:rPr>
        <w:t xml:space="preserve">5 </w:t>
      </w:r>
      <w:r w:rsidRPr="00191728">
        <w:rPr>
          <w:spacing w:val="-2"/>
        </w:rPr>
        <w:t xml:space="preserve">Division of Human Genetics, University of Cape Town </w:t>
      </w:r>
    </w:p>
    <w:p w14:paraId="4D34A4BA" w14:textId="77777777" w:rsidR="00CE759B" w:rsidRPr="005E711A" w:rsidRDefault="00CE759B" w:rsidP="00B90C3E">
      <w:pPr>
        <w:pStyle w:val="BodyText"/>
        <w:spacing w:line="237" w:lineRule="auto"/>
        <w:ind w:left="709" w:right="373"/>
        <w:jc w:val="both"/>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B90C3E">
      <w:pPr>
        <w:pStyle w:val="BodyText"/>
        <w:spacing w:line="232" w:lineRule="auto"/>
        <w:ind w:left="709" w:right="373"/>
        <w:jc w:val="both"/>
      </w:pPr>
      <w:r w:rsidRPr="00191728">
        <w:rPr>
          <w:b/>
          <w:bCs/>
          <w:noProof/>
          <w:spacing w:val="-6"/>
          <w:position w:val="5"/>
          <w:sz w:val="18"/>
          <w:szCs w:val="18"/>
        </w:rPr>
        <mc:AlternateContent>
          <mc:Choice Requires="wpg">
            <w:drawing>
              <wp:anchor distT="0" distB="0" distL="0" distR="0" simplePos="0" relativeHeight="251658246" behindDoc="1" locked="0" layoutInCell="1" allowOverlap="1" wp14:anchorId="5AF1D063" wp14:editId="72286568">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11"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4A252106" id="Group 988695246" o:spid="_x0000_s1026" style="position:absolute;margin-left:197.9pt;margin-top:17.15pt;width:17.8pt;height:7.2pt;z-index:-251658234;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">
                  <v:imagedata r:id="rId12"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Department of Endocrinology, Sahlgrenska Academy, Sahlgrenska University Hospital and Institute of Medicine, University of Gothenburg, Gothenburg, Sweden</w:t>
      </w:r>
    </w:p>
    <w:p w14:paraId="14FEDD3B" w14:textId="4A8D3BA7" w:rsidR="00CE759B" w:rsidRPr="005E711A" w:rsidRDefault="00CE759B" w:rsidP="00B90C3E">
      <w:pPr>
        <w:pStyle w:val="BodyText"/>
        <w:spacing w:line="246" w:lineRule="exact"/>
        <w:ind w:left="709" w:right="373"/>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r w:rsidR="004A185E">
        <w:rPr>
          <w:spacing w:val="-2"/>
        </w:rPr>
        <w:t>,</w:t>
      </w:r>
      <w:r w:rsidR="0094378C" w:rsidRPr="00191728">
        <w:rPr>
          <w:spacing w:val="-2"/>
        </w:rPr>
        <w:t xml:space="preserve"> University of the Free State, South Africa</w:t>
      </w:r>
    </w:p>
    <w:p w14:paraId="63DC6FA3" w14:textId="5BC6058D" w:rsidR="005D10B7" w:rsidRPr="005E711A" w:rsidRDefault="00022323" w:rsidP="00B90C3E">
      <w:pPr>
        <w:pStyle w:val="BodyText"/>
        <w:spacing w:line="300" w:lineRule="exact"/>
        <w:ind w:left="709" w:right="373"/>
        <w:jc w:val="both"/>
      </w:pPr>
      <w:r w:rsidRPr="00191728">
        <w:rPr>
          <w:b/>
          <w:bCs/>
          <w:spacing w:val="-6"/>
          <w:position w:val="5"/>
          <w:sz w:val="18"/>
          <w:szCs w:val="18"/>
        </w:rPr>
        <w:t>9</w:t>
      </w:r>
      <w:r w:rsidR="003A19C2" w:rsidRPr="00191728">
        <w:rPr>
          <w:spacing w:val="-2"/>
        </w:rPr>
        <w:t xml:space="preserve"> </w:t>
      </w:r>
      <w:r w:rsidR="0094378C" w:rsidRPr="00191728">
        <w:rPr>
          <w:spacing w:val="-2"/>
        </w:rPr>
        <w:t>Department of Computer Science, University of Cape Town, South Africa</w:t>
      </w:r>
    </w:p>
    <w:p w14:paraId="12BFD64F" w14:textId="10303FA4" w:rsidR="00CE759B" w:rsidRPr="005E711A" w:rsidRDefault="00CE759B" w:rsidP="00B90C3E">
      <w:pPr>
        <w:pStyle w:val="BodyText"/>
        <w:spacing w:before="16" w:line="232" w:lineRule="auto"/>
        <w:ind w:left="709" w:right="373"/>
        <w:jc w:val="both"/>
        <w:rPr>
          <w:spacing w:val="-4"/>
        </w:rPr>
      </w:pPr>
      <w:r w:rsidRPr="00191728">
        <w:rPr>
          <w:b/>
          <w:bCs/>
          <w:spacing w:val="-6"/>
          <w:position w:val="5"/>
          <w:sz w:val="18"/>
          <w:szCs w:val="18"/>
        </w:rPr>
        <w:t>10</w:t>
      </w:r>
      <w:r w:rsidR="003A19C2">
        <w:rPr>
          <w:b/>
          <w:bCs/>
          <w:spacing w:val="-6"/>
          <w:position w:val="5"/>
          <w:sz w:val="18"/>
          <w:szCs w:val="18"/>
        </w:rPr>
        <w:t xml:space="preserve"> </w:t>
      </w:r>
      <w:r w:rsidR="0094378C" w:rsidRPr="00191728">
        <w:rPr>
          <w:spacing w:val="-2"/>
        </w:rPr>
        <w:t>Division of Endocrinology, Department of Medicine</w:t>
      </w:r>
      <w:r w:rsidR="004A185E">
        <w:rPr>
          <w:spacing w:val="-2"/>
        </w:rPr>
        <w:t>,</w:t>
      </w:r>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rsidP="00B90C3E">
      <w:pPr>
        <w:pStyle w:val="BodyText"/>
        <w:ind w:right="373"/>
        <w:jc w:val="both"/>
      </w:pPr>
    </w:p>
    <w:p w14:paraId="0F45F523" w14:textId="77777777" w:rsidR="005D10B7" w:rsidRPr="005E711A" w:rsidRDefault="005D10B7" w:rsidP="00B90C3E">
      <w:pPr>
        <w:pStyle w:val="BodyText"/>
        <w:ind w:right="373"/>
      </w:pPr>
    </w:p>
    <w:p w14:paraId="09D9EEC6" w14:textId="77777777" w:rsidR="005D10B7" w:rsidRPr="005E711A" w:rsidRDefault="005D10B7" w:rsidP="00B90C3E">
      <w:pPr>
        <w:pStyle w:val="BodyText"/>
        <w:ind w:right="373"/>
      </w:pPr>
    </w:p>
    <w:p w14:paraId="08A9D81B" w14:textId="77777777" w:rsidR="005D10B7" w:rsidRPr="005E711A" w:rsidRDefault="005D10B7" w:rsidP="00B90C3E">
      <w:pPr>
        <w:pStyle w:val="BodyText"/>
        <w:ind w:right="373"/>
      </w:pPr>
    </w:p>
    <w:p w14:paraId="76D443CB" w14:textId="77777777" w:rsidR="005D10B7" w:rsidRPr="005E711A" w:rsidRDefault="005D10B7" w:rsidP="00B90C3E">
      <w:pPr>
        <w:pStyle w:val="BodyText"/>
        <w:ind w:right="373"/>
      </w:pPr>
    </w:p>
    <w:p w14:paraId="4839C798" w14:textId="77777777" w:rsidR="005D10B7" w:rsidRPr="005E711A" w:rsidRDefault="005D10B7" w:rsidP="00B90C3E">
      <w:pPr>
        <w:pStyle w:val="BodyText"/>
        <w:ind w:right="373"/>
      </w:pPr>
    </w:p>
    <w:p w14:paraId="6BAAEE01" w14:textId="77777777" w:rsidR="005D10B7" w:rsidRPr="005E711A" w:rsidRDefault="005D10B7" w:rsidP="00B90C3E">
      <w:pPr>
        <w:pStyle w:val="BodyText"/>
        <w:spacing w:before="150"/>
        <w:ind w:right="373"/>
      </w:pPr>
    </w:p>
    <w:p w14:paraId="030FDD80" w14:textId="77777777" w:rsidR="00707F02"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09B6E939" w:rsidR="005D10B7" w:rsidRPr="00191728" w:rsidRDefault="00625689" w:rsidP="00B90C3E">
      <w:pPr>
        <w:pStyle w:val="StyleautAff"/>
        <w:ind w:right="373"/>
        <w:rPr>
          <w:b w:val="0"/>
          <w:spacing w:val="-2"/>
          <w:w w:val="100"/>
          <w:position w:val="0"/>
          <w:vertAlign w:val="baseline"/>
        </w:rPr>
      </w:pPr>
      <w:r>
        <w:rPr>
          <w:b w:val="0"/>
          <w:spacing w:val="-2"/>
          <w:w w:val="100"/>
          <w:position w:val="0"/>
          <w:vertAlign w:val="baseline"/>
        </w:rPr>
        <w:t>Prof</w:t>
      </w:r>
      <w:r w:rsidR="004B6FF0">
        <w:rPr>
          <w:b w:val="0"/>
          <w:spacing w:val="-2"/>
          <w:w w:val="100"/>
          <w:position w:val="0"/>
          <w:vertAlign w:val="baseline"/>
        </w:rPr>
        <w:t xml:space="preserve"> </w:t>
      </w:r>
      <w:r w:rsidR="0094378C" w:rsidRPr="00191728">
        <w:rPr>
          <w:b w:val="0"/>
          <w:spacing w:val="-2"/>
          <w:w w:val="100"/>
          <w:position w:val="0"/>
          <w:vertAlign w:val="baseline"/>
        </w:rPr>
        <w:t>Thabiso RP Mofokeng,</w:t>
      </w:r>
    </w:p>
    <w:p w14:paraId="2CA6B8CF"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B90C3E">
      <w:pPr>
        <w:pStyle w:val="StyleautAff"/>
        <w:ind w:right="373"/>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2B884E76" w14:textId="68EE6F41" w:rsidR="003D485F" w:rsidRPr="00944D5A" w:rsidRDefault="0094378C" w:rsidP="00B90C3E">
      <w:pPr>
        <w:pStyle w:val="StyleautAff"/>
        <w:ind w:right="373"/>
        <w:rPr>
          <w:lang w:val="it-IT"/>
        </w:rPr>
        <w:sectPr w:rsidR="003D485F" w:rsidRPr="00944D5A" w:rsidSect="002557E9">
          <w:footerReference w:type="default" r:id="rId13"/>
          <w:pgSz w:w="12240" w:h="15840"/>
          <w:pgMar w:top="1281" w:right="527" w:bottom="981" w:left="533" w:header="0" w:footer="788" w:gutter="0"/>
          <w:pgNumType w:start="1"/>
          <w:cols w:space="720"/>
        </w:sectPr>
      </w:pPr>
      <w:r w:rsidRPr="00944D5A">
        <w:rPr>
          <w:b w:val="0"/>
          <w:spacing w:val="-2"/>
          <w:w w:val="100"/>
          <w:position w:val="0"/>
          <w:vertAlign w:val="baseline"/>
          <w:lang w:val="it-IT"/>
        </w:rPr>
        <w:t xml:space="preserve">e-mail: </w:t>
      </w:r>
      <w:r w:rsidR="006F2F96" w:rsidRPr="00944D5A">
        <w:rPr>
          <w:b w:val="0"/>
          <w:spacing w:val="-2"/>
          <w:w w:val="100"/>
          <w:position w:val="0"/>
          <w:vertAlign w:val="baseline"/>
          <w:lang w:val="it-IT"/>
        </w:rPr>
        <w:t>mofokengtrp@ufs.ac.za</w:t>
      </w:r>
    </w:p>
    <w:p w14:paraId="2736C9BA" w14:textId="712D6699" w:rsidR="005D10B7" w:rsidRPr="005E711A" w:rsidRDefault="0094378C" w:rsidP="00B90C3E">
      <w:pPr>
        <w:pStyle w:val="Heading1"/>
        <w:spacing w:before="74"/>
        <w:ind w:left="720" w:right="373"/>
      </w:pPr>
      <w:r w:rsidRPr="00115729">
        <w:lastRenderedPageBreak/>
        <w:t>Abstract</w:t>
      </w:r>
      <w:r w:rsidRPr="005E711A">
        <w:rPr>
          <w:spacing w:val="-2"/>
        </w:rPr>
        <w:t>:</w:t>
      </w:r>
    </w:p>
    <w:p w14:paraId="7BE5BBA2" w14:textId="77777777" w:rsidR="005D10B7" w:rsidRPr="00912706" w:rsidRDefault="0094378C" w:rsidP="00B90C3E">
      <w:pPr>
        <w:spacing w:before="192"/>
        <w:ind w:left="720" w:right="37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4402ED42" w:rsidR="005D10B7" w:rsidRPr="00191728" w:rsidRDefault="0094378C" w:rsidP="00B90C3E">
      <w:pPr>
        <w:pStyle w:val="BodyText"/>
        <w:spacing w:before="137" w:line="247" w:lineRule="auto"/>
        <w:ind w:left="720" w:right="373"/>
        <w:jc w:val="both"/>
        <w:rPr>
          <w:spacing w:val="-2"/>
        </w:rPr>
      </w:pPr>
      <w:r w:rsidRPr="00191728">
        <w:rPr>
          <w:spacing w:val="-2"/>
        </w:rPr>
        <w:t>Sub-</w:t>
      </w:r>
      <w:r w:rsidRPr="007B4CF2">
        <w:rPr>
          <w:spacing w:val="-2"/>
        </w:rPr>
        <w:t>Saharan Africa is burdened by a vast HIV-positive population, at risk of life-threatening AIDS</w:t>
      </w:r>
      <w:r w:rsidR="00D701F4">
        <w:rPr>
          <w:spacing w:val="-2"/>
        </w:rPr>
        <w:t>-</w:t>
      </w:r>
      <w:r w:rsidRPr="007B4CF2">
        <w:rPr>
          <w:spacing w:val="-2"/>
        </w:rPr>
        <w:t>defining illnesses, associated with primary (PAI) and secondary adrenal insufficiency (SAI). We hypothesi</w:t>
      </w:r>
      <w:r w:rsidR="00D701F4">
        <w:rPr>
          <w:spacing w:val="-2"/>
        </w:rPr>
        <w:t>s</w:t>
      </w:r>
      <w:r w:rsidRPr="007B4CF2">
        <w:rPr>
          <w:spacing w:val="-2"/>
        </w:rPr>
        <w:t>ed that adrenal insufficiency (AI) may partially account for the high mortality in advanced HIV.</w:t>
      </w:r>
    </w:p>
    <w:p w14:paraId="04EDE42B" w14:textId="77777777" w:rsidR="009772B4" w:rsidRDefault="009772B4" w:rsidP="00B90C3E">
      <w:pPr>
        <w:pStyle w:val="Heading2"/>
        <w:ind w:left="720" w:right="373"/>
        <w:rPr>
          <w:color w:val="000000" w:themeColor="text1"/>
        </w:rPr>
      </w:pPr>
    </w:p>
    <w:p w14:paraId="67F4446F" w14:textId="26F44AFF"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4A1A47BE" w:rsidR="005D10B7" w:rsidRPr="00191728" w:rsidRDefault="0094378C" w:rsidP="00B90C3E">
      <w:pPr>
        <w:pStyle w:val="BodyText"/>
        <w:spacing w:before="137" w:line="247" w:lineRule="auto"/>
        <w:ind w:left="720" w:right="373"/>
        <w:jc w:val="both"/>
        <w:rPr>
          <w:spacing w:val="-2"/>
        </w:rPr>
      </w:pPr>
      <w:r w:rsidRPr="00191728">
        <w:rPr>
          <w:spacing w:val="-2"/>
        </w:rPr>
        <w:t>We undertook a prospective case-finding study of HIV-positive patients presenting with advanced disease,</w:t>
      </w:r>
      <w:r w:rsidR="0050206C">
        <w:rPr>
          <w:spacing w:val="-2"/>
        </w:rPr>
        <w:t xml:space="preserve"> older than 18 years</w:t>
      </w:r>
      <w:r w:rsidRPr="00191728">
        <w:rPr>
          <w:spacing w:val="-2"/>
        </w:rPr>
        <w:t>, a CD4 count of less than 100 cells/mm</w:t>
      </w:r>
      <w:r w:rsidRPr="00BF4CD6">
        <w:rPr>
          <w:spacing w:val="-2"/>
          <w:vertAlign w:val="superscript"/>
        </w:rPr>
        <w:t>3</w:t>
      </w:r>
      <w:r w:rsidRPr="00191728">
        <w:rPr>
          <w:spacing w:val="-2"/>
        </w:rPr>
        <w:t xml:space="preserve">, and a coexistent opportunistic infection. Exclusion criteria were </w:t>
      </w:r>
      <w:r w:rsidR="00D701F4">
        <w:rPr>
          <w:spacing w:val="-2"/>
        </w:rPr>
        <w:t xml:space="preserve">the </w:t>
      </w:r>
      <w:r w:rsidRPr="00191728">
        <w:rPr>
          <w:spacing w:val="-2"/>
        </w:rPr>
        <w:t>use of oral, intravenous, topical or inhaled steroids in the previous 3 months.</w:t>
      </w:r>
    </w:p>
    <w:p w14:paraId="410BF440" w14:textId="77777777" w:rsidR="009772B4" w:rsidRDefault="009772B4" w:rsidP="00B90C3E">
      <w:pPr>
        <w:pStyle w:val="Heading2"/>
        <w:ind w:left="720" w:right="373"/>
        <w:rPr>
          <w:color w:val="000000" w:themeColor="text1"/>
        </w:rPr>
      </w:pPr>
    </w:p>
    <w:p w14:paraId="09284AA9" w14:textId="1A36BD61"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2F5275CC" w:rsidR="005D10B7" w:rsidRPr="006F3F9A" w:rsidRDefault="0094378C" w:rsidP="00B90C3E">
      <w:pPr>
        <w:pStyle w:val="BodyText"/>
        <w:spacing w:before="137" w:line="247" w:lineRule="auto"/>
        <w:ind w:left="720" w:right="373"/>
        <w:jc w:val="both"/>
      </w:pPr>
      <w:r w:rsidRPr="00191728">
        <w:rPr>
          <w:noProof/>
          <w:spacing w:val="-2"/>
        </w:rPr>
        <w:drawing>
          <wp:anchor distT="0" distB="0" distL="0" distR="0" simplePos="0" relativeHeight="251658243" behindDoc="1" locked="0" layoutInCell="1" allowOverlap="1" wp14:anchorId="2E41DFF3" wp14:editId="5627D646">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251658245" behindDoc="1" locked="0" layoutInCell="1" allowOverlap="1" wp14:anchorId="1D453FC9" wp14:editId="21EBE7CD">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97790" cy="76835"/>
                    </a:xfrm>
                    <a:prstGeom prst="rect">
                      <a:avLst/>
                    </a:prstGeom>
                  </pic:spPr>
                </pic:pic>
              </a:graphicData>
            </a:graphic>
          </wp:anchor>
        </w:drawing>
      </w:r>
      <w:r w:rsidR="00324D28">
        <w:rPr>
          <w:spacing w:val="-2"/>
        </w:rPr>
        <w:t xml:space="preserve">Of </w:t>
      </w:r>
      <w:r w:rsidRPr="00191728">
        <w:rPr>
          <w:spacing w:val="-2"/>
        </w:rPr>
        <w:t>589 patients</w:t>
      </w:r>
      <w:r w:rsidR="00325420">
        <w:rPr>
          <w:spacing w:val="-2"/>
        </w:rPr>
        <w:t xml:space="preserve"> recruited</w:t>
      </w:r>
      <w:r w:rsidRPr="00191728">
        <w:rPr>
          <w:spacing w:val="-2"/>
        </w:rPr>
        <w:t xml:space="preserve">, 563 had complete records. The median interquartile range (IQR) age of patients at enrolment was 36.0 years (IQR: 31.0-43.0). Patients in the lowest CD4 </w:t>
      </w:r>
      <w:r w:rsidR="00D701F4">
        <w:rPr>
          <w:spacing w:val="-2"/>
        </w:rPr>
        <w:t xml:space="preserve">tertile </w:t>
      </w:r>
      <w:r w:rsidR="00B02EC5">
        <w:rPr>
          <w:spacing w:val="-2"/>
        </w:rPr>
        <w:t xml:space="preserve">and highest viral loads </w:t>
      </w:r>
      <w:r w:rsidRPr="00191728">
        <w:rPr>
          <w:spacing w:val="-2"/>
        </w:rPr>
        <w:t xml:space="preserve">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00D701F4">
        <w:rPr>
          <w:spacing w:val="-2"/>
        </w:rPr>
        <w:t xml:space="preserve">in </w:t>
      </w:r>
      <w:r w:rsidRPr="00191728">
        <w:rPr>
          <w:spacing w:val="-2"/>
        </w:rPr>
        <w:t>the remaining CD4 tertiles;</w:t>
      </w:r>
      <w:r w:rsidRPr="006F3F9A">
        <w:rPr>
          <w:spacing w:val="-2"/>
        </w:rPr>
        <w:t xml:space="preserve"> </w:t>
      </w:r>
      <w:r w:rsidRPr="00BF4CD6">
        <w:rPr>
          <w:i/>
          <w:iCs/>
          <w:spacing w:val="-2"/>
        </w:rPr>
        <w:t>p</w:t>
      </w:r>
      <w:r w:rsidRPr="006F3F9A">
        <w:rPr>
          <w:spacing w:val="-2"/>
        </w:rPr>
        <w:t>=</w:t>
      </w:r>
      <w:r w:rsidRPr="00191728">
        <w:rPr>
          <w:spacing w:val="-2"/>
        </w:rPr>
        <w:t>0.003</w:t>
      </w:r>
      <w:r w:rsidR="00B02EC5">
        <w:rPr>
          <w:spacing w:val="-2"/>
        </w:rPr>
        <w:t xml:space="preserve"> and </w:t>
      </w:r>
      <w:r w:rsidR="00B02EC5" w:rsidRPr="4AC59F83">
        <w:rPr>
          <w:i/>
          <w:spacing w:val="-2"/>
        </w:rPr>
        <w:t>p</w:t>
      </w:r>
      <w:r w:rsidR="00B02EC5">
        <w:rPr>
          <w:spacing w:val="-2"/>
        </w:rPr>
        <w:t>&lt;0.001, respectively</w:t>
      </w:r>
      <w:r w:rsidRPr="00191728">
        <w:rPr>
          <w:spacing w:val="-2"/>
        </w:rPr>
        <w:t xml:space="preserve">. Of 563 patients, </w:t>
      </w:r>
      <w:r w:rsidR="00C35ABB">
        <w:rPr>
          <w:spacing w:val="-2"/>
        </w:rPr>
        <w:t>14</w:t>
      </w:r>
      <w:r w:rsidRPr="00191728">
        <w:rPr>
          <w:spacing w:val="-2"/>
        </w:rPr>
        <w:t xml:space="preserve"> (</w:t>
      </w:r>
      <w:r w:rsidR="00C35ABB">
        <w:t>2.49</w:t>
      </w:r>
      <w:r>
        <w:t xml:space="preserve">%) had AI diagnosed with </w:t>
      </w:r>
      <w:r w:rsidR="00BB1501">
        <w:t xml:space="preserve">a </w:t>
      </w:r>
      <w:r w:rsidR="00B02EC5">
        <w:t>30</w:t>
      </w:r>
      <w:r w:rsidR="00D819F7">
        <w:t xml:space="preserve"> </w:t>
      </w:r>
      <w:r w:rsidR="00B02EC5">
        <w:t>min</w:t>
      </w:r>
      <w:r w:rsidR="00D819F7">
        <w:t>ute</w:t>
      </w:r>
      <w:r w:rsidR="00B02EC5">
        <w:t xml:space="preserve"> stimulated </w:t>
      </w:r>
      <w:r w:rsidR="00BB1501">
        <w:t xml:space="preserve">serum </w:t>
      </w:r>
      <w:r w:rsidR="00B02EC5">
        <w:t>cortisol &lt; 400nmol</w:t>
      </w:r>
      <w:r>
        <w:t xml:space="preserve"> </w:t>
      </w:r>
      <w:r w:rsidR="00B02EC5">
        <w:t>and 21 (3.73%)</w:t>
      </w:r>
      <w:r w:rsidR="00BB1501">
        <w:t>,</w:t>
      </w:r>
      <w:r w:rsidR="00B02EC5">
        <w:t xml:space="preserve"> </w:t>
      </w:r>
      <w:r w:rsidR="00D819F7">
        <w:t xml:space="preserve">using </w:t>
      </w:r>
      <w:r w:rsidR="00BB1501">
        <w:t xml:space="preserve">a </w:t>
      </w:r>
      <w:r>
        <w:t>random</w:t>
      </w:r>
      <w:r w:rsidR="00BB1501">
        <w:t xml:space="preserve"> serum</w:t>
      </w:r>
      <w:r>
        <w:t xml:space="preserve"> cortisol &lt;274 nmol/L.</w:t>
      </w:r>
      <w:r w:rsidR="00BF2F82">
        <w:t xml:space="preserve"> </w:t>
      </w:r>
      <w:r w:rsidRPr="4AC59F83">
        <w:rPr>
          <w:i/>
        </w:rPr>
        <w:t xml:space="preserve">Cryptococcus </w:t>
      </w:r>
      <w:r w:rsidRPr="005E711A">
        <w:rPr>
          <w:i/>
        </w:rPr>
        <w:t>neoformans</w:t>
      </w:r>
      <w:r w:rsidR="00D819F7">
        <w:t xml:space="preserve"> predominated in the AI-group (42.9% vs 4.3%), </w:t>
      </w:r>
      <w:r w:rsidR="00D819F7" w:rsidRPr="4AC59F83">
        <w:rPr>
          <w:i/>
        </w:rPr>
        <w:t>p</w:t>
      </w:r>
      <w:r w:rsidR="00D819F7">
        <w:t>=0.001.</w:t>
      </w:r>
    </w:p>
    <w:p w14:paraId="45260227" w14:textId="2D7303A6" w:rsidR="005D10B7" w:rsidRPr="005E711A" w:rsidRDefault="0094378C" w:rsidP="00B90C3E">
      <w:pPr>
        <w:pStyle w:val="BodyText"/>
        <w:spacing w:before="156" w:line="232" w:lineRule="auto"/>
        <w:ind w:left="720" w:right="373"/>
        <w:jc w:val="both"/>
      </w:pPr>
      <w:r w:rsidRPr="00325420">
        <w:rPr>
          <w:spacing w:val="-2"/>
        </w:rPr>
        <w:t xml:space="preserve">The overall one-year mortality for the whole cohort was </w:t>
      </w:r>
      <w:r w:rsidRPr="00A522E9">
        <w:rPr>
          <w:color w:val="000000" w:themeColor="text1"/>
          <w:spacing w:val="-2"/>
        </w:rPr>
        <w:t>29.</w:t>
      </w:r>
      <w:r w:rsidR="00781E90" w:rsidRPr="00A522E9">
        <w:rPr>
          <w:color w:val="000000" w:themeColor="text1"/>
          <w:spacing w:val="-2"/>
        </w:rPr>
        <w:t>66</w:t>
      </w:r>
      <w:r w:rsidRPr="00A522E9">
        <w:rPr>
          <w:color w:val="000000" w:themeColor="text1"/>
          <w:spacing w:val="-2"/>
        </w:rPr>
        <w:t>%</w:t>
      </w:r>
      <w:r w:rsidR="00BB71D3">
        <w:rPr>
          <w:color w:val="000000" w:themeColor="text1"/>
          <w:spacing w:val="-2"/>
        </w:rPr>
        <w:t>, Cryptococcus predominated in the AI-group 60% vs 5.7% (</w:t>
      </w:r>
      <w:r w:rsidR="00BB71D3" w:rsidRPr="4AC59F83">
        <w:rPr>
          <w:i/>
          <w:color w:val="000000" w:themeColor="text1"/>
          <w:spacing w:val="-2"/>
        </w:rPr>
        <w:t>p</w:t>
      </w:r>
      <w:r w:rsidR="00BB71D3">
        <w:rPr>
          <w:color w:val="000000" w:themeColor="text1"/>
          <w:spacing w:val="-2"/>
        </w:rPr>
        <w:t>=0.028)</w:t>
      </w:r>
      <w:r w:rsidRPr="00A522E9">
        <w:rPr>
          <w:color w:val="000000" w:themeColor="text1"/>
          <w:spacing w:val="-2"/>
        </w:rPr>
        <w:t xml:space="preserve">. </w:t>
      </w:r>
      <w:r w:rsidRPr="00325420">
        <w:rPr>
          <w:spacing w:val="-2"/>
        </w:rPr>
        <w:t xml:space="preserve">Regression analysis revealed that a 50 nmol/L cortisol increase and 100 </w:t>
      </w:r>
      <w:r>
        <w:t xml:space="preserve">pg/L increase in plasma ACTH were associated with a 14% and </w:t>
      </w:r>
      <w:r w:rsidR="00A779CD" w:rsidRPr="00325420">
        <w:rPr>
          <w:spacing w:val="-2"/>
        </w:rPr>
        <w:t>1</w:t>
      </w:r>
      <w:r w:rsidRPr="00325420">
        <w:rPr>
          <w:spacing w:val="-2"/>
        </w:rPr>
        <w:t xml:space="preserve">17% increase in </w:t>
      </w:r>
      <w:commentRangeStart w:id="0"/>
      <w:r w:rsidRPr="00325420">
        <w:rPr>
          <w:spacing w:val="-2"/>
        </w:rPr>
        <w:t>the odds of</w:t>
      </w:r>
      <w:r w:rsidR="001C6B43">
        <w:rPr>
          <w:spacing w:val="-2"/>
        </w:rPr>
        <w:t xml:space="preserve"> death </w:t>
      </w:r>
      <w:r w:rsidRPr="00325420">
        <w:rPr>
          <w:spacing w:val="-2"/>
        </w:rPr>
        <w:t>(OR =</w:t>
      </w:r>
      <w:r w:rsidRPr="005E711A">
        <w:rPr>
          <w:spacing w:val="-2"/>
        </w:rPr>
        <w:t xml:space="preserve"> </w:t>
      </w:r>
      <w:r w:rsidRPr="00325420">
        <w:rPr>
          <w:spacing w:val="-2"/>
        </w:rPr>
        <w:t>1.14, (95%CI: 1.08, 1.21</w:t>
      </w:r>
      <w:r w:rsidR="0050206C" w:rsidRPr="00325420">
        <w:rPr>
          <w:spacing w:val="-2"/>
        </w:rPr>
        <w:t>)</w:t>
      </w:r>
      <w:r w:rsidR="0050206C">
        <w:rPr>
          <w:spacing w:val="-2"/>
        </w:rPr>
        <w:t xml:space="preserve">; </w:t>
      </w:r>
      <w:r w:rsidRPr="005E711A">
        <w:rPr>
          <w:i/>
        </w:rPr>
        <w:t>p&lt;</w:t>
      </w:r>
      <w:r w:rsidRPr="005E711A">
        <w:t xml:space="preserve">0.001) </w:t>
      </w:r>
      <w:r w:rsidRPr="00325420">
        <w:rPr>
          <w:spacing w:val="-2"/>
        </w:rPr>
        <w:t>and (OR = 2.17, (95%CI:</w:t>
      </w:r>
      <w:r w:rsidR="003F5E30">
        <w:rPr>
          <w:spacing w:val="-2"/>
        </w:rPr>
        <w:t xml:space="preserve"> </w:t>
      </w:r>
      <w:r w:rsidRPr="00325420">
        <w:rPr>
          <w:spacing w:val="-2"/>
        </w:rPr>
        <w:t>1.35, 3.72</w:t>
      </w:r>
      <w:r w:rsidR="0050206C" w:rsidRPr="00325420">
        <w:rPr>
          <w:spacing w:val="-2"/>
        </w:rPr>
        <w:t>)</w:t>
      </w:r>
      <w:r w:rsidR="0050206C">
        <w:rPr>
          <w:spacing w:val="-2"/>
        </w:rPr>
        <w:t xml:space="preserve"> </w:t>
      </w:r>
      <w:r w:rsidR="00351B5E">
        <w:rPr>
          <w:spacing w:val="-2"/>
        </w:rPr>
        <w:t>(</w:t>
      </w:r>
      <w:r w:rsidRPr="005E711A">
        <w:rPr>
          <w:i/>
        </w:rPr>
        <w:t>p</w:t>
      </w:r>
      <w:r w:rsidRPr="005E711A">
        <w:t xml:space="preserve">&lt;0.003), </w:t>
      </w:r>
      <w:commentRangeEnd w:id="0"/>
      <w:r w:rsidR="00BB1501" w:rsidRPr="005E711A">
        <w:rPr>
          <w:rStyle w:val="CommentReference"/>
          <w:sz w:val="22"/>
          <w:szCs w:val="22"/>
        </w:rPr>
        <w:commentReference w:id="0"/>
      </w:r>
      <w:r w:rsidRPr="005E711A">
        <w:t>respectively. Patients with AI had</w:t>
      </w:r>
      <w:r w:rsidR="00324D28">
        <w:t xml:space="preserve"> better </w:t>
      </w:r>
      <w:r w:rsidRPr="005E711A">
        <w:t xml:space="preserve">survival at 12 months, compared with those without AI </w:t>
      </w:r>
      <w:r w:rsidR="00351B5E">
        <w:t>(</w:t>
      </w:r>
      <w:r w:rsidRPr="00A522E9">
        <w:rPr>
          <w:i/>
          <w:color w:val="000000" w:themeColor="text1"/>
        </w:rPr>
        <w:t>p</w:t>
      </w:r>
      <w:r w:rsidRPr="00A522E9">
        <w:rPr>
          <w:color w:val="000000" w:themeColor="text1"/>
        </w:rPr>
        <w:t>=0.037</w:t>
      </w:r>
      <w:r w:rsidR="00351B5E">
        <w:rPr>
          <w:color w:val="000000" w:themeColor="text1"/>
        </w:rPr>
        <w:t>)</w:t>
      </w:r>
      <w:r w:rsidRPr="00A522E9">
        <w:rPr>
          <w:color w:val="000000" w:themeColor="text1"/>
        </w:rPr>
        <w:t>.</w:t>
      </w:r>
      <w:r w:rsidR="00604044" w:rsidRPr="00A522E9">
        <w:rPr>
          <w:color w:val="000000" w:themeColor="text1"/>
        </w:rPr>
        <w:t xml:space="preserve"> </w:t>
      </w:r>
      <w:r w:rsidR="00F234D9">
        <w:t>O</w:t>
      </w:r>
      <w:r w:rsidR="00BF313E">
        <w:t xml:space="preserve">ur </w:t>
      </w:r>
      <w:r w:rsidR="001D6C22">
        <w:t xml:space="preserve">machine learning AI </w:t>
      </w:r>
      <w:r w:rsidR="00F67250">
        <w:t>neural network model</w:t>
      </w:r>
      <w:r w:rsidR="00F234D9">
        <w:t xml:space="preserve"> successfully predicted</w:t>
      </w:r>
      <w:r w:rsidR="001C6B43">
        <w:t xml:space="preserve"> AI </w:t>
      </w:r>
      <w:r w:rsidR="00EF70B9">
        <w:t xml:space="preserve">with </w:t>
      </w:r>
      <w:r w:rsidR="00BB71D3">
        <w:t>100</w:t>
      </w:r>
      <w:r w:rsidR="00EF70B9">
        <w:t xml:space="preserve">% sensitivity and </w:t>
      </w:r>
      <w:r w:rsidR="00625969" w:rsidRPr="00A522E9">
        <w:rPr>
          <w:color w:val="000000" w:themeColor="text1"/>
        </w:rPr>
        <w:t>8</w:t>
      </w:r>
      <w:r w:rsidR="00BB71D3">
        <w:rPr>
          <w:color w:val="000000" w:themeColor="text1"/>
        </w:rPr>
        <w:t>0.</w:t>
      </w:r>
      <w:r w:rsidR="00BB71D3" w:rsidRPr="4AC59F83">
        <w:rPr>
          <w:color w:val="000000" w:themeColor="text1"/>
        </w:rPr>
        <w:t>5</w:t>
      </w:r>
      <w:r w:rsidR="00625969" w:rsidRPr="00A522E9">
        <w:rPr>
          <w:color w:val="000000" w:themeColor="text1"/>
        </w:rPr>
        <w:t xml:space="preserve">% </w:t>
      </w:r>
      <w:r w:rsidR="00625969">
        <w:t>specificity</w:t>
      </w:r>
      <w:r w:rsidR="001E273F">
        <w:t>, respectively</w:t>
      </w:r>
      <w:r w:rsidR="00625969">
        <w:t>.</w:t>
      </w:r>
    </w:p>
    <w:p w14:paraId="1158A619" w14:textId="77777777" w:rsidR="005D10B7" w:rsidRPr="005E711A" w:rsidRDefault="005D10B7" w:rsidP="00B90C3E">
      <w:pPr>
        <w:pStyle w:val="BodyText"/>
        <w:spacing w:before="92"/>
        <w:ind w:left="720" w:right="373"/>
      </w:pPr>
    </w:p>
    <w:p w14:paraId="10E8C548" w14:textId="77777777" w:rsidR="005D10B7" w:rsidRPr="00912706" w:rsidRDefault="0094378C" w:rsidP="00B90C3E">
      <w:pPr>
        <w:pStyle w:val="Heading2"/>
        <w:ind w:left="720"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Conclusion:</w:t>
      </w:r>
    </w:p>
    <w:p w14:paraId="0BC25F44" w14:textId="71220525" w:rsidR="005D10B7" w:rsidRDefault="0094378C" w:rsidP="00B90C3E">
      <w:pPr>
        <w:pStyle w:val="BodyText"/>
        <w:spacing w:before="137" w:line="247" w:lineRule="auto"/>
        <w:ind w:left="720" w:right="373"/>
        <w:jc w:val="both"/>
      </w:pPr>
      <w:r w:rsidRPr="007103CB">
        <w:rPr>
          <w:spacing w:val="-2"/>
        </w:rPr>
        <w:t>The largest African study to date of hypoadrenalism in advanced HIV revealed</w:t>
      </w:r>
      <w:r w:rsidR="00324D28">
        <w:rPr>
          <w:spacing w:val="-2"/>
        </w:rPr>
        <w:t xml:space="preserve"> </w:t>
      </w:r>
      <w:r w:rsidRPr="007103CB">
        <w:rPr>
          <w:spacing w:val="-2"/>
        </w:rPr>
        <w:t xml:space="preserve">AI incidence of </w:t>
      </w:r>
      <w:r w:rsidR="0089336C">
        <w:rPr>
          <w:spacing w:val="-2"/>
        </w:rPr>
        <w:t>6.22</w:t>
      </w:r>
      <w:r w:rsidRPr="007103CB" w:rsidDel="00BB71D3">
        <w:rPr>
          <w:spacing w:val="-2"/>
        </w:rPr>
        <w:t>%</w:t>
      </w:r>
      <w:r w:rsidRPr="007103CB">
        <w:rPr>
          <w:spacing w:val="-2"/>
        </w:rPr>
        <w:t xml:space="preserve">, and </w:t>
      </w:r>
      <w:r w:rsidR="00210C5D">
        <w:t>overall,</w:t>
      </w:r>
      <w:r>
        <w:t xml:space="preserve"> </w:t>
      </w:r>
      <w:r w:rsidR="0050206C">
        <w:t xml:space="preserve">one-year </w:t>
      </w:r>
      <w:r>
        <w:t xml:space="preserve">mortality of </w:t>
      </w:r>
      <w:r w:rsidRPr="4AC59F83">
        <w:rPr>
          <w:color w:val="000000" w:themeColor="text1"/>
        </w:rPr>
        <w:t>2</w:t>
      </w:r>
      <w:r w:rsidR="003F5E30" w:rsidRPr="4AC59F83">
        <w:rPr>
          <w:color w:val="000000" w:themeColor="text1"/>
        </w:rPr>
        <w:t>9</w:t>
      </w:r>
      <w:r w:rsidRPr="4AC59F83">
        <w:rPr>
          <w:color w:val="000000" w:themeColor="text1"/>
        </w:rPr>
        <w:t>.</w:t>
      </w:r>
      <w:r w:rsidR="003F5E30" w:rsidRPr="4AC59F83">
        <w:rPr>
          <w:color w:val="000000" w:themeColor="text1"/>
        </w:rPr>
        <w:t>66</w:t>
      </w:r>
      <w:r w:rsidRPr="4AC59F83">
        <w:rPr>
          <w:color w:val="000000" w:themeColor="text1"/>
        </w:rPr>
        <w:t>%.</w:t>
      </w:r>
      <w:r w:rsidR="0089336C">
        <w:t xml:space="preserve"> </w:t>
      </w:r>
      <w:r w:rsidR="0050206C" w:rsidRPr="4AC59F83">
        <w:rPr>
          <w:i/>
        </w:rPr>
        <w:t xml:space="preserve">Cryptococcus </w:t>
      </w:r>
      <w:r w:rsidR="00BD1929" w:rsidRPr="4AC59F83">
        <w:rPr>
          <w:i/>
        </w:rPr>
        <w:t>neo</w:t>
      </w:r>
      <w:r w:rsidR="005B0274" w:rsidRPr="4AC59F83">
        <w:rPr>
          <w:i/>
        </w:rPr>
        <w:t>formans</w:t>
      </w:r>
      <w:r w:rsidR="005B0274">
        <w:t xml:space="preserve"> predominated </w:t>
      </w:r>
      <w:r w:rsidR="00707B10">
        <w:t>in the AI group and w</w:t>
      </w:r>
      <w:r w:rsidR="0089336C">
        <w:t>as</w:t>
      </w:r>
      <w:r w:rsidR="00707B10">
        <w:t xml:space="preserve"> associated with a higher mortality.</w:t>
      </w:r>
      <w:r w:rsidR="006833CB">
        <w:t xml:space="preserve"> We developed</w:t>
      </w:r>
      <w:r w:rsidR="0050206C">
        <w:t xml:space="preserve"> a </w:t>
      </w:r>
      <w:r w:rsidR="002C6ECB">
        <w:t>neural network</w:t>
      </w:r>
      <w:r w:rsidR="00AE723D">
        <w:t xml:space="preserve"> model</w:t>
      </w:r>
      <w:r w:rsidR="003E4827">
        <w:t xml:space="preserve"> which accurately predicted </w:t>
      </w:r>
      <w:r w:rsidR="00AE723D">
        <w:t>adrenal insufficiency</w:t>
      </w:r>
      <w:r w:rsidR="003E4827">
        <w:t xml:space="preserve">. </w:t>
      </w:r>
      <w:r w:rsidR="0032741A">
        <w:t xml:space="preserve">Treatment of </w:t>
      </w:r>
      <w:r w:rsidR="00507379" w:rsidRPr="4AC59F83">
        <w:rPr>
          <w:color w:val="000000" w:themeColor="text1"/>
        </w:rPr>
        <w:t>AI</w:t>
      </w:r>
      <w:r w:rsidR="0032741A">
        <w:t xml:space="preserve"> may have survival benefit </w:t>
      </w:r>
      <w:r w:rsidR="00102563">
        <w:t>at 12 months</w:t>
      </w:r>
      <w:r w:rsidR="00F0121A">
        <w:t xml:space="preserve"> after hospitalisation</w:t>
      </w:r>
      <w:r w:rsidR="00102563">
        <w:t>.</w:t>
      </w:r>
    </w:p>
    <w:p w14:paraId="023CB4B5" w14:textId="77777777" w:rsidR="003D485F" w:rsidRDefault="003D485F" w:rsidP="00B90C3E">
      <w:pPr>
        <w:pStyle w:val="BodyText"/>
        <w:spacing w:before="137" w:line="247" w:lineRule="auto"/>
        <w:ind w:left="720" w:right="373"/>
        <w:jc w:val="both"/>
        <w:rPr>
          <w:spacing w:val="-2"/>
        </w:rPr>
      </w:pPr>
    </w:p>
    <w:p w14:paraId="3ACD732B" w14:textId="129AEAC9" w:rsidR="005D10B7" w:rsidRDefault="003D485F" w:rsidP="00B90C3E">
      <w:pPr>
        <w:pStyle w:val="BodyText"/>
        <w:spacing w:before="137" w:line="247" w:lineRule="auto"/>
        <w:ind w:left="720" w:right="373"/>
        <w:jc w:val="both"/>
        <w:rPr>
          <w:sz w:val="21"/>
          <w:szCs w:val="21"/>
        </w:rPr>
      </w:pPr>
      <w:r>
        <w:rPr>
          <w:spacing w:val="-2"/>
        </w:rPr>
        <w:t>HAART – Highly Active Anti-</w:t>
      </w:r>
      <w:r w:rsidR="00E21EF8">
        <w:rPr>
          <w:spacing w:val="-2"/>
        </w:rPr>
        <w:t>Retroviral</w:t>
      </w:r>
      <w:r>
        <w:rPr>
          <w:spacing w:val="-2"/>
        </w:rPr>
        <w:t xml:space="preserve"> Therapy</w:t>
      </w:r>
      <w:r w:rsidR="00E21EF8">
        <w:rPr>
          <w:sz w:val="21"/>
          <w:szCs w:val="21"/>
        </w:rPr>
        <w:t xml:space="preserve">, </w:t>
      </w:r>
      <w:r w:rsidR="0094378C" w:rsidRPr="00720BFD">
        <w:rPr>
          <w:sz w:val="21"/>
          <w:szCs w:val="21"/>
        </w:rPr>
        <w:t>PTB – pulmonary tuberculosis, EPTB – Extrapulmonary tuberculosis</w:t>
      </w:r>
    </w:p>
    <w:p w14:paraId="7802E831" w14:textId="77777777" w:rsidR="00920B94" w:rsidRPr="00720BFD" w:rsidRDefault="00920B94" w:rsidP="00B90C3E">
      <w:pPr>
        <w:pStyle w:val="BodyText"/>
        <w:spacing w:before="137" w:line="247" w:lineRule="auto"/>
        <w:ind w:left="720" w:right="373"/>
        <w:jc w:val="both"/>
        <w:rPr>
          <w:sz w:val="21"/>
          <w:szCs w:val="21"/>
        </w:rPr>
      </w:pPr>
    </w:p>
    <w:p w14:paraId="76C80CB0" w14:textId="5DFE9679" w:rsidR="005D10B7" w:rsidRPr="005E711A" w:rsidRDefault="00512365" w:rsidP="00B90C3E">
      <w:pPr>
        <w:pStyle w:val="BodyText"/>
        <w:ind w:right="373"/>
        <w:sectPr w:rsidR="005D10B7" w:rsidRPr="005E711A" w:rsidSect="002557E9">
          <w:pgSz w:w="12240" w:h="15840"/>
          <w:pgMar w:top="1281" w:right="527" w:bottom="981" w:left="533" w:header="0" w:footer="788" w:gutter="0"/>
          <w:cols w:space="720"/>
        </w:sectPr>
      </w:pPr>
      <w:r>
        <w:t xml:space="preserve"> </w:t>
      </w:r>
    </w:p>
    <w:p w14:paraId="739BB47F" w14:textId="5A525199" w:rsidR="005D10B7" w:rsidRPr="005E711A" w:rsidRDefault="0094378C" w:rsidP="00B90C3E">
      <w:pPr>
        <w:pStyle w:val="Heading1"/>
        <w:spacing w:before="74"/>
        <w:ind w:left="0" w:right="373" w:firstLine="720"/>
      </w:pPr>
      <w:r w:rsidRPr="009772B4">
        <w:lastRenderedPageBreak/>
        <w:t>Introduction</w:t>
      </w:r>
    </w:p>
    <w:p w14:paraId="37D2883D" w14:textId="06839FE4" w:rsidR="005D10B7" w:rsidRPr="00115729" w:rsidRDefault="0094378C" w:rsidP="00492FB8">
      <w:pPr>
        <w:pStyle w:val="BodyText"/>
        <w:spacing w:before="134" w:line="247" w:lineRule="auto"/>
        <w:ind w:left="720" w:right="373"/>
        <w:jc w:val="both"/>
        <w:rPr>
          <w:spacing w:val="-2"/>
        </w:rPr>
      </w:pPr>
      <w:r w:rsidRPr="00115729">
        <w:rPr>
          <w:spacing w:val="-2"/>
        </w:rPr>
        <w:t>Adrenal insufficiency (AI) is invariably fatal without appropriate replacement. Prior to glucocorticoids, most patients with primary adrenal insufficiency (PAI) died within 2 years of diagnos</w:t>
      </w:r>
      <w:r w:rsidR="00D67688">
        <w:rPr>
          <w:spacing w:val="-2"/>
        </w:rPr>
        <w:t>is</w:t>
      </w:r>
      <w:r w:rsidR="009A7DF7">
        <w:rPr>
          <w:spacing w:val="-2"/>
        </w:rPr>
        <w:t xml:space="preserve"> </w:t>
      </w:r>
      <w:r w:rsidR="00D67688">
        <w:rPr>
          <w:spacing w:val="-2"/>
        </w:rPr>
        <w:t xml:space="preserve"> </w:t>
      </w:r>
      <w:r w:rsidR="0052549F" w:rsidRPr="001A0458">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PEVuZE5vdGU+PENpdGU+PEF1dGhvcj5EdW5sb3A8L0F1dGhvcj48WWVhcj4xOTYzPC9ZZWFyPjxS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52549F" w:rsidRPr="001A0458">
        <w:rPr>
          <w:b/>
          <w:bCs/>
          <w:spacing w:val="-2"/>
        </w:rPr>
      </w:r>
      <w:r w:rsidR="0052549F" w:rsidRPr="001A0458">
        <w:rPr>
          <w:b/>
          <w:bCs/>
          <w:spacing w:val="-2"/>
        </w:rPr>
        <w:fldChar w:fldCharType="separate"/>
      </w:r>
      <w:r w:rsidR="006856DB">
        <w:rPr>
          <w:b/>
          <w:bCs/>
          <w:noProof/>
          <w:spacing w:val="-2"/>
        </w:rPr>
        <w:t>[1]</w:t>
      </w:r>
      <w:r w:rsidR="0052549F" w:rsidRPr="001A0458">
        <w:rPr>
          <w:b/>
          <w:bCs/>
          <w:spacing w:val="-2"/>
        </w:rPr>
        <w:fldChar w:fldCharType="end"/>
      </w:r>
      <w:r w:rsidR="00D1474B">
        <w:rPr>
          <w:b/>
          <w:bCs/>
          <w:spacing w:val="-2"/>
        </w:rPr>
        <w:t>.</w:t>
      </w:r>
      <w:r w:rsidR="00507379">
        <w:rPr>
          <w:b/>
          <w:bCs/>
          <w:spacing w:val="-2"/>
        </w:rPr>
        <w:t xml:space="preserve"> </w:t>
      </w:r>
      <w:r w:rsidRPr="00115729">
        <w:rPr>
          <w:spacing w:val="-2"/>
        </w:rPr>
        <w:t>Autoimmune</w:t>
      </w:r>
      <w:r w:rsidR="00F0121A">
        <w:rPr>
          <w:spacing w:val="-2"/>
        </w:rPr>
        <w:t xml:space="preserve"> </w:t>
      </w:r>
      <w:r w:rsidR="00F0121A" w:rsidRPr="00B747A9">
        <w:rPr>
          <w:spacing w:val="-2"/>
        </w:rPr>
        <w:t>AI</w:t>
      </w:r>
      <w:r w:rsidR="00F0121A" w:rsidRPr="00174185">
        <w:rPr>
          <w:color w:val="EE0000"/>
          <w:spacing w:val="-2"/>
        </w:rPr>
        <w:t xml:space="preserve"> </w:t>
      </w:r>
      <w:r w:rsidRPr="00115729">
        <w:rPr>
          <w:spacing w:val="-2"/>
        </w:rPr>
        <w:t xml:space="preserve">predominates </w:t>
      </w:r>
      <w:r w:rsidR="002C47FD">
        <w:rPr>
          <w:spacing w:val="-2"/>
        </w:rPr>
        <w:t xml:space="preserve">both </w:t>
      </w:r>
      <w:r w:rsidRPr="00115729">
        <w:rPr>
          <w:spacing w:val="-2"/>
        </w:rPr>
        <w:t xml:space="preserve">in European populations </w:t>
      </w:r>
      <w:r w:rsidR="0052549F" w:rsidRPr="0057573D">
        <w:rPr>
          <w:b/>
          <w:bCs/>
          <w:spacing w:val="-2"/>
        </w:rPr>
        <w:fldChar w:fldCharType="begin"/>
      </w:r>
      <w:r w:rsidR="006856DB">
        <w:rPr>
          <w:b/>
          <w:bCs/>
          <w:spacing w:val="-2"/>
        </w:rPr>
        <w:instrText xml:space="preserve"> ADDIN EN.CITE &lt;EndNote&gt;&lt;Cite&gt;&lt;Author&gt;Betterle&lt;/Author&gt;&lt;Year&gt;2011&lt;/Year&gt;&lt;RecNum&gt;0&lt;/RecNum&gt;&lt;IDText&gt;Autoimmune Addison’s disease&lt;/IDText&gt;&lt;DisplayText&gt;[2]&lt;/DisplayText&gt;&lt;record&gt;&lt;ref-type&gt;5&lt;/ref-type&gt;&lt;contributors&gt;&lt;authors&gt;&lt;author&gt;Betterle, Corrado&lt;/author&gt;&lt;author&gt;Morlin, Luca&lt;/author&gt;&lt;/authors&gt;&lt;/contributors&gt;&lt;titles&gt;&lt;title&gt;Autoimmune Addison’s disease&lt;/title&gt;&lt;secondary-title&gt;Pediatric Adrenal Diseases&lt;/secondary-title&gt;&lt;/titles&gt;&lt;dates&gt;&lt;year&gt;2011&lt;/year&gt;&lt;/dates&gt;&lt;pages&gt;161-172&lt;/pages&gt;&lt;volume&gt;20&lt;/volume&gt;&lt;publisher&gt;Karger Publishers&lt;/publisher&gt;&lt;rec-guid&gt;56cd09d0-4152-4039-b495-74e81f1ca8d6&lt;/rec-guid&gt;&lt;rec-usn&gt;123&lt;/rec-usn&gt;&lt;rec-number&gt;2&lt;/rec-number&gt;&lt;/record&gt;&lt;/Cite&gt;&lt;/EndNote&gt;</w:instrText>
      </w:r>
      <w:r w:rsidR="0052549F" w:rsidRPr="0057573D">
        <w:rPr>
          <w:b/>
          <w:bCs/>
          <w:spacing w:val="-2"/>
        </w:rPr>
        <w:fldChar w:fldCharType="separate"/>
      </w:r>
      <w:r w:rsidR="006856DB">
        <w:rPr>
          <w:b/>
          <w:bCs/>
          <w:noProof/>
          <w:spacing w:val="-2"/>
        </w:rPr>
        <w:t>[2]</w:t>
      </w:r>
      <w:r w:rsidR="0052549F" w:rsidRPr="0057573D">
        <w:rPr>
          <w:b/>
          <w:bCs/>
          <w:spacing w:val="-2"/>
        </w:rPr>
        <w:fldChar w:fldCharType="end"/>
      </w:r>
      <w:r w:rsidRPr="00115729">
        <w:rPr>
          <w:spacing w:val="-2"/>
        </w:rPr>
        <w:t xml:space="preserve"> </w:t>
      </w:r>
      <w:r w:rsidR="00707B10" w:rsidRPr="00115729">
        <w:rPr>
          <w:spacing w:val="-2"/>
        </w:rPr>
        <w:t>and</w:t>
      </w:r>
      <w:r w:rsidR="00BB1501">
        <w:rPr>
          <w:spacing w:val="-2"/>
        </w:rPr>
        <w:t xml:space="preserve"> also</w:t>
      </w:r>
      <w:r w:rsidRPr="00115729">
        <w:rPr>
          <w:spacing w:val="-2"/>
        </w:rPr>
        <w:t xml:space="preserve"> in South Africa </w:t>
      </w:r>
      <w:r w:rsidR="00AD622D" w:rsidRPr="00C96035">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 </w:instrText>
      </w:r>
      <w:r w:rsidR="006856DB">
        <w:rPr>
          <w:b/>
          <w:bCs/>
          <w:spacing w:val="-2"/>
        </w:rPr>
        <w:fldChar w:fldCharType="begin">
          <w:fldData xml:space="preserve">PEVuZE5vdGU+PENpdGU+PEF1dGhvcj5Sb3NzPC9BdXRob3I+PFllYXI+MjAxMzwvWWVhcj48UmVj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==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96035">
        <w:rPr>
          <w:b/>
          <w:bCs/>
          <w:spacing w:val="-2"/>
        </w:rPr>
      </w:r>
      <w:r w:rsidR="00AD622D" w:rsidRPr="00C96035">
        <w:rPr>
          <w:b/>
          <w:bCs/>
          <w:spacing w:val="-2"/>
        </w:rPr>
        <w:fldChar w:fldCharType="separate"/>
      </w:r>
      <w:r w:rsidR="006856DB">
        <w:rPr>
          <w:b/>
          <w:bCs/>
          <w:noProof/>
          <w:spacing w:val="-2"/>
        </w:rPr>
        <w:t>[3]</w:t>
      </w:r>
      <w:r w:rsidR="00AD622D" w:rsidRPr="00C96035">
        <w:rPr>
          <w:b/>
          <w:bCs/>
          <w:spacing w:val="-2"/>
        </w:rPr>
        <w:fldChar w:fldCharType="end"/>
      </w:r>
      <w:r w:rsidRPr="00115729">
        <w:rPr>
          <w:spacing w:val="-2"/>
        </w:rPr>
        <w:t>, despite the high background prevalence of tuberculosis (TB)</w:t>
      </w:r>
      <w:r w:rsidR="002C47FD">
        <w:rPr>
          <w:spacing w:val="-2"/>
        </w:rPr>
        <w:t xml:space="preserve"> </w:t>
      </w:r>
      <w:r w:rsidR="003E6160" w:rsidRPr="00C96035">
        <w:rPr>
          <w:b/>
          <w:bCs/>
          <w:spacing w:val="-2"/>
        </w:rPr>
        <w:fldChar w:fldCharType="begin"/>
      </w:r>
      <w:r w:rsidR="006856DB">
        <w:rPr>
          <w:b/>
          <w:bCs/>
          <w:spacing w:val="-2"/>
        </w:rPr>
        <w:instrText xml:space="preserve"> ADDIN EN.CITE &lt;EndNote&gt;&lt;Cite&gt;&lt;Author&gt;Mofokeng&lt;/Author&gt;&lt;Year&gt;2020&lt;/Year&gt;&lt;RecNum&gt;0&lt;/RecNum&gt;&lt;IDText&gt;Significant barriers to diagnosis and management of adrenal insufficiency in Africa&lt;/IDText&gt;&lt;DisplayText&gt;[4]&lt;/DisplayText&gt;&lt;record&gt;&lt;ref-type&gt;17&lt;/ref-type&gt;&lt;contributors&gt;&lt;authors&gt;&lt;author&gt;Mofokeng, Thabiso RP&lt;/author&gt;&lt;author&gt;Beshyah, Salem A&lt;/author&gt;&lt;author&gt;Mahomed, Fazleh&lt;/author&gt;&lt;author&gt;Ndlovu, Kwazi CZ&lt;/author&gt;&lt;author&gt;Ross, Ian L&lt;/author&gt;&lt;/authors&gt;&lt;/contributors&gt;&lt;titles&gt;&lt;title&gt;Significant barriers to diagnosis and management of adrenal insufficiency in Africa&lt;/title&gt;&lt;secondary-title&gt;Endocrine connections&lt;/secondary-title&gt;&lt;/titles&gt;&lt;dates&gt;&lt;year&gt;2020&lt;/year&gt;&lt;/dates&gt;&lt;pages&gt;445-456&lt;/pages&gt;&lt;volume&gt;9&lt;/volume&gt;&lt;isbn&gt;2049-3614&lt;/isbn&gt;&lt;number&gt;5&lt;/number&gt;&lt;rec-guid&gt;69bc29aa-a51e-4ef4-8743-0fa5c6035943&lt;/rec-guid&gt;&lt;rec-usn&gt;145&lt;/rec-usn&gt;&lt;rec-number&gt;3&lt;/rec-number&gt;&lt;/record&gt;&lt;/Cite&gt;&lt;/EndNote&gt;</w:instrText>
      </w:r>
      <w:r w:rsidR="003E6160" w:rsidRPr="00C96035">
        <w:rPr>
          <w:b/>
          <w:bCs/>
          <w:spacing w:val="-2"/>
        </w:rPr>
        <w:fldChar w:fldCharType="separate"/>
      </w:r>
      <w:r w:rsidR="006856DB">
        <w:rPr>
          <w:b/>
          <w:bCs/>
          <w:noProof/>
          <w:spacing w:val="-2"/>
        </w:rPr>
        <w:t>[4]</w:t>
      </w:r>
      <w:r w:rsidR="003E6160" w:rsidRPr="00C96035">
        <w:rPr>
          <w:b/>
          <w:bCs/>
          <w:spacing w:val="-2"/>
        </w:rPr>
        <w:fldChar w:fldCharType="end"/>
      </w:r>
      <w:r w:rsidRPr="00115729">
        <w:rPr>
          <w:spacing w:val="-2"/>
        </w:rPr>
        <w:t xml:space="preserve">. </w:t>
      </w:r>
      <w:r w:rsidR="002C47FD">
        <w:rPr>
          <w:spacing w:val="-2"/>
        </w:rPr>
        <w:t>However, o</w:t>
      </w:r>
      <w:r w:rsidRPr="00115729">
        <w:rPr>
          <w:spacing w:val="-2"/>
        </w:rPr>
        <w:t>ur recent African survey suggests that PAI is attributable to TB</w:t>
      </w:r>
      <w:r w:rsidR="00F0121A">
        <w:rPr>
          <w:spacing w:val="-2"/>
        </w:rPr>
        <w:t xml:space="preserve"> and </w:t>
      </w:r>
      <w:r w:rsidRPr="00115729">
        <w:rPr>
          <w:spacing w:val="-2"/>
        </w:rPr>
        <w:t>Acquired Immune Deficiency Syndrome (AIDS</w:t>
      </w:r>
      <w:r w:rsidR="00BB1501">
        <w:rPr>
          <w:spacing w:val="-2"/>
        </w:rPr>
        <w:t>)</w:t>
      </w:r>
      <w:r w:rsidR="00F0121A">
        <w:rPr>
          <w:spacing w:val="-2"/>
        </w:rPr>
        <w:t xml:space="preserve"> in 34% and </w:t>
      </w:r>
      <w:r w:rsidRPr="00115729">
        <w:rPr>
          <w:spacing w:val="-2"/>
        </w:rPr>
        <w:t>29.8</w:t>
      </w:r>
      <w:r w:rsidR="00AE30B0" w:rsidRPr="00115729">
        <w:rPr>
          <w:spacing w:val="-2"/>
        </w:rPr>
        <w:t>%, respectively</w:t>
      </w:r>
      <w:r w:rsidRPr="00115729">
        <w:rPr>
          <w:spacing w:val="-2"/>
        </w:rPr>
        <w:t xml:space="preserve"> </w:t>
      </w:r>
      <w:r w:rsidR="00AD622D" w:rsidRPr="00CB26CE">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 </w:instrText>
      </w:r>
      <w:r w:rsidR="006856DB">
        <w:rPr>
          <w:b/>
          <w:bCs/>
          <w:spacing w:val="-2"/>
        </w:rPr>
        <w:fldChar w:fldCharType="begin">
          <w:fldData xml:space="preserve">PEVuZE5vdGU+PENpdGU+PEF1dGhvcj5Nb2Zva2VuZzwvQXV0aG9yPjxZZWFyPjIwMjA8L1llYXI+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</w:fldData>
        </w:fldChar>
      </w:r>
      <w:r w:rsidR="006856DB">
        <w:rPr>
          <w:b/>
          <w:bCs/>
          <w:spacing w:val="-2"/>
        </w:rPr>
        <w:instrText xml:space="preserve"> ADDIN EN.CITE.DATA </w:instrText>
      </w:r>
      <w:r w:rsidR="006856DB">
        <w:rPr>
          <w:b/>
          <w:bCs/>
          <w:spacing w:val="-2"/>
        </w:rPr>
      </w:r>
      <w:r w:rsidR="006856DB">
        <w:rPr>
          <w:b/>
          <w:bCs/>
          <w:spacing w:val="-2"/>
        </w:rPr>
        <w:fldChar w:fldCharType="end"/>
      </w:r>
      <w:r w:rsidR="00AD622D" w:rsidRPr="00CB26CE">
        <w:rPr>
          <w:b/>
          <w:bCs/>
          <w:spacing w:val="-2"/>
        </w:rPr>
      </w:r>
      <w:r w:rsidR="00AD622D" w:rsidRPr="00CB26CE">
        <w:rPr>
          <w:b/>
          <w:bCs/>
          <w:spacing w:val="-2"/>
        </w:rPr>
        <w:fldChar w:fldCharType="separate"/>
      </w:r>
      <w:r w:rsidR="006856DB">
        <w:rPr>
          <w:b/>
          <w:bCs/>
          <w:noProof/>
          <w:spacing w:val="-2"/>
        </w:rPr>
        <w:t>[5]</w:t>
      </w:r>
      <w:r w:rsidR="00AD622D" w:rsidRPr="00CB26CE">
        <w:rPr>
          <w:b/>
          <w:bCs/>
          <w:spacing w:val="-2"/>
        </w:rPr>
        <w:fldChar w:fldCharType="end"/>
      </w:r>
      <w:r w:rsidRPr="00115729">
        <w:rPr>
          <w:spacing w:val="-2"/>
        </w:rPr>
        <w:t>.</w:t>
      </w:r>
    </w:p>
    <w:p w14:paraId="6F284E8B" w14:textId="3862CB73" w:rsidR="005D10B7" w:rsidRPr="00115729" w:rsidRDefault="0094378C" w:rsidP="00B90C3E">
      <w:pPr>
        <w:pStyle w:val="BodyText"/>
        <w:spacing w:before="143" w:line="247" w:lineRule="auto"/>
        <w:ind w:left="720" w:right="373"/>
        <w:jc w:val="both"/>
        <w:rPr>
          <w:spacing w:val="-2"/>
        </w:rPr>
      </w:pPr>
      <w:r w:rsidRPr="00115729">
        <w:rPr>
          <w:spacing w:val="-2"/>
        </w:rPr>
        <w:t xml:space="preserve">The background prevalence of Human Immunodeficiency Virus (HIV) in sub-Saharan Africa is 9% </w:t>
      </w:r>
      <w:r w:rsidR="003E6160" w:rsidRPr="00B732CF">
        <w:rPr>
          <w:b/>
          <w:bCs/>
          <w:spacing w:val="-2"/>
        </w:rPr>
        <w:fldChar w:fldCharType="begin"/>
      </w:r>
      <w:r w:rsidR="006856DB">
        <w:rPr>
          <w:b/>
          <w:bCs/>
          <w:spacing w:val="-2"/>
        </w:rPr>
        <w:instrText xml:space="preserve"> ADDIN EN.CITE &lt;EndNote&gt;&lt;Cite&gt;&lt;Author&gt;Goliber&lt;/Author&gt;&lt;Year&gt;2002&lt;/Year&gt;&lt;RecNum&gt;177&lt;/RecNum&gt;&lt;IDText&gt;The status of the HIV/AIDS epidemic in Sub-Saharan Africa&lt;/IDText&gt;&lt;DisplayText&gt;[6, 7]&lt;/DisplayText&gt;&lt;record&gt;&lt;rec-number&gt;177&lt;/rec-number&gt;&lt;foreign-keys&gt;&lt;key app="EN" db-id="rewvwzsvn202d4e5t29x5fd7pewtw95ezet0" timestamp="1763137308" guid="88cf0e56-40c8-4754-af28-2d2a44349580"&gt;177&lt;/key&gt;&lt;/foreign-keys&gt;&lt;ref-type name="Journal Article"&gt;17&lt;/ref-type&gt;&lt;contributors&gt;&lt;authors&gt;&lt;author&gt;Goliber, Thomas&lt;/author&gt;&lt;/authors&gt;&lt;/contributors&gt;&lt;titles&gt;&lt;title&gt;The status of the HIV/AIDS epidemic in Sub-Saharan Africa&lt;/title&gt;&lt;secondary-title&gt;Population Reference Bureau&lt;/secondary-title&gt;&lt;/titles&gt;&lt;periodical&gt;&lt;full-title&gt;Population Reference Bureau&lt;/full-title&gt;&lt;/periodical&gt;&lt;dates&gt;&lt;year&gt;2002&lt;/year&gt;&lt;/dates&gt;&lt;urls&gt;&lt;/urls&gt;&lt;/record&gt;&lt;/Cite&gt;&lt;Cite&gt;&lt;Author&gt;Hofbauer&lt;/Author&gt;&lt;Year&gt;1996&lt;/Year&gt;&lt;RecNum&gt;0&lt;/RecNum&gt;&lt;IDText&gt;Endocrine implications of human immunodeficiency virus infection&lt;/IDText&gt;&lt;record&gt;&lt;ref-type&gt;17&lt;/ref-type&gt;&lt;contributors&gt;&lt;authors&gt;&lt;author&gt;Hofbauer, Lorenz C&lt;/author&gt;&lt;author&gt;Heufelder, Armin E&lt;/author&gt;&lt;/authors&gt;&lt;/contributors&gt;&lt;titles&gt;&lt;title&gt;Endocrine implications of human immunodeficiency virus infection&lt;/title&gt;&lt;secondary-title&gt;Medicine&lt;/secondary-title&gt;&lt;/titles&gt;&lt;dates&gt;&lt;year&gt;1996&lt;/year&gt;&lt;/dates&gt;&lt;pages&gt;262-278&lt;/pages&gt;&lt;volume&gt;75&lt;/volume&gt;&lt;number&gt;5&lt;/number&gt;&lt;rec-guid&gt;3ba984d0-6ed1-4c93-bb76-0994ee3f5c7f&lt;/rec-guid&gt;&lt;rec-usn&gt;159&lt;/rec-usn&gt;&lt;rec-number&gt;6&lt;/rec-number&gt;&lt;/record&gt;&lt;/Cite&gt;&lt;/EndNote&gt;</w:instrText>
      </w:r>
      <w:r w:rsidR="003E6160" w:rsidRPr="00B732CF">
        <w:rPr>
          <w:b/>
          <w:bCs/>
          <w:spacing w:val="-2"/>
        </w:rPr>
        <w:fldChar w:fldCharType="separate"/>
      </w:r>
      <w:r w:rsidR="006856DB">
        <w:rPr>
          <w:b/>
          <w:bCs/>
          <w:noProof/>
          <w:spacing w:val="-2"/>
        </w:rPr>
        <w:t>[6, 7]</w:t>
      </w:r>
      <w:r w:rsidR="003E6160" w:rsidRPr="00B732CF">
        <w:rPr>
          <w:b/>
          <w:bCs/>
          <w:spacing w:val="-2"/>
        </w:rPr>
        <w:fldChar w:fldCharType="end"/>
      </w:r>
      <w:r w:rsidR="002C47FD">
        <w:rPr>
          <w:b/>
          <w:bCs/>
          <w:spacing w:val="-2"/>
        </w:rPr>
        <w:t>,</w:t>
      </w:r>
      <w:r w:rsidR="00AE30B0" w:rsidRPr="00115729">
        <w:rPr>
          <w:spacing w:val="-2"/>
        </w:rPr>
        <w:t xml:space="preserve"> with </w:t>
      </w:r>
      <w:r w:rsidR="00F0121A">
        <w:rPr>
          <w:spacing w:val="-2"/>
        </w:rPr>
        <w:t xml:space="preserve">lower </w:t>
      </w:r>
      <w:r w:rsidR="006A705B" w:rsidRPr="00115729">
        <w:rPr>
          <w:spacing w:val="-2"/>
        </w:rPr>
        <w:t>mortality</w:t>
      </w:r>
      <w:r w:rsidR="00F0121A">
        <w:rPr>
          <w:spacing w:val="-2"/>
        </w:rPr>
        <w:t xml:space="preserve"> in better </w:t>
      </w:r>
      <w:r w:rsidRPr="00115729">
        <w:rPr>
          <w:spacing w:val="-2"/>
        </w:rPr>
        <w:t>resourced</w:t>
      </w:r>
      <w:r w:rsidR="00E2362B">
        <w:rPr>
          <w:spacing w:val="-2"/>
        </w:rPr>
        <w:t xml:space="preserve"> </w:t>
      </w:r>
      <w:r w:rsidR="0050206C">
        <w:rPr>
          <w:spacing w:val="-2"/>
        </w:rPr>
        <w:t>settings</w:t>
      </w:r>
      <w:r w:rsidRPr="00115729">
        <w:rPr>
          <w:spacing w:val="-2"/>
        </w:rPr>
        <w:t xml:space="preserve">, </w:t>
      </w:r>
      <w:r w:rsidR="0024772C" w:rsidRPr="00815B1E">
        <w:rPr>
          <w:b/>
          <w:bCs/>
          <w:spacing w:val="-2"/>
        </w:rPr>
        <w:fldChar w:fldCharType="begin"/>
      </w:r>
      <w:r w:rsidR="006856DB">
        <w:rPr>
          <w:b/>
          <w:bCs/>
          <w:spacing w:val="-2"/>
        </w:rPr>
        <w:instrText xml:space="preserve"> ADDIN EN.CITE &lt;EndNote&gt;&lt;Cite&gt;&lt;Author&gt;Boulle&lt;/Author&gt;&lt;Year&gt;2014&lt;/Year&gt;&lt;RecNum&gt;180&lt;/RecNum&gt;&lt;IDText&gt;Mortality in patients with HIV-1 infection starting antiretroviral therapy in South Africa, Europe, or North America: a collaborative analysis of prospective studies&lt;/IDText&gt;&lt;DisplayText&gt;[8]&lt;/DisplayText&gt;&lt;record&gt;&lt;rec-number&gt;180&lt;/rec-number&gt;&lt;foreign-keys&gt;&lt;key app="EN" db-id="rewvwzsvn202d4e5t29x5fd7pewtw95ezet0" timestamp="1763137308" guid="cb27393f-aae6-434d-8994-ffb7860bd8b9"&gt;180&lt;/key&gt;&lt;/foreign-keys&gt;&lt;ref-type name="Journal Article"&gt;17&lt;/ref-type&gt;&lt;contributors&gt;&lt;authors&gt;&lt;author&gt;Boulle, Andrew&lt;/author&gt;&lt;author&gt;Schomaker, Michael&lt;/author&gt;&lt;author&gt;May, Margaret T&lt;/author&gt;&lt;author&gt;Hogg, Robert S&lt;/author&gt;&lt;author&gt;Shepherd, Bryan E&lt;/author&gt;&lt;author&gt;Monge, Susana&lt;/author&gt;&lt;author&gt;Keiser, Olivia&lt;/author&gt;&lt;author&gt;Lampe, Fiona C&lt;/author&gt;&lt;author&gt;Giddy, Janet&lt;/author&gt;&lt;author&gt;Ndirangu, James&lt;/author&gt;&lt;/authors&gt;&lt;/contributors&gt;&lt;titles&gt;&lt;title&gt;Mortality in patients with HIV-1 infection starting antiretroviral therapy in South Africa, Europe, or North America: a collaborative analysis of prospective studies&lt;/title&gt;&lt;secondary-title&gt;PLoS medicine&lt;/secondary-title&gt;&lt;/titles&gt;&lt;periodical&gt;&lt;full-title&gt;PLoS medicine&lt;/full-title&gt;&lt;/periodical&gt;&lt;pages&gt;e1001718&lt;/pages&gt;&lt;volume&gt;11&lt;/volume&gt;&lt;number&gt;9&lt;/number&gt;&lt;dates&gt;&lt;year&gt;2014&lt;/year&gt;&lt;/dates&gt;&lt;isbn&gt;1549-1676&lt;/isbn&gt;&lt;urls&gt;&lt;/urls&gt;&lt;/record&gt;&lt;/Cite&gt;&lt;/EndNote&gt;</w:instrText>
      </w:r>
      <w:r w:rsidR="0024772C" w:rsidRPr="00815B1E">
        <w:rPr>
          <w:b/>
          <w:bCs/>
          <w:spacing w:val="-2"/>
        </w:rPr>
        <w:fldChar w:fldCharType="separate"/>
      </w:r>
      <w:r w:rsidR="006856DB">
        <w:rPr>
          <w:b/>
          <w:bCs/>
          <w:noProof/>
          <w:spacing w:val="-2"/>
        </w:rPr>
        <w:t>[8]</w:t>
      </w:r>
      <w:r w:rsidR="0024772C" w:rsidRPr="00815B1E">
        <w:rPr>
          <w:b/>
          <w:bCs/>
          <w:spacing w:val="-2"/>
        </w:rPr>
        <w:fldChar w:fldCharType="end"/>
      </w:r>
      <w:r w:rsidRPr="00115729">
        <w:rPr>
          <w:spacing w:val="-2"/>
        </w:rPr>
        <w:t xml:space="preserve"> due to</w:t>
      </w:r>
      <w:r w:rsidR="00BB1501">
        <w:rPr>
          <w:spacing w:val="-2"/>
        </w:rPr>
        <w:t xml:space="preserve"> earlier </w:t>
      </w:r>
      <w:r w:rsidRPr="00115729">
        <w:rPr>
          <w:spacing w:val="-2"/>
        </w:rPr>
        <w:t>presentation and</w:t>
      </w:r>
      <w:r w:rsidR="00BB1501">
        <w:rPr>
          <w:spacing w:val="-2"/>
        </w:rPr>
        <w:t xml:space="preserve"> adequate </w:t>
      </w:r>
      <w:r w:rsidRPr="00115729">
        <w:rPr>
          <w:spacing w:val="-2"/>
        </w:rPr>
        <w:t>funding</w:t>
      </w:r>
      <w:r w:rsidR="00BB1501">
        <w:rPr>
          <w:spacing w:val="-2"/>
        </w:rPr>
        <w:t>, compared with limited resource</w:t>
      </w:r>
      <w:r w:rsidR="00FD5F97">
        <w:rPr>
          <w:spacing w:val="-2"/>
        </w:rPr>
        <w:t>d</w:t>
      </w:r>
      <w:r w:rsidR="00BB1501">
        <w:rPr>
          <w:spacing w:val="-2"/>
        </w:rPr>
        <w:t xml:space="preserve"> health systems. I</w:t>
      </w:r>
      <w:r w:rsidRPr="00115729">
        <w:rPr>
          <w:spacing w:val="-2"/>
        </w:rPr>
        <w:t>. 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r w:rsidR="00AE30B0" w:rsidRPr="00115729">
        <w:rPr>
          <w:i/>
          <w:iCs/>
          <w:spacing w:val="-2"/>
        </w:rPr>
        <w:t>intracellulare</w:t>
      </w:r>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00FD5F97">
        <w:rPr>
          <w:w w:val="90"/>
        </w:rPr>
        <w:t xml:space="preserve">, </w:t>
      </w:r>
      <w:r w:rsidRPr="00325420">
        <w:t>histoplasmosis</w:t>
      </w:r>
      <w:r w:rsidR="002C47FD">
        <w:t xml:space="preserve">, </w:t>
      </w:r>
      <w:r w:rsidR="00FD5F97">
        <w:t xml:space="preserve">and </w:t>
      </w:r>
      <w:r w:rsidRPr="00325420">
        <w:t>malignancies</w:t>
      </w:r>
      <w:r w:rsidR="00FD5F97">
        <w:t xml:space="preserve"> for example, </w:t>
      </w:r>
      <w:r w:rsidRPr="00325420">
        <w:t xml:space="preserve">non-Hodgkin’s lymphoma and Kaposi sarcoma (KS). </w:t>
      </w:r>
      <w:r w:rsidR="00E2362B">
        <w:rPr>
          <w:spacing w:val="-2"/>
        </w:rPr>
        <w:t xml:space="preserve">Fungal </w:t>
      </w:r>
      <w:r w:rsidRPr="00115729">
        <w:rPr>
          <w:spacing w:val="-2"/>
        </w:rPr>
        <w:t>infections including cryptococcus, blastomycosis, and histoplasmosis</w:t>
      </w:r>
      <w:r w:rsidR="002C47FD">
        <w:rPr>
          <w:spacing w:val="-2"/>
        </w:rPr>
        <w:t>,</w:t>
      </w:r>
      <w:r w:rsidRPr="00115729">
        <w:rPr>
          <w:spacing w:val="-2"/>
        </w:rPr>
        <w:t xml:space="preserve"> and </w:t>
      </w:r>
      <w:r w:rsidR="002C47FD">
        <w:rPr>
          <w:spacing w:val="-2"/>
        </w:rPr>
        <w:t xml:space="preserve">various </w:t>
      </w:r>
      <w:r w:rsidRPr="00115729">
        <w:rPr>
          <w:spacing w:val="-2"/>
        </w:rPr>
        <w:t>medications</w:t>
      </w:r>
      <w:r w:rsidR="00FD5F97">
        <w:rPr>
          <w:spacing w:val="-2"/>
        </w:rPr>
        <w:t xml:space="preserve"> including </w:t>
      </w:r>
      <w:r w:rsidRPr="00115729">
        <w:rPr>
          <w:spacing w:val="-2"/>
        </w:rPr>
        <w:t>ketoconazole and mitotane</w:t>
      </w:r>
      <w:r w:rsidR="002C47FD">
        <w:rPr>
          <w:spacing w:val="-2"/>
        </w:rPr>
        <w:t>,</w:t>
      </w:r>
      <w:r w:rsidRPr="00115729">
        <w:rPr>
          <w:spacing w:val="-2"/>
        </w:rPr>
        <w:t xml:space="preserve"> may</w:t>
      </w:r>
      <w:r w:rsidR="00986879">
        <w:rPr>
          <w:spacing w:val="-2"/>
        </w:rPr>
        <w:t xml:space="preserve"> cause </w:t>
      </w:r>
      <w:r w:rsidRPr="00115729">
        <w:rPr>
          <w:spacing w:val="-2"/>
        </w:rPr>
        <w:t xml:space="preserve">PAI </w:t>
      </w:r>
      <w:r w:rsidR="00564D6E" w:rsidRPr="00815B1E">
        <w:rPr>
          <w:b/>
          <w:bCs/>
          <w:spacing w:val="-2"/>
        </w:rPr>
        <w:fldChar w:fldCharType="begin"/>
      </w:r>
      <w:r w:rsidR="006856DB">
        <w:rPr>
          <w:b/>
          <w:bCs/>
          <w:spacing w:val="-2"/>
        </w:rPr>
        <w:instrText xml:space="preserve"> ADDIN EN.CITE &lt;EndNote&gt;&lt;Cite&gt;&lt;Author&gt;Arlt&lt;/Author&gt;&lt;Year&gt;2008&lt;/Year&gt;&lt;RecNum&gt;0&lt;/RecNum&gt;&lt;IDText&gt;Adrenal insufficiency&lt;/IDText&gt;&lt;DisplayText&gt;[9]&lt;/DisplayText&gt;&lt;record&gt;&lt;ref-type&gt;17&lt;/ref-type&gt;&lt;contributors&gt;&lt;authors&gt;&lt;author&gt;Arlt, Wiebke&lt;/author&gt;&lt;/authors&gt;&lt;/contributors&gt;&lt;titles&gt;&lt;title&gt;Adrenal insufficiency&lt;/title&gt;&lt;secondary-title&gt;Clinical medicine&lt;/secondary-title&gt;&lt;/titles&gt;&lt;dates&gt;&lt;year&gt;2008&lt;/year&gt;&lt;/dates&gt;&lt;pages&gt;211&lt;/pages&gt;&lt;volume&gt;8&lt;/volume&gt;&lt;number&gt;2&lt;/number&gt;&lt;rec-guid&gt;a5ccb6e9-823b-413e-ae25-98726f3769e2&lt;/rec-guid&gt;&lt;rec-usn&gt;162&lt;/rec-usn&gt;&lt;/record&gt;&lt;/Cite&gt;&lt;/EndNote&gt;</w:instrText>
      </w:r>
      <w:r w:rsidR="00564D6E" w:rsidRPr="00815B1E">
        <w:rPr>
          <w:b/>
          <w:bCs/>
          <w:spacing w:val="-2"/>
        </w:rPr>
        <w:fldChar w:fldCharType="separate"/>
      </w:r>
      <w:r w:rsidR="006856DB">
        <w:rPr>
          <w:b/>
          <w:bCs/>
          <w:noProof/>
          <w:spacing w:val="-2"/>
        </w:rPr>
        <w:t>[9]</w:t>
      </w:r>
      <w:r w:rsidR="00564D6E" w:rsidRPr="00815B1E">
        <w:rPr>
          <w:b/>
          <w:bCs/>
          <w:spacing w:val="-2"/>
        </w:rPr>
        <w:fldChar w:fldCharType="end"/>
      </w:r>
      <w:r w:rsidRPr="00115729">
        <w:rPr>
          <w:spacing w:val="-2"/>
        </w:rPr>
        <w:t>. Secondary adrenal insufficiency (SAI)</w:t>
      </w:r>
      <w:r w:rsidR="00986879">
        <w:rPr>
          <w:spacing w:val="-2"/>
        </w:rPr>
        <w:t xml:space="preserve"> in HIV</w:t>
      </w:r>
      <w:r w:rsidRPr="00115729">
        <w:rPr>
          <w:spacing w:val="-2"/>
        </w:rPr>
        <w:t xml:space="preserve"> may</w:t>
      </w:r>
      <w:r w:rsidR="00986879">
        <w:rPr>
          <w:spacing w:val="-2"/>
        </w:rPr>
        <w:t xml:space="preserve"> be due to </w:t>
      </w:r>
      <w:r w:rsidRPr="00115729">
        <w:rPr>
          <w:i/>
          <w:iCs/>
          <w:spacing w:val="-2"/>
        </w:rPr>
        <w:t>inter alia</w:t>
      </w:r>
      <w:r w:rsidRPr="005E711A">
        <w:rPr>
          <w:i/>
          <w:spacing w:val="-12"/>
        </w:rPr>
        <w:t xml:space="preserve"> </w:t>
      </w:r>
      <w:r w:rsidRPr="00115729">
        <w:rPr>
          <w:spacing w:val="-2"/>
        </w:rPr>
        <w:t>TB, toxoplasmosis and CMV</w:t>
      </w:r>
      <w:r w:rsidR="00986879">
        <w:rPr>
          <w:spacing w:val="-2"/>
        </w:rPr>
        <w:t>.  I  I</w:t>
      </w:r>
      <w:r w:rsidR="00564D6E" w:rsidRPr="00DE2850">
        <w:rPr>
          <w:b/>
          <w:bCs/>
          <w:spacing w:val="-2"/>
        </w:rPr>
        <w:fldChar w:fldCharType="begin"/>
      </w:r>
      <w:r w:rsidR="006856DB">
        <w:rPr>
          <w:b/>
          <w:bCs/>
          <w:spacing w:val="-2"/>
        </w:rPr>
        <w:instrText xml:space="preserve"> ADDIN EN.CITE &lt;EndNote&gt;&lt;Cite&gt;&lt;Author&gt;Husebye&lt;/Author&gt;&lt;Year&gt;2021&lt;/Year&gt;&lt;RecNum&gt;183&lt;/RecNum&gt;&lt;IDText&gt;Adrenal insufficiency&lt;/IDText&gt;&lt;DisplayText&gt;[10]&lt;/DisplayText&gt;&lt;record&gt;&lt;rec-number&gt;183&lt;/rec-number&gt;&lt;foreign-keys&gt;&lt;key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564D6E" w:rsidRPr="00DE2850">
        <w:rPr>
          <w:b/>
          <w:bCs/>
          <w:spacing w:val="-2"/>
        </w:rPr>
        <w:fldChar w:fldCharType="separate"/>
      </w:r>
      <w:r w:rsidR="006856DB">
        <w:rPr>
          <w:b/>
          <w:bCs/>
          <w:noProof/>
          <w:spacing w:val="-2"/>
        </w:rPr>
        <w:t>[10]</w:t>
      </w:r>
      <w:r w:rsidR="00564D6E" w:rsidRPr="00DE2850">
        <w:rPr>
          <w:b/>
          <w:bCs/>
          <w:spacing w:val="-2"/>
        </w:rPr>
        <w:fldChar w:fldCharType="end"/>
      </w:r>
      <w:r w:rsidR="001C3144" w:rsidRPr="00DE2850">
        <w:rPr>
          <w:b/>
          <w:bCs/>
          <w:spacing w:val="-2"/>
        </w:rPr>
        <w:t xml:space="preserve"> </w:t>
      </w:r>
      <w:r w:rsidR="00564D6E" w:rsidRPr="00DE2850">
        <w:rPr>
          <w:b/>
          <w:bCs/>
          <w:spacing w:val="-2"/>
        </w:rPr>
        <w:fldChar w:fldCharType="begin"/>
      </w:r>
      <w:r w:rsidR="006856DB">
        <w:rPr>
          <w:b/>
          <w:bCs/>
          <w:spacing w:val="-2"/>
        </w:rPr>
        <w:instrText xml:space="preserve"> ADDIN EN.CITE &lt;EndNote&gt;&lt;Cite&gt;&lt;Author&gt;Eledrisi&lt;/Author&gt;&lt;Year&gt;2001&lt;/Year&gt;&lt;RecNum&gt;0&lt;/RecNum&gt;&lt;IDText&gt;Adrenal insufficiency in HIV infection: a review and recommendations&lt;/IDText&gt;&lt;DisplayText&gt;[11, 12]&lt;/DisplayText&gt;&lt;record&gt;&lt;ref-type&gt;17&lt;/ref-type&gt;&lt;contributors&gt;&lt;authors&gt;&lt;author&gt;Eledrisi, Mohsen Saleh&lt;/author&gt;&lt;author&gt;Verghese, Abraham C&lt;/author&gt;&lt;/authors&gt;&lt;/contributors&gt;&lt;titles&gt;&lt;title&gt;Adrenal insufficiency in HIV infection: a review and recommendations&lt;/title&gt;&lt;secondary-title&gt;The American journal of the medical sciences&lt;/secondary-title&gt;&lt;/titles&gt;&lt;dates&gt;&lt;year&gt;2001&lt;/year&gt;&lt;/dates&gt;&lt;pages&gt;137-144&lt;/pages&gt;&lt;volume&gt;321&lt;/volume&gt;&lt;isbn&gt;0002-9629&lt;/isbn&gt;&lt;number&gt;2&lt;/number&gt;&lt;rec-guid&gt;0822cce7-4d71-4124-8123-4f8a3c170b61&lt;/rec-guid&gt;&lt;rec-usn&gt;165&lt;/rec-usn&gt;&lt;/record&gt;&lt;/Cite&gt;&lt;Cite&gt;&lt;Author&gt;Bornstein&lt;/Author&gt;&lt;Year&gt;2009&lt;/Year&gt;&lt;RecNum&gt;185&lt;/RecNum&gt;&lt;IDText&gt;Predisposing factors for adrenal insufficiency&lt;/IDText&gt;&lt;record&gt;&lt;rec-number&gt;185&lt;/rec-number&gt;&lt;foreign-keys&gt;&lt;key app="EN" db-id="rewvwzsvn202d4e5t29x5fd7pewtw95ezet0" timestamp="1763137308" guid="ae24d005-d74c-4b86-bc0f-94a703bb21de"&gt;185&lt;/key&gt;&lt;/foreign-keys&gt;&lt;ref-type name="Journal Article"&gt;17&lt;/ref-type&gt;&lt;contributors&gt;&lt;authors&gt;&lt;author&gt;Bornstein, Stefan R&lt;/author&gt;&lt;/authors&gt;&lt;/contributors&gt;&lt;titles&gt;&lt;title&gt;Predisposing factors for adrenal insufficiency&lt;/title&gt;&lt;secondary-title&gt;New England Journal of Medicine&lt;/secondary-title&gt;&lt;/titles&gt;&lt;periodical&gt;&lt;full-title&gt;New England Journal of Medicine&lt;/full-title&gt;&lt;/periodical&gt;&lt;pages&gt;2328-2339&lt;/pages&gt;&lt;volume&gt;360&lt;/volume&gt;&lt;number&gt;22&lt;/number&gt;&lt;dates&gt;&lt;year&gt;2009&lt;/year&gt;&lt;/dates&gt;&lt;isbn&gt;0028-4793&lt;/isbn&gt;&lt;urls&gt;&lt;/urls&gt;&lt;/record&gt;&lt;/Cite&gt;&lt;/EndNote&gt;</w:instrText>
      </w:r>
      <w:r w:rsidR="00564D6E" w:rsidRPr="00DE2850">
        <w:rPr>
          <w:b/>
          <w:bCs/>
          <w:spacing w:val="-2"/>
        </w:rPr>
        <w:fldChar w:fldCharType="separate"/>
      </w:r>
      <w:r w:rsidR="006856DB">
        <w:rPr>
          <w:b/>
          <w:bCs/>
          <w:noProof/>
          <w:spacing w:val="-2"/>
        </w:rPr>
        <w:t>[11, 12]</w:t>
      </w:r>
      <w:r w:rsidR="00564D6E" w:rsidRPr="00DE2850">
        <w:rPr>
          <w:b/>
          <w:bCs/>
          <w:spacing w:val="-2"/>
        </w:rPr>
        <w:fldChar w:fldCharType="end"/>
      </w:r>
      <w:r w:rsidRPr="00115729">
        <w:rPr>
          <w:spacing w:val="-2"/>
        </w:rPr>
        <w:t>.</w:t>
      </w:r>
    </w:p>
    <w:p w14:paraId="785A1172" w14:textId="11332F61" w:rsidR="005D10B7" w:rsidRPr="005E711A" w:rsidRDefault="00986879" w:rsidP="00B90C3E">
      <w:pPr>
        <w:pStyle w:val="BodyText"/>
        <w:spacing w:before="132" w:line="249" w:lineRule="auto"/>
        <w:ind w:left="720" w:right="373"/>
        <w:jc w:val="both"/>
      </w:pPr>
      <w:r>
        <w:rPr>
          <w:spacing w:val="-2"/>
        </w:rPr>
        <w:t xml:space="preserve">The reported </w:t>
      </w:r>
      <w:r w:rsidR="0094378C" w:rsidRPr="00115729">
        <w:rPr>
          <w:spacing w:val="-2"/>
        </w:rPr>
        <w:t>incidence of hypoadrenalism in patients with HIV</w:t>
      </w:r>
      <w:r>
        <w:rPr>
          <w:spacing w:val="-2"/>
        </w:rPr>
        <w:t xml:space="preserve"> varies</w:t>
      </w:r>
      <w:r w:rsidR="0094378C" w:rsidRPr="00115729">
        <w:rPr>
          <w:spacing w:val="-2"/>
        </w:rPr>
        <w:t>. In a study in Pakistan</w:t>
      </w:r>
      <w:r w:rsidR="001C6B96" w:rsidRPr="00115729">
        <w:rPr>
          <w:spacing w:val="-2"/>
        </w:rPr>
        <w:t xml:space="preserve"> by Afreen </w:t>
      </w:r>
      <w:r w:rsidR="001C6B96" w:rsidRPr="00115729">
        <w:rPr>
          <w:i/>
          <w:iCs/>
          <w:spacing w:val="-2"/>
        </w:rPr>
        <w:t>et al</w:t>
      </w:r>
      <w:r w:rsidR="00707B10">
        <w:rPr>
          <w:iCs/>
          <w:spacing w:val="-2"/>
        </w:rPr>
        <w:t>,</w:t>
      </w:r>
      <w:r w:rsidR="0094378C" w:rsidRPr="00115729">
        <w:rPr>
          <w:spacing w:val="-2"/>
        </w:rPr>
        <w:t xml:space="preserve"> of 64 HIV infected</w:t>
      </w:r>
      <w:r w:rsidR="002C47FD">
        <w:rPr>
          <w:spacing w:val="-2"/>
        </w:rPr>
        <w:t xml:space="preserve"> patients</w:t>
      </w:r>
      <w:r w:rsidR="0094378C" w:rsidRPr="00115729">
        <w:rPr>
          <w:spacing w:val="-2"/>
        </w:rPr>
        <w:t>, predominantly male (84.9%), the AI incidence</w:t>
      </w:r>
      <w:r w:rsidR="00707B10">
        <w:rPr>
          <w:spacing w:val="-2"/>
        </w:rPr>
        <w:t xml:space="preserve"> was </w:t>
      </w:r>
      <w:r w:rsidR="0094378C" w:rsidRPr="00115729">
        <w:rPr>
          <w:spacing w:val="-2"/>
        </w:rPr>
        <w:t xml:space="preserve">9 (14.0%), using the 250 </w:t>
      </w:r>
      <w:r w:rsidR="007A223E">
        <w:rPr>
          <w:spacing w:val="-2"/>
        </w:rPr>
        <w:t>µg</w:t>
      </w:r>
      <w:r w:rsidR="0094378C" w:rsidRPr="00115729">
        <w:rPr>
          <w:spacing w:val="-2"/>
        </w:rPr>
        <w:t xml:space="preserve"> intravenous tetracosactide test and a 60 minute </w:t>
      </w:r>
      <w:r w:rsidR="001C6B96" w:rsidRPr="00115729">
        <w:rPr>
          <w:spacing w:val="-2"/>
        </w:rPr>
        <w:t xml:space="preserve">serum </w:t>
      </w:r>
      <w:r w:rsidR="0094378C" w:rsidRPr="00115729">
        <w:rPr>
          <w:spacing w:val="-2"/>
        </w:rPr>
        <w:t xml:space="preserve">cortisol concentration of less than 18 </w:t>
      </w:r>
      <w:r w:rsidR="007A223E">
        <w:rPr>
          <w:spacing w:val="-2"/>
        </w:rPr>
        <w:t>µg</w:t>
      </w:r>
      <w:r w:rsidR="0094378C" w:rsidRPr="00115729">
        <w:rPr>
          <w:spacing w:val="-2"/>
        </w:rPr>
        <w:t xml:space="preserve">/dL (500 nmol/L) </w:t>
      </w:r>
      <w:r w:rsidR="00AF38E4" w:rsidRPr="00F57AB8">
        <w:rPr>
          <w:b/>
          <w:bCs/>
          <w:spacing w:val="-2"/>
        </w:rPr>
        <w:fldChar w:fldCharType="begin"/>
      </w:r>
      <w:r w:rsidR="006856DB">
        <w:rPr>
          <w:b/>
          <w:bCs/>
          <w:spacing w:val="-2"/>
        </w:rPr>
        <w:instrText xml:space="preserve"> ADDIN EN.CITE &lt;EndNote&gt;&lt;Cite&gt;&lt;Author&gt;Afreen&lt;/Author&gt;&lt;Year&gt;2017&lt;/Year&gt;&lt;RecNum&gt;186&lt;/RecNum&gt;&lt;IDText&gt;Adrenal insufficiency in Pakistani HIV infected patients&lt;/IDText&gt;&lt;DisplayText&gt;[13]&lt;/DisplayText&gt;&lt;record&gt;&lt;rec-number&gt;186&lt;/rec-number&gt;&lt;foreign-keys&gt;&lt;key app="EN" db-id="rewvwzsvn202d4e5t29x5fd7pewtw95ezet0" timestamp="1763137308" guid="9b18e437-e9af-4bf2-bbd5-f76d3736a72d"&gt;186&lt;/key&gt;&lt;/foreign-keys&gt;&lt;ref-type name="Journal Article"&gt;17&lt;/ref-type&gt;&lt;contributors&gt;&lt;authors&gt;&lt;author&gt;Afreen, Bahjat&lt;/author&gt;&lt;author&gt;Khan, Khurshid Ahmed&lt;/author&gt;&lt;author&gt;Riaz, Amna&lt;/author&gt;&lt;/authors&gt;&lt;/contributors&gt;&lt;titles&gt;&lt;title&gt;Adrenal insufficiency in Pakistani HIV infected patients&lt;/title&gt;&lt;secondary-title&gt;Journal of Ayub Medical College Abbottabad&lt;/secondary-title&gt;&lt;/titles&gt;&lt;periodical&gt;&lt;full-title&gt;Journal of Ayub Medical College Abbottabad&lt;/full-title&gt;&lt;/periodical&gt;&lt;pages&gt;428-431&lt;/pages&gt;&lt;volume&gt;29&lt;/volume&gt;&lt;number&gt;3&lt;/number&gt;&lt;dates&gt;&lt;year&gt;2017&lt;/year&gt;&lt;/dates&gt;&lt;isbn&gt;1819-2718&lt;/isbn&gt;&lt;urls&gt;&lt;/urls&gt;&lt;/record&gt;&lt;/Cite&gt;&lt;/EndNote&gt;</w:instrText>
      </w:r>
      <w:r w:rsidR="00AF38E4" w:rsidRPr="00F57AB8">
        <w:rPr>
          <w:b/>
          <w:bCs/>
          <w:spacing w:val="-2"/>
        </w:rPr>
        <w:fldChar w:fldCharType="separate"/>
      </w:r>
      <w:r w:rsidR="006856DB">
        <w:rPr>
          <w:b/>
          <w:bCs/>
          <w:noProof/>
          <w:spacing w:val="-2"/>
        </w:rPr>
        <w:t>[13]</w:t>
      </w:r>
      <w:r w:rsidR="00AF38E4" w:rsidRPr="00F57AB8">
        <w:rPr>
          <w:b/>
          <w:bCs/>
          <w:spacing w:val="-2"/>
        </w:rPr>
        <w:fldChar w:fldCharType="end"/>
      </w:r>
      <w:r w:rsidR="0094378C" w:rsidRPr="00115729">
        <w:rPr>
          <w:spacing w:val="-2"/>
        </w:rPr>
        <w:t xml:space="preserve">, whereas </w:t>
      </w:r>
      <w:r w:rsidR="002C47FD">
        <w:rPr>
          <w:spacing w:val="-2"/>
        </w:rPr>
        <w:t xml:space="preserve">in </w:t>
      </w:r>
      <w:r w:rsidR="0094378C" w:rsidRPr="00115729">
        <w:rPr>
          <w:spacing w:val="-2"/>
        </w:rPr>
        <w:t>a Nigerian study of 43 newly</w:t>
      </w:r>
      <w:r w:rsidR="002C47FD">
        <w:rPr>
          <w:spacing w:val="-2"/>
        </w:rPr>
        <w:t>-</w:t>
      </w:r>
      <w:r w:rsidR="0094378C" w:rsidRPr="00115729">
        <w:rPr>
          <w:spacing w:val="-2"/>
        </w:rPr>
        <w:t>diagnosed HIV</w:t>
      </w:r>
      <w:r w:rsidR="002C47FD">
        <w:rPr>
          <w:spacing w:val="-2"/>
        </w:rPr>
        <w:t>-</w:t>
      </w:r>
      <w:r w:rsidR="0094378C" w:rsidRPr="00115729">
        <w:rPr>
          <w:spacing w:val="-2"/>
        </w:rPr>
        <w:t>positive patients</w:t>
      </w:r>
      <w:r w:rsidR="002C47FD">
        <w:rPr>
          <w:spacing w:val="-2"/>
        </w:rPr>
        <w:t>,</w:t>
      </w:r>
      <w:r w:rsidR="00E2362B">
        <w:rPr>
          <w:spacing w:val="-2"/>
        </w:rPr>
        <w:t xml:space="preserve"> and </w:t>
      </w:r>
      <w:r w:rsidR="0094378C" w:rsidRPr="00115729">
        <w:rPr>
          <w:spacing w:val="-2"/>
        </w:rPr>
        <w:t>antiretroviral treatment naïve, AI</w:t>
      </w:r>
      <w:r w:rsidR="00E2362B">
        <w:rPr>
          <w:spacing w:val="-2"/>
        </w:rPr>
        <w:t xml:space="preserve"> occurred in </w:t>
      </w:r>
      <w:r w:rsidR="0094378C" w:rsidRPr="00115729">
        <w:rPr>
          <w:spacing w:val="-2"/>
        </w:rPr>
        <w:t>34.8%, using</w:t>
      </w:r>
      <w:r>
        <w:rPr>
          <w:spacing w:val="-2"/>
        </w:rPr>
        <w:t xml:space="preserve"> the </w:t>
      </w:r>
      <w:r w:rsidR="0094378C" w:rsidRPr="00115729">
        <w:rPr>
          <w:spacing w:val="-2"/>
        </w:rPr>
        <w:t xml:space="preserve">1 microgram tetracosactide test </w:t>
      </w:r>
      <w:r w:rsidR="00AF38E4" w:rsidRPr="00F57AB8">
        <w:rPr>
          <w:b/>
          <w:bCs/>
          <w:spacing w:val="-2"/>
        </w:rPr>
        <w:fldChar w:fldCharType="begin"/>
      </w:r>
      <w:r w:rsidR="006856DB">
        <w:rPr>
          <w:b/>
          <w:bCs/>
          <w:spacing w:val="-2"/>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AF38E4" w:rsidRPr="00F57AB8">
        <w:rPr>
          <w:b/>
          <w:bCs/>
          <w:spacing w:val="-2"/>
        </w:rPr>
        <w:fldChar w:fldCharType="separate"/>
      </w:r>
      <w:r w:rsidR="006856DB">
        <w:rPr>
          <w:b/>
          <w:bCs/>
          <w:noProof/>
          <w:spacing w:val="-2"/>
        </w:rPr>
        <w:t>[14]</w:t>
      </w:r>
      <w:r w:rsidR="00AF38E4" w:rsidRPr="00F57AB8">
        <w:rPr>
          <w:b/>
          <w:bCs/>
          <w:spacing w:val="-2"/>
        </w:rPr>
        <w:fldChar w:fldCharType="end"/>
      </w:r>
      <w:r w:rsidR="0094378C" w:rsidRPr="00115729">
        <w:rPr>
          <w:spacing w:val="-2"/>
        </w:rPr>
        <w:t xml:space="preserve"> and a 30 minute </w:t>
      </w:r>
      <w:r w:rsidR="001C6B96" w:rsidRPr="00115729">
        <w:rPr>
          <w:spacing w:val="-2"/>
        </w:rPr>
        <w:t xml:space="preserve">serum </w:t>
      </w:r>
      <w:r w:rsidR="0094378C" w:rsidRPr="00115729">
        <w:rPr>
          <w:spacing w:val="-2"/>
        </w:rPr>
        <w:t xml:space="preserve">cortisol of less than 500 nmol/L. In India, Sharma </w:t>
      </w:r>
      <w:r w:rsidR="0094378C" w:rsidRPr="00115729">
        <w:rPr>
          <w:i/>
          <w:iCs/>
          <w:spacing w:val="-2"/>
        </w:rPr>
        <w:t>et al</w:t>
      </w:r>
      <w:r w:rsidR="0094378C" w:rsidRPr="00115729">
        <w:rPr>
          <w:spacing w:val="-2"/>
        </w:rPr>
        <w:t xml:space="preserve">, </w:t>
      </w:r>
      <w:r w:rsidR="00507379" w:rsidRPr="00A522E9">
        <w:rPr>
          <w:color w:val="000000" w:themeColor="text1"/>
          <w:spacing w:val="-2"/>
        </w:rPr>
        <w:t>reported</w:t>
      </w:r>
      <w:r w:rsidR="00507379" w:rsidRPr="00492FB8">
        <w:rPr>
          <w:color w:val="EE0000"/>
          <w:spacing w:val="-2"/>
        </w:rPr>
        <w:t xml:space="preserve"> </w:t>
      </w:r>
      <w:r w:rsidR="0094378C" w:rsidRPr="00115729">
        <w:rPr>
          <w:spacing w:val="-2"/>
        </w:rPr>
        <w:t>AI</w:t>
      </w:r>
      <w:r w:rsidR="00E2362B">
        <w:rPr>
          <w:spacing w:val="-2"/>
        </w:rPr>
        <w:t xml:space="preserve"> in </w:t>
      </w:r>
      <w:r w:rsidR="0094378C" w:rsidRPr="00115729">
        <w:rPr>
          <w:spacing w:val="-2"/>
        </w:rPr>
        <w:t>24.23%, using</w:t>
      </w:r>
      <w:r w:rsidR="001C6B96" w:rsidRPr="00115729">
        <w:rPr>
          <w:spacing w:val="-2"/>
        </w:rPr>
        <w:t xml:space="preserve"> a </w:t>
      </w:r>
      <w:r w:rsidR="0094378C" w:rsidRPr="00115729">
        <w:rPr>
          <w:spacing w:val="-2"/>
        </w:rPr>
        <w:t xml:space="preserve">cortisol cutoff of </w:t>
      </w:r>
      <w:r w:rsidR="001C6B96" w:rsidRPr="00115729">
        <w:rPr>
          <w:spacing w:val="-2"/>
        </w:rPr>
        <w:t xml:space="preserve">less than </w:t>
      </w:r>
      <w:r w:rsidR="0094378C" w:rsidRPr="00115729">
        <w:rPr>
          <w:spacing w:val="-2"/>
        </w:rPr>
        <w:t>500 nmol/L</w:t>
      </w:r>
      <w:r w:rsidR="007A223E">
        <w:rPr>
          <w:spacing w:val="-2"/>
        </w:rPr>
        <w:t>,</w:t>
      </w:r>
      <w:r w:rsidR="0094378C" w:rsidRPr="00115729">
        <w:rPr>
          <w:spacing w:val="-2"/>
        </w:rPr>
        <w:t xml:space="preserve"> following </w:t>
      </w:r>
      <w:r w:rsidR="002C47FD">
        <w:rPr>
          <w:spacing w:val="-2"/>
        </w:rPr>
        <w:t>the</w:t>
      </w:r>
      <w:r w:rsidR="0094378C" w:rsidRPr="00115729">
        <w:rPr>
          <w:spacing w:val="-2"/>
        </w:rPr>
        <w:t xml:space="preserve"> 250 µg tetracosactide test</w:t>
      </w:r>
      <w:r w:rsidR="00707B10">
        <w:rPr>
          <w:spacing w:val="-2"/>
        </w:rPr>
        <w:t xml:space="preserve"> </w:t>
      </w:r>
      <w:r w:rsidR="00AF38E4" w:rsidRPr="00F57AB8">
        <w:rPr>
          <w:b/>
          <w:bCs/>
          <w:spacing w:val="-2"/>
        </w:rPr>
        <w:fldChar w:fldCharType="begin"/>
      </w:r>
      <w:r w:rsidR="006856DB">
        <w:rPr>
          <w:b/>
          <w:bCs/>
          <w:spacing w:val="-2"/>
        </w:rPr>
        <w:instrText xml:space="preserve"> ADDIN EN.CITE &lt;EndNote&gt;&lt;Cite&gt;&lt;Author&gt;Sharma&lt;/Author&gt;&lt;Year&gt;2018&lt;/Year&gt;&lt;RecNum&gt;189&lt;/RecNum&gt;&lt;IDText&gt;Presence, patterns &amp;amp; predictors of hypocortisolism in patients with HIV infection in India&lt;/IDText&gt;&lt;DisplayText&gt;[15]&lt;/DisplayText&gt;&lt;record&gt;&lt;rec-number&gt;189&lt;/rec-number&gt;&lt;foreign-keys&gt;&lt;key app="EN" db-id="rewvwzsvn202d4e5t29x5fd7pewtw95ezet0" timestamp="1763137308" guid="54571be3-ffad-49e3-b785-21007c50c60e"&gt;189&lt;/key&gt;&lt;/foreign-keys&gt;&lt;ref-type name="Journal Article"&gt;17&lt;/ref-type&gt;&lt;contributors&gt;&lt;authors&gt;&lt;author&gt;Sharma, Neera&lt;/author&gt;&lt;author&gt;Sharma, Lokesh Kumar&lt;/author&gt;&lt;author&gt;Anand, Atul&lt;/author&gt;&lt;author&gt;Gadpayle, Adesh Kisanji&lt;/author&gt;&lt;author&gt;Gaurav, Kumar&lt;/author&gt;&lt;author&gt;Mukherjee, Sabyasachi&lt;/author&gt;&lt;author&gt;Kulshreshtha, Bindu&lt;/author&gt;&lt;author&gt;Dutta, Deep&lt;/author&gt;&lt;/authors&gt;&lt;/contributors&gt;&lt;titles&gt;&lt;title&gt;Presence, patterns &amp;amp; predictors of hypocortisolism in patients with HIV infection in India&lt;/title&gt;&lt;secondary-title&gt;Indian Journal of Medical Research&lt;/secondary-title&gt;&lt;/titles&gt;&lt;periodical&gt;&lt;full-title&gt;Indian Journal of Medical Research&lt;/full-title&gt;&lt;/periodical&gt;&lt;pages&gt;142-150&lt;/pages&gt;&lt;volume&gt;147&lt;/volume&gt;&lt;number&gt;2&lt;/number&gt;&lt;dates&gt;&lt;year&gt;2018&lt;/year&gt;&lt;/dates&gt;&lt;isbn&gt;0971-5916&lt;/isbn&gt;&lt;urls&gt;&lt;/urls&gt;&lt;/record&gt;&lt;/Cite&gt;&lt;/EndNote&gt;</w:instrText>
      </w:r>
      <w:r w:rsidR="00AF38E4" w:rsidRPr="00F57AB8">
        <w:rPr>
          <w:b/>
          <w:bCs/>
          <w:spacing w:val="-2"/>
        </w:rPr>
        <w:fldChar w:fldCharType="separate"/>
      </w:r>
      <w:r w:rsidR="006856DB">
        <w:rPr>
          <w:b/>
          <w:bCs/>
          <w:noProof/>
          <w:spacing w:val="-2"/>
        </w:rPr>
        <w:t>[15]</w:t>
      </w:r>
      <w:r w:rsidR="00AF38E4" w:rsidRPr="00F57AB8">
        <w:rPr>
          <w:b/>
          <w:bCs/>
          <w:spacing w:val="-2"/>
        </w:rPr>
        <w:fldChar w:fldCharType="end"/>
      </w:r>
      <w:r w:rsidR="0094378C" w:rsidRPr="00F57AB8">
        <w:rPr>
          <w:b/>
          <w:bCs/>
          <w:spacing w:val="-2"/>
        </w:rPr>
        <w:t>.</w:t>
      </w:r>
    </w:p>
    <w:p w14:paraId="2A585556" w14:textId="1E125098" w:rsidR="00AE57BB" w:rsidRDefault="0094378C" w:rsidP="00B90C3E">
      <w:pPr>
        <w:pStyle w:val="BodyText"/>
        <w:spacing w:before="133" w:line="247" w:lineRule="auto"/>
        <w:ind w:left="720" w:right="373"/>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to cardiovascular, malignant and infectious diseases, compared</w:t>
      </w:r>
      <w:r w:rsidR="00707B10">
        <w:rPr>
          <w:spacing w:val="-2"/>
        </w:rPr>
        <w:t xml:space="preserve"> with </w:t>
      </w:r>
      <w:r w:rsidRPr="00F77AAA">
        <w:rPr>
          <w:spacing w:val="-2"/>
        </w:rPr>
        <w:t xml:space="preserve">background </w:t>
      </w:r>
      <w:r w:rsidR="002F7B5D" w:rsidRPr="00F77AAA">
        <w:rPr>
          <w:spacing w:val="-2"/>
        </w:rPr>
        <w:t xml:space="preserve">populations </w:t>
      </w:r>
      <w:r w:rsidR="00AF38E4" w:rsidRPr="00741536">
        <w:rPr>
          <w:b/>
          <w:bCs/>
          <w:spacing w:val="-2"/>
        </w:rPr>
        <w:fldChar w:fldCharType="begin"/>
      </w:r>
      <w:r w:rsidR="00D1474B">
        <w:rPr>
          <w:b/>
          <w:bCs/>
          <w:spacing w:val="-2"/>
        </w:rPr>
        <w:instrText xml:space="preserve"> ADDIN EN.CITE &lt;EndNote&gt;&lt;Cite&gt;&lt;Author&gt;Husebye&lt;/Author&gt;&lt;Year&gt;2021&lt;/Year&gt;&lt;RecNum&gt;183&lt;/RecNum&gt;&lt;IDText&gt;Adrenal insufficiency&lt;/IDText&gt;&lt;DisplayText&gt;[10, 16]&lt;/DisplayText&gt;&lt;record&gt;&lt;rec-number&gt;183&lt;/rec-number&gt;&lt;foreign-keys&gt;&lt;key app="EN" db-id="rewvwzsvn202d4e5t29x5fd7pewtw95ezet0" timestamp="1763137308" guid="186d028e-b878-433f-989d-88ccb511353a"&gt;183&lt;/key&gt;&lt;/foreign-keys&gt;&lt;ref-type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Cite&gt;&lt;Author&gt;Bergthorsdottir&lt;/Author&gt;&lt;Year&gt;2006&lt;/Year&gt;&lt;RecNum&gt;63&lt;/RecNum&gt;&lt;record&gt;&lt;rec-number&gt;63&lt;/rec-number&gt;&lt;foreign-keys&gt;&lt;key app="EN" db-id="rewvwzsvn202d4e5t29x5fd7pewtw95ezet0" timestamp="1763137308" guid="56a7ee65-9d6f-4d12-b887-42f20839ccb0"&gt;63&lt;/key&gt;&lt;/foreign-keys&gt;&lt;ref-type name="Journal Article"&gt;17&lt;/ref-type&gt;&lt;contributors&gt;&lt;authors&gt;&lt;author&gt;Bergthorsdottir, Ragnhildur&lt;/author&gt;&lt;author&gt;Leonsson-Zachrisson, Maria&lt;/author&gt;&lt;author&gt;Odén, Anders&lt;/author&gt;&lt;author&gt;Johannsson, Gudmundur&lt;/author&gt;&lt;/authors&gt;&lt;/contributors&gt;&lt;titles&gt;&lt;title&gt;Premature mortality in patients with Addison’s disease: a population-based study&lt;/title&gt;&lt;secondary-title&gt;The Journal of Clinical Endocrinology &amp;amp; Metabolism&lt;/secondary-title&gt;&lt;/titles&gt;&lt;periodical&gt;&lt;full-title&gt;The Journal of Clinical Endocrinology &amp;amp; Metabolism&lt;/full-title&gt;&lt;/periodical&gt;&lt;pages&gt;4849-4853&lt;/pages&gt;&lt;volume&gt;91&lt;/volume&gt;&lt;number&gt;12&lt;/number&gt;&lt;dates&gt;&lt;year&gt;2006&lt;/year&gt;&lt;/dates&gt;&lt;isbn&gt;0021-972X&lt;/isbn&gt;&lt;urls&gt;&lt;/urls&gt;&lt;/record&gt;&lt;/Cite&gt;&lt;/EndNote&gt;</w:instrText>
      </w:r>
      <w:r w:rsidR="00AF38E4" w:rsidRPr="00741536">
        <w:rPr>
          <w:b/>
          <w:bCs/>
          <w:spacing w:val="-2"/>
        </w:rPr>
        <w:fldChar w:fldCharType="separate"/>
      </w:r>
      <w:r w:rsidR="00D1474B">
        <w:rPr>
          <w:b/>
          <w:bCs/>
          <w:noProof/>
          <w:spacing w:val="-2"/>
        </w:rPr>
        <w:t>[10, 16]</w:t>
      </w:r>
      <w:r w:rsidR="00AF38E4" w:rsidRPr="00741536">
        <w:rPr>
          <w:b/>
          <w:bCs/>
          <w:spacing w:val="-2"/>
        </w:rPr>
        <w:fldChar w:fldCharType="end"/>
      </w:r>
      <w:r w:rsidRPr="00F77AAA">
        <w:rPr>
          <w:spacing w:val="-2"/>
        </w:rPr>
        <w:t xml:space="preserve">.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 xml:space="preserve">with glucocorticoids during infections and stress-related events confer increased mortality </w:t>
      </w:r>
      <w:r w:rsidR="00AF38E4" w:rsidRPr="00E22F13">
        <w:rPr>
          <w:b/>
          <w:bCs/>
          <w:spacing w:val="-2"/>
        </w:rPr>
        <w:fldChar w:fldCharType="begin"/>
      </w:r>
      <w:r w:rsidR="00D1474B">
        <w:rPr>
          <w:b/>
          <w:bCs/>
          <w:spacing w:val="-2"/>
        </w:rPr>
        <w:instrText xml:space="preserve"> ADDIN EN.CITE &lt;EndNote&gt;&lt;Cite&gt;&lt;Author&gt;Johannsson&lt;/Author&gt;&lt;Year&gt;2015&lt;/Year&gt;&lt;RecNum&gt;0&lt;/RecNum&gt;&lt;IDText&gt;Adrenal insufficiency: review of clinical outcomes with current glucocorticoid replacement therapy&lt;/IDText&gt;&lt;DisplayText&gt;[17]&lt;/DisplayText&gt;&lt;record&gt;&lt;ref-type&gt;17&lt;/ref-type&gt;&lt;contributors&gt;&lt;authors&gt;&lt;author&gt;Johannsson, Gudmundur&lt;/author&gt;&lt;author&gt;Falorni, Alberto&lt;/author&gt;&lt;author&gt;Skrtic, Stanko&lt;/author&gt;&lt;author&gt;Lennernäs, Hans&lt;/author&gt;&lt;author&gt;Quinkler, Marcus&lt;/author&gt;&lt;author&gt;Monson, John P&lt;/author&gt;&lt;author&gt;Stewart, Paul M&lt;/author&gt;&lt;/authors&gt;&lt;/contributors&gt;&lt;titles&gt;&lt;title&gt;Adrenal insufficiency: review of clinical outcomes with current glucocorticoid replacement therapy&lt;/title&gt;&lt;secondary-title&gt;Clinical endocrinology&lt;/secondary-title&gt;&lt;/titles&gt;&lt;dates&gt;&lt;year&gt;2015&lt;/year&gt;&lt;/dates&gt;&lt;pages&gt;2-11&lt;/pages&gt;&lt;volume&gt;82&lt;/volume&gt;&lt;isbn&gt;0300-0664&lt;/isbn&gt;&lt;number&gt;1&lt;/number&gt;&lt;rec-guid&gt;726a602d-628c-4248-a11d-69c2924a63c4&lt;/rec-guid&gt;&lt;rec-usn&gt;75&lt;/rec-usn&gt;&lt;/record&gt;&lt;/Cite&gt;&lt;/EndNote&gt;</w:instrText>
      </w:r>
      <w:r w:rsidR="00AF38E4" w:rsidRPr="00E22F13">
        <w:rPr>
          <w:b/>
          <w:bCs/>
          <w:spacing w:val="-2"/>
        </w:rPr>
        <w:fldChar w:fldCharType="separate"/>
      </w:r>
      <w:r w:rsidR="00D1474B">
        <w:rPr>
          <w:b/>
          <w:bCs/>
          <w:noProof/>
          <w:spacing w:val="-2"/>
        </w:rPr>
        <w:t>[17]</w:t>
      </w:r>
      <w:r w:rsidR="00AF38E4" w:rsidRPr="00E22F13">
        <w:rPr>
          <w:b/>
          <w:bCs/>
          <w:spacing w:val="-2"/>
        </w:rPr>
        <w:fldChar w:fldCharType="end"/>
      </w:r>
      <w:r w:rsidRPr="00F77AAA">
        <w:rPr>
          <w:spacing w:val="-2"/>
        </w:rPr>
        <w:t>.</w:t>
      </w:r>
    </w:p>
    <w:p w14:paraId="325C326F" w14:textId="1E25C737" w:rsidR="005D10B7" w:rsidRPr="00F77AAA" w:rsidRDefault="005D10B7" w:rsidP="00B90C3E">
      <w:pPr>
        <w:pStyle w:val="BodyText"/>
        <w:spacing w:before="133" w:line="247" w:lineRule="auto"/>
        <w:ind w:left="720" w:right="373"/>
        <w:jc w:val="both"/>
        <w:rPr>
          <w:spacing w:val="-2"/>
        </w:rPr>
      </w:pPr>
    </w:p>
    <w:p w14:paraId="3BEF086B" w14:textId="09802608" w:rsidR="00C07A88" w:rsidRPr="005E711A" w:rsidRDefault="00B34230" w:rsidP="00B747A9">
      <w:pPr>
        <w:pStyle w:val="BodyText"/>
        <w:spacing w:line="249" w:lineRule="auto"/>
        <w:ind w:left="720" w:right="373"/>
        <w:jc w:val="both"/>
        <w:sectPr w:rsidR="00C07A88" w:rsidRPr="005E711A" w:rsidSect="002557E9">
          <w:pgSz w:w="12240" w:h="15840"/>
          <w:pgMar w:top="1281" w:right="527" w:bottom="981" w:left="533" w:header="0" w:footer="788" w:gutter="0"/>
          <w:cols w:space="720"/>
        </w:sectPr>
      </w:pPr>
      <w:r>
        <w:rPr>
          <w:spacing w:val="-2"/>
        </w:rPr>
        <w:t>A 2023 UN report</w:t>
      </w:r>
      <w:r w:rsidR="00AE57BB">
        <w:rPr>
          <w:spacing w:val="-2"/>
        </w:rPr>
        <w:t xml:space="preserve"> identified </w:t>
      </w:r>
      <w:r>
        <w:rPr>
          <w:spacing w:val="-2"/>
        </w:rPr>
        <w:t>260</w:t>
      </w:r>
      <w:r w:rsidR="007A223E">
        <w:rPr>
          <w:spacing w:val="-2"/>
        </w:rPr>
        <w:t xml:space="preserve"> </w:t>
      </w:r>
      <w:r>
        <w:rPr>
          <w:spacing w:val="-2"/>
        </w:rPr>
        <w:t>000 AIDS-related Sub-Saharan deaths in 2022</w:t>
      </w:r>
      <w:r w:rsidR="00D1474B">
        <w:rPr>
          <w:spacing w:val="-2"/>
        </w:rPr>
        <w:t xml:space="preserve"> </w:t>
      </w:r>
      <w:r w:rsidR="00474050" w:rsidRPr="00B90C3E">
        <w:rPr>
          <w:b/>
          <w:bCs/>
          <w:spacing w:val="-2"/>
        </w:rPr>
        <w:fldChar w:fldCharType="begin"/>
      </w:r>
      <w:r w:rsidR="00D1474B" w:rsidRPr="00B90C3E">
        <w:rPr>
          <w:b/>
          <w:bCs/>
          <w:spacing w:val="-2"/>
        </w:rPr>
        <w:instrText xml:space="preserve"> ADDIN EN.CITE &lt;EndNote&gt;&lt;Cite&gt;&lt;Author&gt;Tchouakak&lt;/Author&gt;&lt;Year&gt;2024&lt;/Year&gt;&lt;RecNum&gt;201&lt;/RecNum&gt;&lt;DisplayText&gt;[18]&lt;/DisplayText&gt;&lt;record&gt;&lt;rec-number&gt;201&lt;/rec-number&gt;&lt;foreign-keys&gt;&lt;key app="EN" db-id="rewvwzsvn202d4e5t29x5fd7pewtw95ezet0" timestamp="1763137308" guid="8c0e3bdd-d296-4237-b4aa-aff0079432af"&gt;201&lt;/key&gt;&lt;/foreign-keys&gt;&lt;ref-type name="Journal Article"&gt;17&lt;/ref-type&gt;&lt;contributors&gt;&lt;authors&gt;&lt;author&gt;Tchouakak, Adeline&lt;/author&gt;&lt;/authors&gt;&lt;/contributors&gt;&lt;titles&gt;&lt;title&gt;HIV progress raises life expectancy in Africa–UN&lt;/title&gt;&lt;secondary-title&gt;SciDev. net-Health&lt;/secondary-title&gt;&lt;/titles&gt;&lt;periodical&gt;&lt;full-title&gt;SciDev. net-Health&lt;/full-title&gt;&lt;/periodical&gt;&lt;dates&gt;&lt;year&gt;2024&lt;/year&gt;&lt;/dates&gt;&lt;urls&gt;&lt;/urls&gt;&lt;/record&gt;&lt;/Cite&gt;&lt;/EndNote&gt;</w:instrText>
      </w:r>
      <w:r w:rsidR="00474050" w:rsidRPr="00B90C3E">
        <w:rPr>
          <w:b/>
          <w:bCs/>
          <w:spacing w:val="-2"/>
        </w:rPr>
        <w:fldChar w:fldCharType="separate"/>
      </w:r>
      <w:r w:rsidR="00D1474B" w:rsidRPr="00B90C3E">
        <w:rPr>
          <w:b/>
          <w:bCs/>
          <w:noProof/>
          <w:spacing w:val="-2"/>
        </w:rPr>
        <w:t>[18]</w:t>
      </w:r>
      <w:r w:rsidR="00474050" w:rsidRPr="00B90C3E">
        <w:rPr>
          <w:b/>
          <w:bCs/>
          <w:spacing w:val="-2"/>
        </w:rPr>
        <w:fldChar w:fldCharType="end"/>
      </w:r>
      <w:r w:rsidRPr="003762D5">
        <w:rPr>
          <w:spacing w:val="-2"/>
        </w:rPr>
        <w:t>.</w:t>
      </w:r>
      <w:r>
        <w:rPr>
          <w:spacing w:val="-2"/>
        </w:rPr>
        <w:t xml:space="preserve"> As AIDS can predispose to AI, we hypothesi</w:t>
      </w:r>
      <w:r w:rsidR="002C47FD">
        <w:rPr>
          <w:spacing w:val="-2"/>
        </w:rPr>
        <w:t>s</w:t>
      </w:r>
      <w:r>
        <w:rPr>
          <w:spacing w:val="-2"/>
        </w:rPr>
        <w:t>ed that</w:t>
      </w:r>
      <w:r w:rsidR="00E2362B">
        <w:rPr>
          <w:spacing w:val="-2"/>
        </w:rPr>
        <w:t xml:space="preserve"> coexistent </w:t>
      </w:r>
      <w:r w:rsidR="0094378C" w:rsidRPr="00115729">
        <w:rPr>
          <w:spacing w:val="-2"/>
        </w:rPr>
        <w:t>AI among patients with advanced HIV</w:t>
      </w:r>
      <w:r w:rsidR="007A223E">
        <w:rPr>
          <w:spacing w:val="-2"/>
        </w:rPr>
        <w:t>,</w:t>
      </w:r>
      <w:r w:rsidR="0094378C" w:rsidRPr="00115729">
        <w:rPr>
          <w:spacing w:val="-2"/>
        </w:rPr>
        <w:t xml:space="preserve"> may accelerate mortality. Our objectives were to determine the incidence of AI among ill, hospitali</w:t>
      </w:r>
      <w:r w:rsidR="002C47FD">
        <w:rPr>
          <w:spacing w:val="-2"/>
        </w:rPr>
        <w:t>s</w:t>
      </w:r>
      <w:r w:rsidR="0094378C" w:rsidRPr="00115729">
        <w:rPr>
          <w:spacing w:val="-2"/>
        </w:rPr>
        <w:t>ed HIV-infected patients.</w:t>
      </w:r>
      <w:r w:rsidR="00E2362B">
        <w:rPr>
          <w:spacing w:val="-2"/>
        </w:rPr>
        <w:t xml:space="preserve"> We also </w:t>
      </w:r>
      <w:r w:rsidR="0094378C" w:rsidRPr="00115729">
        <w:rPr>
          <w:spacing w:val="-2"/>
        </w:rPr>
        <w:t>wished to explore the positive predictive clinical and biochemical characteristics</w:t>
      </w:r>
      <w:r w:rsidR="007A223E">
        <w:rPr>
          <w:spacing w:val="-2"/>
        </w:rPr>
        <w:t xml:space="preserve"> of </w:t>
      </w:r>
      <w:r w:rsidR="0094378C" w:rsidRPr="00115729">
        <w:rPr>
          <w:spacing w:val="-2"/>
        </w:rPr>
        <w:t>AI, and predictors for survival. Moreover, we</w:t>
      </w:r>
      <w:r w:rsidR="00D72460">
        <w:rPr>
          <w:spacing w:val="-2"/>
        </w:rPr>
        <w:t xml:space="preserve"> wished to evaluate whether </w:t>
      </w:r>
      <w:r w:rsidR="0094378C" w:rsidRPr="00115729">
        <w:rPr>
          <w:spacing w:val="-2"/>
        </w:rPr>
        <w:t>artificial intelligence</w:t>
      </w:r>
      <w:r w:rsidR="00D72460">
        <w:rPr>
          <w:spacing w:val="-2"/>
        </w:rPr>
        <w:t xml:space="preserve"> could </w:t>
      </w:r>
      <w:r w:rsidR="0094378C" w:rsidRPr="00115729">
        <w:rPr>
          <w:spacing w:val="-2"/>
        </w:rPr>
        <w:t>correctly diagnose AI</w:t>
      </w:r>
      <w:r w:rsidR="005F3484">
        <w:rPr>
          <w:spacing w:val="-2"/>
        </w:rPr>
        <w:t xml:space="preserve"> and </w:t>
      </w:r>
      <w:r w:rsidR="002C47FD">
        <w:rPr>
          <w:spacing w:val="-2"/>
        </w:rPr>
        <w:t xml:space="preserve">its utility in diagnosing AI </w:t>
      </w:r>
      <w:r w:rsidR="00F33A48">
        <w:rPr>
          <w:spacing w:val="-2"/>
        </w:rPr>
        <w:t>with advanced HIV</w:t>
      </w:r>
      <w:r w:rsidR="00967EAC">
        <w:rPr>
          <w:spacing w:val="-2"/>
        </w:rPr>
        <w:t>.</w:t>
      </w:r>
    </w:p>
    <w:p w14:paraId="3BE24622" w14:textId="4208B5C4" w:rsidR="005D10B7" w:rsidRPr="005E711A" w:rsidRDefault="0094378C" w:rsidP="00B90C3E">
      <w:pPr>
        <w:pStyle w:val="Heading1"/>
        <w:spacing w:before="74" w:after="240"/>
        <w:ind w:left="0" w:right="373"/>
      </w:pPr>
      <w:r w:rsidRPr="6D8D3595">
        <w:rPr>
          <w:color w:val="000000" w:themeColor="text1"/>
        </w:rPr>
        <w:lastRenderedPageBreak/>
        <w:t xml:space="preserve">Materials and </w:t>
      </w:r>
      <w:r w:rsidR="00410ED0" w:rsidRPr="6D8D3595">
        <w:rPr>
          <w:color w:val="000000" w:themeColor="text1"/>
        </w:rPr>
        <w:t>M</w:t>
      </w:r>
      <w:r w:rsidRPr="6D8D3595">
        <w:rPr>
          <w:color w:val="000000" w:themeColor="text1"/>
        </w:rPr>
        <w:t>ethods</w:t>
      </w:r>
    </w:p>
    <w:p w14:paraId="3E9641E3" w14:textId="3FA6F1B8" w:rsidR="00BB78A3" w:rsidRPr="00410ED0" w:rsidRDefault="0094378C" w:rsidP="009E2BB3">
      <w:pPr>
        <w:pStyle w:val="BodyText"/>
        <w:spacing w:before="74" w:after="240"/>
        <w:ind w:right="373"/>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w:t>
      </w:r>
      <w:r w:rsidR="00930CEC">
        <w:t>R</w:t>
      </w:r>
      <w:r w:rsidRPr="00BB78A3">
        <w:t xml:space="preserve">esearch and </w:t>
      </w:r>
      <w:r w:rsidR="00930CEC">
        <w:t>E</w:t>
      </w:r>
      <w:r w:rsidRPr="00BB78A3">
        <w:t>thics committee endorsed retrospective informed consent,</w:t>
      </w:r>
      <w:r w:rsidR="00657A25">
        <w:t xml:space="preserve"> to limit bias </w:t>
      </w:r>
      <w:r w:rsidRPr="00BB78A3">
        <w:t xml:space="preserve">and an equal opportunity for life-saving treatment. </w:t>
      </w:r>
      <w:r w:rsidR="00AE57BB">
        <w:t xml:space="preserve"> </w:t>
      </w:r>
      <w:r w:rsidRPr="00BB78A3">
        <w:t>Approval to conduct the study (HREC 163/2015) was obtained from the University of Cape Town Faculty of Health Sciences, Human Research and Ethics Committee,</w:t>
      </w:r>
      <w:r w:rsidR="00657A25">
        <w:t xml:space="preserve"> endorsing the 2013 </w:t>
      </w:r>
      <w:r w:rsidRPr="00BB78A3">
        <w:t>declaration of Helsinki</w:t>
      </w:r>
      <w:r w:rsidR="00657A25">
        <w:t>.</w:t>
      </w:r>
    </w:p>
    <w:p w14:paraId="7FF00B37"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7F9B73F1" w:rsidR="00BB78A3" w:rsidRPr="00355E56" w:rsidRDefault="0094378C" w:rsidP="00B90C3E">
      <w:pPr>
        <w:pStyle w:val="BodyText"/>
        <w:spacing w:before="134"/>
        <w:ind w:right="373"/>
        <w:jc w:val="both"/>
      </w:pPr>
      <w:r w:rsidRPr="00355E56">
        <w:t>Inclusion criteria</w:t>
      </w:r>
      <w:r w:rsidR="00AF38B0">
        <w:t xml:space="preserve"> included age </w:t>
      </w:r>
      <w:r w:rsidR="00657A25">
        <w:t>18 years and older</w:t>
      </w:r>
      <w:r w:rsidRPr="00355E56">
        <w:t>, a CD4 count of 100</w:t>
      </w:r>
      <w:r w:rsidR="00671952">
        <w:t xml:space="preserve"> cells</w:t>
      </w:r>
      <w:r w:rsidR="00657A25">
        <w:t>/</w:t>
      </w:r>
      <w:r w:rsidRPr="00355E56">
        <w:t>mm</w:t>
      </w:r>
      <w:r w:rsidRPr="00406DF7">
        <w:rPr>
          <w:vertAlign w:val="superscript"/>
        </w:rPr>
        <w:t>3</w:t>
      </w:r>
      <w:r w:rsidRPr="00355E56">
        <w:t xml:space="preserve"> or fewer and an </w:t>
      </w:r>
      <w:r w:rsidR="00BA1BED" w:rsidRPr="00355E56">
        <w:t>intercurrent</w:t>
      </w:r>
      <w:r w:rsidR="00AE57BB">
        <w:t xml:space="preserve"> OI</w:t>
      </w:r>
      <w:r w:rsidRPr="00355E56">
        <w:t>. The use of oral, topical or inhaled steroids in the previous 3 months</w:t>
      </w:r>
      <w:r w:rsidR="00D70062">
        <w:t xml:space="preserve"> was an exclusion</w:t>
      </w:r>
      <w:r w:rsidR="00930CEC">
        <w:t xml:space="preserve"> criterion</w:t>
      </w:r>
      <w:r w:rsidR="00507379">
        <w:t>.</w:t>
      </w:r>
      <w:r w:rsidR="00D70062">
        <w:t xml:space="preserve"> </w:t>
      </w:r>
    </w:p>
    <w:p w14:paraId="79E1C275" w14:textId="77777777" w:rsidR="005D10B7" w:rsidRPr="00410ED0" w:rsidRDefault="0094378C" w:rsidP="00B90C3E">
      <w:pPr>
        <w:pStyle w:val="Heading1"/>
        <w:spacing w:before="138"/>
        <w:ind w:left="0" w:right="373"/>
      </w:pPr>
      <w:r w:rsidRPr="00410ED0">
        <w:t>Data extraction</w:t>
      </w:r>
    </w:p>
    <w:p w14:paraId="64EDEACD" w14:textId="6DC0D056" w:rsidR="005D10B7" w:rsidRPr="00355E56" w:rsidRDefault="00AE57BB" w:rsidP="00B90C3E">
      <w:pPr>
        <w:pStyle w:val="BodyText"/>
        <w:spacing w:before="134"/>
        <w:ind w:right="373"/>
        <w:jc w:val="both"/>
      </w:pPr>
      <w:r>
        <w:t xml:space="preserve">Samples were </w:t>
      </w:r>
      <w:r w:rsidR="0094378C" w:rsidRPr="00355E56">
        <w:t>taken for random serum cortisol and plasma ACTH between 08:00 and 09:00 on the day of enrolment</w:t>
      </w:r>
      <w:r w:rsidR="009965F8">
        <w:t xml:space="preserve"> and were </w:t>
      </w:r>
      <w:r w:rsidR="00967EAC">
        <w:t>analy</w:t>
      </w:r>
      <w:r w:rsidR="00930CEC">
        <w:t>s</w:t>
      </w:r>
      <w:r w:rsidR="00967EAC">
        <w:t>ed</w:t>
      </w:r>
      <w:r w:rsidR="009965F8">
        <w:t xml:space="preserve"> </w:t>
      </w:r>
      <w:r w:rsidR="0094378C" w:rsidRPr="00355E56">
        <w:t xml:space="preserve">at a private accredited laboratory. Demographic and clinical data were obtained. </w:t>
      </w:r>
      <w:r w:rsidR="00AF38B0">
        <w:t xml:space="preserve">Routine </w:t>
      </w:r>
      <w:r w:rsidR="0094378C" w:rsidRPr="00355E56">
        <w:t>biochemistry, haematology and microbiology were extracted from the National Health Laboratory Service (NHLS) repository.</w:t>
      </w:r>
      <w:r w:rsidR="00AF38B0">
        <w:t xml:space="preserve">  If the </w:t>
      </w:r>
      <w:r w:rsidR="0094378C" w:rsidRPr="00355E56">
        <w:t xml:space="preserve">serum cortisol was </w:t>
      </w:r>
      <w:r w:rsidR="00942B4D">
        <w:t>&lt;</w:t>
      </w:r>
      <w:r w:rsidR="0094378C" w:rsidRPr="00355E56">
        <w:t xml:space="preserve">500 nmol/L, a short 250 µg intravenous tetracosactide </w:t>
      </w:r>
      <w:r w:rsidR="00930CEC">
        <w:t xml:space="preserve">(Synacthen) </w:t>
      </w:r>
      <w:r w:rsidR="0094378C" w:rsidRPr="00355E56">
        <w:t>stimulation test was performed, usually on the</w:t>
      </w:r>
      <w:r w:rsidR="009965F8">
        <w:t xml:space="preserve"> subsequent day after admission</w:t>
      </w:r>
      <w:r w:rsidR="0094378C" w:rsidRPr="00355E56">
        <w:t>. For those who did not undergo the stimulation test, a random cortisol &lt;140 nmol/L w</w:t>
      </w:r>
      <w:r w:rsidR="00930CEC">
        <w:t>as</w:t>
      </w:r>
      <w:r w:rsidR="0094378C" w:rsidRPr="00355E56">
        <w:t xml:space="preserve"> assumed to </w:t>
      </w:r>
      <w:r w:rsidR="00930CEC">
        <w:t xml:space="preserve">indicate </w:t>
      </w:r>
      <w:r w:rsidR="0094378C" w:rsidRPr="00355E56">
        <w:t>AI, those with a serum cortisol between 141 nmol/L</w:t>
      </w:r>
      <w:r w:rsidR="009965F8">
        <w:t xml:space="preserve"> and </w:t>
      </w:r>
      <w:r w:rsidR="0094378C" w:rsidRPr="00355E56">
        <w:t xml:space="preserve">274 nmol/L were considered </w:t>
      </w:r>
      <w:r w:rsidR="00930CEC">
        <w:t>‘</w:t>
      </w:r>
      <w:r w:rsidR="0094378C" w:rsidRPr="00355E56">
        <w:t>likely</w:t>
      </w:r>
      <w:r w:rsidR="00930CEC">
        <w:t>’</w:t>
      </w:r>
      <w:r w:rsidR="0094378C" w:rsidRPr="00355E56">
        <w:t xml:space="preserve"> to have AI and those with cortisol &gt;274 nmol/L were considered unlikely to have AI </w:t>
      </w:r>
      <w:r w:rsidR="00B06159" w:rsidRPr="00C2378F">
        <w:rPr>
          <w:b/>
          <w:bCs/>
        </w:rPr>
        <w:fldChar w:fldCharType="begin"/>
      </w:r>
      <w:r w:rsidR="00D1474B">
        <w:rPr>
          <w:b/>
          <w:bCs/>
        </w:rPr>
        <w:instrText xml:space="preserve"> ADDIN EN.CITE &lt;EndNote&gt;&lt;Cite&gt;&lt;Author&gt;Druce&lt;/Author&gt;&lt;Year&gt;2022&lt;/Year&gt;&lt;RecNum&gt;193&lt;/RecNum&gt;&lt;IDText&gt;Routine screening for central and primary adrenal insufficiency during immune-checkpoint inhibitor therapy: an endocrinology perspective for oncologists&lt;/IDText&gt;&lt;DisplayText&gt;[19]&lt;/DisplayText&gt;&lt;record&gt;&lt;rec-number&gt;193&lt;/rec-number&gt;&lt;foreign-keys&gt;&lt;key app="EN" db-id="rewvwzsvn202d4e5t29x5fd7pewtw95ezet0" timestamp="1763137308" guid="cdc9058a-f259-4033-8b3b-ab153e136d32"&gt;193&lt;/key&gt;&lt;/foreign-keys&gt;&lt;ref-type name="Journal Article"&gt;17&lt;/ref-type&gt;&lt;contributors&gt;&lt;authors&gt;&lt;author&gt;Druce, Irena&lt;/author&gt;&lt;author&gt;Tawagi, Karine&lt;/author&gt;&lt;author&gt;Shaw, Julie LV&lt;/author&gt;&lt;author&gt;Ibrahim, Andrea&lt;/author&gt;&lt;author&gt;Lochnan, Heather&lt;/author&gt;&lt;author&gt;Ong, Michael&lt;/author&gt;&lt;/authors&gt;&lt;/contributors&gt;&lt;titles&gt;&lt;title&gt;Routine screening for central and primary adrenal insufficiency during immune-checkpoint inhibitor therapy: an endocrinology perspective for oncologists&lt;/title&gt;&lt;secondary-title&gt;Current Oncology&lt;/secondary-title&gt;&lt;/titles&gt;&lt;periodical&gt;&lt;full-title&gt;Current Oncology&lt;/full-title&gt;&lt;/periodical&gt;&lt;pages&gt;4665-4677&lt;/pages&gt;&lt;volume&gt;29&lt;/volume&gt;&lt;number&gt;7&lt;/number&gt;&lt;dates&gt;&lt;year&gt;2022&lt;/year&gt;&lt;/dates&gt;&lt;isbn&gt;1718-7729&lt;/isbn&gt;&lt;urls&gt;&lt;/urls&gt;&lt;/record&gt;&lt;/Cite&gt;&lt;/EndNote&gt;</w:instrText>
      </w:r>
      <w:r w:rsidR="00B06159" w:rsidRPr="00C2378F">
        <w:rPr>
          <w:b/>
          <w:bCs/>
        </w:rPr>
        <w:fldChar w:fldCharType="separate"/>
      </w:r>
      <w:r w:rsidR="00D1474B">
        <w:rPr>
          <w:b/>
          <w:bCs/>
          <w:noProof/>
        </w:rPr>
        <w:t>[19]</w:t>
      </w:r>
      <w:r w:rsidR="00B06159" w:rsidRPr="00C2378F">
        <w:rPr>
          <w:b/>
          <w:bCs/>
        </w:rPr>
        <w:fldChar w:fldCharType="end"/>
      </w:r>
      <w:r w:rsidR="0094378C" w:rsidRPr="00355E56">
        <w:t xml:space="preserve">, </w:t>
      </w:r>
    </w:p>
    <w:p w14:paraId="71015ADD"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47D3D98A" w:rsidR="00410ED0" w:rsidRPr="00355E56" w:rsidRDefault="0094378C" w:rsidP="00B90C3E">
      <w:pPr>
        <w:pStyle w:val="BodyText"/>
        <w:spacing w:before="134"/>
        <w:ind w:right="373"/>
        <w:jc w:val="both"/>
      </w:pPr>
      <w:r w:rsidRPr="00355E56">
        <w:t xml:space="preserve">We utilised the Roche COBAS electrochemiluminescence immunoassay (ECLIA) tests to measure both serum cortisol and plasma ACTH. </w:t>
      </w:r>
    </w:p>
    <w:p w14:paraId="4B465884" w14:textId="77777777" w:rsidR="00355E56" w:rsidRDefault="0094378C" w:rsidP="00B90C3E">
      <w:pPr>
        <w:pStyle w:val="Heading2"/>
        <w:spacing w:before="138"/>
        <w:ind w:right="373"/>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0D0FC3DC" w:rsidR="005D10B7" w:rsidRPr="005E711A" w:rsidRDefault="0094378C" w:rsidP="00B90C3E">
      <w:pPr>
        <w:pStyle w:val="BodyText"/>
        <w:spacing w:before="134"/>
        <w:ind w:right="373"/>
        <w:jc w:val="both"/>
      </w:pPr>
      <w:r w:rsidRPr="00355E56">
        <w:t>Serum cortisol concentrations were assayed on the Roche Cobas 6000 e601 platform, using the Elecsys Cortisol II antibody</w:t>
      </w:r>
      <w:r w:rsidR="00AE57BB">
        <w:t xml:space="preserve">, </w:t>
      </w:r>
      <w:r w:rsidRPr="00355E56">
        <w:t>determined by ECLIA. This method</w:t>
      </w:r>
      <w:r w:rsidR="00BA1BED" w:rsidRPr="00355E56">
        <w:t xml:space="preserve"> was </w:t>
      </w:r>
      <w:r w:rsidR="00AF38B0" w:rsidRPr="00355E56">
        <w:t>standard</w:t>
      </w:r>
      <w:r w:rsidR="00AF38B0">
        <w:t>i</w:t>
      </w:r>
      <w:r w:rsidR="00AF38B0" w:rsidRPr="00355E56">
        <w:t xml:space="preserve">zed </w:t>
      </w:r>
      <w:r w:rsidRPr="00355E56">
        <w:t>against the institute for reference materials and measurements (IRMM)/IFCC-45 panel. The assay range for serum cortisol</w:t>
      </w:r>
      <w:r w:rsidR="00AF38B0">
        <w:t xml:space="preserve"> was </w:t>
      </w:r>
      <w:r w:rsidRPr="00355E56">
        <w:t xml:space="preserve">from 1.5 nmol/L to 1750 nmol/L, with a limit of detection (LOD) of 1.5 nmol/L </w:t>
      </w:r>
      <w:r w:rsidR="00345E77"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345E77" w:rsidRPr="00C2378F">
        <w:rPr>
          <w:b/>
          <w:bCs/>
        </w:rPr>
        <w:fldChar w:fldCharType="separate"/>
      </w:r>
      <w:r w:rsidR="00D1474B">
        <w:rPr>
          <w:b/>
          <w:bCs/>
          <w:noProof/>
        </w:rPr>
        <w:t>[20]</w:t>
      </w:r>
      <w:r w:rsidR="00345E77" w:rsidRPr="00C2378F">
        <w:rPr>
          <w:b/>
          <w:bCs/>
        </w:rPr>
        <w:fldChar w:fldCharType="end"/>
      </w:r>
      <w:r w:rsidRPr="00355E56">
        <w:t>.</w:t>
      </w:r>
    </w:p>
    <w:p w14:paraId="669016FC" w14:textId="77777777" w:rsidR="005D10B7" w:rsidRPr="00912706" w:rsidRDefault="0094378C" w:rsidP="00B90C3E">
      <w:pPr>
        <w:pStyle w:val="Heading2"/>
        <w:spacing w:before="138"/>
        <w:ind w:right="373"/>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The tetracosactide test</w:t>
      </w:r>
    </w:p>
    <w:p w14:paraId="41660E3C" w14:textId="000D83D2" w:rsidR="00090D5B" w:rsidRPr="005E711A" w:rsidRDefault="00AF38B0" w:rsidP="00B90C3E">
      <w:pPr>
        <w:pStyle w:val="BodyText"/>
        <w:spacing w:before="134" w:line="242" w:lineRule="auto"/>
        <w:ind w:right="373"/>
        <w:jc w:val="both"/>
      </w:pPr>
      <w:r>
        <w:t xml:space="preserve">Plasma </w:t>
      </w:r>
      <w:r w:rsidR="0094378C" w:rsidRPr="005E711A">
        <w:t>ACTH</w:t>
      </w:r>
      <w:r w:rsidR="009965F8">
        <w:t xml:space="preserve"> and serum cortisol</w:t>
      </w:r>
      <w:r w:rsidR="0094378C" w:rsidRPr="00C65FF3">
        <w:t xml:space="preserve"> </w:t>
      </w:r>
      <w:r w:rsidR="0094378C" w:rsidRPr="005E711A">
        <w:t>were</w:t>
      </w:r>
      <w:r w:rsidR="0094378C" w:rsidRPr="00C65FF3">
        <w:t xml:space="preserve"> </w:t>
      </w:r>
      <w:r w:rsidR="0094378C" w:rsidRPr="005E711A">
        <w:t>collected</w:t>
      </w:r>
      <w:r w:rsidR="0094378C" w:rsidRPr="00C65FF3">
        <w:t xml:space="preserve"> </w:t>
      </w:r>
      <w:r w:rsidR="0094378C" w:rsidRPr="005E711A">
        <w:t>immediately prior to</w:t>
      </w:r>
      <w:r>
        <w:t xml:space="preserve"> administering </w:t>
      </w:r>
      <w:r w:rsidR="0094378C" w:rsidRPr="005E711A">
        <w:t xml:space="preserve">250 µg of synthetic ACTH intravenously at 0 minutes and were submitted to the National Health Laboratory Services (NHLS). A 30-minute </w:t>
      </w:r>
      <w:r w:rsidR="00BA1BED" w:rsidRPr="005E711A">
        <w:t xml:space="preserve">stimulated </w:t>
      </w:r>
      <w:r w:rsidR="0094378C" w:rsidRPr="00C65FF3">
        <w:t>serum cortisol was taken at the conclusion of the test.</w:t>
      </w:r>
      <w:r w:rsidR="003E7A8D">
        <w:t xml:space="preserve"> AI </w:t>
      </w:r>
      <w:r w:rsidR="0094378C" w:rsidRPr="00C65FF3">
        <w:t>was diagnosed if a 30-minute serum cortisol was less than</w:t>
      </w:r>
      <w:r>
        <w:t xml:space="preserve"> 400 </w:t>
      </w:r>
      <w:r w:rsidR="0094378C" w:rsidRPr="00C65FF3">
        <w:t xml:space="preserve">nmol/L. In patients with confirmed cortisol deficiency, a concomitant plasma ACTH </w:t>
      </w:r>
      <w:r w:rsidR="0094378C" w:rsidRPr="005E711A">
        <w:t>above</w:t>
      </w:r>
      <w:r w:rsidR="0094378C" w:rsidRPr="00C65FF3">
        <w:t xml:space="preserve"> </w:t>
      </w:r>
      <w:r w:rsidR="0094378C" w:rsidRPr="005E711A">
        <w:t>the</w:t>
      </w:r>
      <w:r w:rsidR="0094378C" w:rsidRPr="00C65FF3">
        <w:t xml:space="preserve"> </w:t>
      </w:r>
      <w:r w:rsidR="0094378C" w:rsidRPr="005E711A">
        <w:t>upper</w:t>
      </w:r>
      <w:r w:rsidR="0094378C" w:rsidRPr="00C65FF3">
        <w:t xml:space="preserve"> </w:t>
      </w:r>
      <w:r w:rsidR="0094378C" w:rsidRPr="005E711A">
        <w:t>limit</w:t>
      </w:r>
      <w:r w:rsidR="0094378C" w:rsidRPr="00C65FF3">
        <w:t xml:space="preserve"> </w:t>
      </w:r>
      <w:r w:rsidR="0094378C" w:rsidRPr="005E711A">
        <w:t>of</w:t>
      </w:r>
      <w:r w:rsidR="0094378C" w:rsidRPr="00C65FF3">
        <w:t xml:space="preserve"> </w:t>
      </w:r>
      <w:r w:rsidR="0094378C" w:rsidRPr="005E711A">
        <w:t>the</w:t>
      </w:r>
      <w:r w:rsidR="0094378C" w:rsidRPr="00C65FF3">
        <w:t xml:space="preserve"> </w:t>
      </w:r>
      <w:r w:rsidR="0094378C" w:rsidRPr="005E711A">
        <w:t>reference</w:t>
      </w:r>
      <w:r w:rsidR="0094378C" w:rsidRPr="00C65FF3">
        <w:t xml:space="preserve"> </w:t>
      </w:r>
      <w:r w:rsidR="0094378C" w:rsidRPr="005E711A">
        <w:t>range</w:t>
      </w:r>
      <w:r w:rsidR="0094378C" w:rsidRPr="00C65FF3">
        <w:t xml:space="preserve"> </w:t>
      </w:r>
      <w:r w:rsidR="0094378C" w:rsidRPr="005E711A">
        <w:t>(67.7</w:t>
      </w:r>
      <w:r w:rsidR="0094378C" w:rsidRPr="00C65FF3">
        <w:t xml:space="preserve"> </w:t>
      </w:r>
      <w:r w:rsidR="0094378C" w:rsidRPr="005E711A">
        <w:t>pg/mL)</w:t>
      </w:r>
      <w:r w:rsidR="0094378C" w:rsidRPr="00C65FF3">
        <w:t xml:space="preserve"> </w:t>
      </w:r>
      <w:r w:rsidR="0094378C" w:rsidRPr="005E711A">
        <w:t>was</w:t>
      </w:r>
      <w:r w:rsidR="0094378C" w:rsidRPr="00C65FF3">
        <w:t xml:space="preserve"> </w:t>
      </w:r>
      <w:r w:rsidR="0094378C" w:rsidRPr="005E711A">
        <w:t>consistent</w:t>
      </w:r>
      <w:r w:rsidR="0094378C" w:rsidRPr="00C65FF3">
        <w:t xml:space="preserve"> </w:t>
      </w:r>
      <w:r w:rsidR="0094378C" w:rsidRPr="005E711A">
        <w:t xml:space="preserve">with PAI </w:t>
      </w:r>
      <w:r w:rsidR="00345E77" w:rsidRPr="00C2378F">
        <w:rPr>
          <w:b/>
          <w:bCs/>
        </w:rPr>
        <w:fldChar w:fldCharType="begin"/>
      </w:r>
      <w:r w:rsidR="00D1474B">
        <w:rPr>
          <w:b/>
          <w:bCs/>
        </w:rPr>
        <w:instrText xml:space="preserve"> ADDIN EN.CITE &lt;EndNote&gt;&lt;Cite&gt;&lt;Author&gt;Vogeser&lt;/Author&gt;&lt;Year&gt;2017&lt;/Year&gt;&lt;RecNum&gt;195&lt;/RecNum&gt;&lt;IDText&gt;Multicenter performance evaluation of a second generation cortisol assay&lt;/IDText&gt;&lt;DisplayText&gt;[21]&lt;/DisplayText&gt;&lt;record&gt;&lt;rec-number&gt;195&lt;/rec-number&gt;&lt;foreign-keys&gt;&lt;key app="EN" db-id="rewvwzsvn202d4e5t29x5fd7pewtw95ezet0" timestamp="1763137308" guid="a41ff0d6-fcf9-4a0c-a5cb-454f8ec89512"&gt;195&lt;/key&gt;&lt;/foreign-keys&gt;&lt;ref-type name="Journal Article"&gt;17&lt;/ref-type&gt;&lt;contributors&gt;&lt;authors&gt;&lt;author&gt;Vogeser, Michael&lt;/author&gt;&lt;author&gt;Kratzsch, Jürgen&lt;/author&gt;&lt;author&gt;Ju Bae, Yoon&lt;/author&gt;&lt;author&gt;Bruegel, Mathias&lt;/author&gt;&lt;author&gt;Ceglarek, Uta&lt;/author&gt;&lt;author&gt;Fiers, Tom&lt;/author&gt;&lt;author&gt;Gaudl, Alexander&lt;/author&gt;&lt;author&gt;Kurka, Hedwig&lt;/author&gt;&lt;author&gt;Milczynski, Christoph&lt;/author&gt;&lt;author&gt;Prat Knoll, Cristina&lt;/author&gt;&lt;/authors&gt;&lt;/contributors&gt;&lt;titles&gt;&lt;title&gt;Multicenter performance evaluation of a second generation cortisol assay&lt;/title&gt;&lt;secondary-title&gt;Clinical Chemistry and Laboratory Medicine (CCLM)&lt;/secondary-title&gt;&lt;/titles&gt;&lt;periodical&gt;&lt;full-title&gt;Clinical Chemistry and Laboratory Medicine (CCLM)&lt;/full-title&gt;&lt;/periodical&gt;&lt;pages&gt;826-835&lt;/pages&gt;&lt;volume&gt;55&lt;/volume&gt;&lt;number&gt;6&lt;/number&gt;&lt;dates&gt;&lt;year&gt;2017&lt;/year&gt;&lt;/dates&gt;&lt;isbn&gt;1437-4331&lt;/isbn&gt;&lt;urls&gt;&lt;/urls&gt;&lt;/record&gt;&lt;/Cite&gt;&lt;/EndNote&gt;</w:instrText>
      </w:r>
      <w:r w:rsidR="00345E77" w:rsidRPr="00C2378F">
        <w:rPr>
          <w:b/>
          <w:bCs/>
        </w:rPr>
        <w:fldChar w:fldCharType="separate"/>
      </w:r>
      <w:r w:rsidR="00D1474B">
        <w:rPr>
          <w:b/>
          <w:bCs/>
          <w:noProof/>
        </w:rPr>
        <w:t>[21]</w:t>
      </w:r>
      <w:r w:rsidR="00345E77" w:rsidRPr="00C2378F">
        <w:rPr>
          <w:b/>
          <w:bCs/>
        </w:rPr>
        <w:fldChar w:fldCharType="end"/>
      </w:r>
      <w:r w:rsidR="0094378C" w:rsidRPr="005E711A">
        <w:t>,</w:t>
      </w:r>
      <w:r w:rsidR="0094378C" w:rsidRPr="00C65FF3">
        <w:t xml:space="preserve"> </w:t>
      </w:r>
      <w:r w:rsidR="0094378C" w:rsidRPr="005E711A">
        <w:t>while</w:t>
      </w:r>
      <w:r w:rsidR="0094378C" w:rsidRPr="00C65FF3">
        <w:t xml:space="preserve"> </w:t>
      </w:r>
      <w:r w:rsidR="0094378C" w:rsidRPr="005E711A">
        <w:t>a</w:t>
      </w:r>
      <w:r w:rsidR="0094378C" w:rsidRPr="00C65FF3">
        <w:t xml:space="preserve"> </w:t>
      </w:r>
      <w:r w:rsidR="0094378C" w:rsidRPr="005E711A">
        <w:t>low</w:t>
      </w:r>
      <w:r w:rsidR="0094378C" w:rsidRPr="00C65FF3">
        <w:t xml:space="preserve"> </w:t>
      </w:r>
      <w:r w:rsidR="0094378C" w:rsidRPr="005E711A">
        <w:t>or</w:t>
      </w:r>
      <w:r w:rsidR="0094378C" w:rsidRPr="00C65FF3">
        <w:t xml:space="preserve"> </w:t>
      </w:r>
      <w:r w:rsidR="0094378C" w:rsidRPr="005E711A">
        <w:t>normal</w:t>
      </w:r>
      <w:r w:rsidR="0094378C" w:rsidRPr="00C65FF3">
        <w:t xml:space="preserve"> </w:t>
      </w:r>
      <w:r w:rsidR="0094378C" w:rsidRPr="005E711A">
        <w:t>plasma</w:t>
      </w:r>
      <w:r w:rsidR="0094378C" w:rsidRPr="00C65FF3">
        <w:t xml:space="preserve"> </w:t>
      </w:r>
      <w:r w:rsidR="0094378C" w:rsidRPr="005E711A">
        <w:t>ACTH</w:t>
      </w:r>
      <w:r w:rsidR="0094378C" w:rsidRPr="00C65FF3">
        <w:t xml:space="preserve"> </w:t>
      </w:r>
      <w:r w:rsidR="0094378C" w:rsidRPr="005E711A">
        <w:t>was</w:t>
      </w:r>
      <w:r w:rsidR="0094378C" w:rsidRPr="00C65FF3">
        <w:t xml:space="preserve"> </w:t>
      </w:r>
      <w:r w:rsidR="0094378C" w:rsidRPr="005E711A">
        <w:t>diagnostic</w:t>
      </w:r>
      <w:r w:rsidR="0094378C" w:rsidRPr="00C65FF3">
        <w:t xml:space="preserve"> </w:t>
      </w:r>
      <w:r w:rsidR="0094378C" w:rsidRPr="005E711A">
        <w:t>of</w:t>
      </w:r>
      <w:r w:rsidR="0094378C" w:rsidRPr="00C65FF3">
        <w:t xml:space="preserve"> </w:t>
      </w:r>
      <w:r w:rsidR="0094378C" w:rsidRPr="005E711A">
        <w:t>SAI</w:t>
      </w:r>
      <w:r w:rsidR="0094378C" w:rsidRPr="00C65FF3">
        <w:t xml:space="preserve"> </w:t>
      </w:r>
      <w:r w:rsidR="00273445" w:rsidRPr="00C2378F">
        <w:rPr>
          <w:b/>
          <w:bCs/>
        </w:rPr>
        <w:fldChar w:fldCharType="begin"/>
      </w:r>
      <w:r w:rsidR="00D1474B">
        <w:rPr>
          <w:b/>
          <w:bCs/>
        </w:rPr>
        <w:instrText xml:space="preserve"> ADDIN EN.CITE &lt;EndNote&gt;&lt;Cite&gt;&lt;Author&gt;Holst&lt;/Author&gt;&lt;Year&gt;2007&lt;/Year&gt;&lt;RecNum&gt;194&lt;/RecNum&gt;&lt;IDText&gt;Use of steroid profiles in determining the cause of adrenal insufficiency&lt;/IDText&gt;&lt;DisplayText&gt;[20]&lt;/DisplayText&gt;&lt;record&gt;&lt;rec-number&gt;194&lt;/rec-number&gt;&lt;foreign-keys&gt;&lt;key app="EN" db-id="rewvwzsvn202d4e5t29x5fd7pewtw95ezet0" timestamp="1763137308" guid="3e90051e-c7e3-413f-8d4a-21d7d3bde55d"&gt;194&lt;/key&gt;&lt;/foreign-keys&gt;&lt;ref-type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273445" w:rsidRPr="00C2378F">
        <w:rPr>
          <w:b/>
          <w:bCs/>
        </w:rPr>
        <w:fldChar w:fldCharType="separate"/>
      </w:r>
      <w:r w:rsidR="00D1474B">
        <w:rPr>
          <w:b/>
          <w:bCs/>
          <w:noProof/>
        </w:rPr>
        <w:t>[20]</w:t>
      </w:r>
      <w:r w:rsidR="00273445" w:rsidRPr="00C2378F">
        <w:rPr>
          <w:b/>
          <w:bCs/>
        </w:rPr>
        <w:fldChar w:fldCharType="end"/>
      </w:r>
      <w:r w:rsidR="0094378C" w:rsidRPr="005E711A">
        <w:t>.</w:t>
      </w:r>
      <w:r w:rsidR="00DD2FF1">
        <w:t xml:space="preserve"> The </w:t>
      </w:r>
      <w:r w:rsidR="0094378C" w:rsidRPr="005E711A">
        <w:t>sensitivity and specificity</w:t>
      </w:r>
      <w:r w:rsidR="0094378C" w:rsidRPr="00C65FF3">
        <w:t xml:space="preserve"> </w:t>
      </w:r>
      <w:r w:rsidR="0094378C" w:rsidRPr="005E711A">
        <w:t>of</w:t>
      </w:r>
      <w:r w:rsidR="0094378C" w:rsidRPr="00C65FF3">
        <w:t xml:space="preserve"> </w:t>
      </w:r>
      <w:r w:rsidR="0094378C" w:rsidRPr="005E711A">
        <w:t>stimulated</w:t>
      </w:r>
      <w:r w:rsidR="0094378C" w:rsidRPr="00C65FF3">
        <w:t xml:space="preserve"> </w:t>
      </w:r>
      <w:r w:rsidR="0094378C" w:rsidRPr="005E711A">
        <w:t>cortisol</w:t>
      </w:r>
      <w:r w:rsidR="0094378C" w:rsidRPr="00C65FF3">
        <w:t xml:space="preserve"> </w:t>
      </w:r>
      <w:r w:rsidR="0094378C" w:rsidRPr="005E711A">
        <w:t>concentration,</w:t>
      </w:r>
      <w:r w:rsidR="0094378C" w:rsidRPr="00C65FF3">
        <w:t xml:space="preserve"> </w:t>
      </w:r>
      <w:r w:rsidR="0094378C" w:rsidRPr="005E711A">
        <w:t>using</w:t>
      </w:r>
      <w:r w:rsidR="0094378C" w:rsidRPr="00C65FF3">
        <w:t xml:space="preserve"> </w:t>
      </w:r>
      <w:r w:rsidR="0094378C" w:rsidRPr="005E711A">
        <w:t>cut-offs</w:t>
      </w:r>
      <w:r w:rsidR="0094378C" w:rsidRPr="00C65FF3">
        <w:t xml:space="preserve"> </w:t>
      </w:r>
      <w:r w:rsidR="0094378C" w:rsidRPr="005E711A">
        <w:t>at</w:t>
      </w:r>
      <w:r w:rsidR="0094378C" w:rsidRPr="00C65FF3">
        <w:t xml:space="preserve"> </w:t>
      </w:r>
      <w:r w:rsidR="0094378C" w:rsidRPr="005E711A">
        <w:t>400</w:t>
      </w:r>
      <w:r w:rsidR="0094378C" w:rsidRPr="00C65FF3">
        <w:t xml:space="preserve"> </w:t>
      </w:r>
      <w:r w:rsidR="0094378C" w:rsidRPr="005E711A">
        <w:t>nmol/L,</w:t>
      </w:r>
      <w:r w:rsidR="0094378C" w:rsidRPr="00C65FF3">
        <w:t xml:space="preserve"> </w:t>
      </w:r>
      <w:r w:rsidR="0094378C" w:rsidRPr="005E711A">
        <w:t>and</w:t>
      </w:r>
      <w:r w:rsidR="0094378C" w:rsidRPr="00C65FF3">
        <w:t xml:space="preserve"> </w:t>
      </w:r>
      <w:r w:rsidR="00507379" w:rsidRPr="00A522E9">
        <w:rPr>
          <w:color w:val="000000" w:themeColor="text1"/>
        </w:rPr>
        <w:t>2</w:t>
      </w:r>
      <w:r w:rsidR="0094378C" w:rsidRPr="00A522E9">
        <w:rPr>
          <w:color w:val="000000" w:themeColor="text1"/>
        </w:rPr>
        <w:t>40 nmol/L</w:t>
      </w:r>
      <w:r w:rsidR="00DD2FF1" w:rsidRPr="00A522E9">
        <w:rPr>
          <w:color w:val="000000" w:themeColor="text1"/>
        </w:rPr>
        <w:t xml:space="preserve"> </w:t>
      </w:r>
      <w:r w:rsidR="00DD2FF1">
        <w:t>were also determined.</w:t>
      </w:r>
    </w:p>
    <w:p w14:paraId="59E079EC" w14:textId="77777777" w:rsidR="00355E56" w:rsidRDefault="00355E56" w:rsidP="00B90C3E">
      <w:pPr>
        <w:ind w:right="373"/>
        <w:rPr>
          <w:b/>
          <w:bCs/>
          <w:lang w:val="en-ZA"/>
        </w:rPr>
      </w:pPr>
      <w:r>
        <w:rPr>
          <w:b/>
          <w:bCs/>
          <w:lang w:val="en-ZA"/>
        </w:rPr>
        <w:br w:type="page"/>
      </w:r>
    </w:p>
    <w:p w14:paraId="5FA81CE6" w14:textId="429A7BB8" w:rsidR="00720BFD" w:rsidRPr="00865AF1" w:rsidRDefault="001223DE" w:rsidP="00B90C3E">
      <w:pPr>
        <w:pStyle w:val="BodyText"/>
        <w:spacing w:before="4"/>
        <w:ind w:right="373"/>
        <w:rPr>
          <w:b/>
          <w:bCs/>
          <w:lang w:val="en-ZA"/>
        </w:rPr>
      </w:pPr>
      <w:r w:rsidRPr="00865AF1">
        <w:rPr>
          <w:b/>
          <w:bCs/>
          <w:lang w:val="en-ZA"/>
        </w:rPr>
        <w:lastRenderedPageBreak/>
        <w:t xml:space="preserve">Incremental cortisol </w:t>
      </w:r>
    </w:p>
    <w:p w14:paraId="4DBB143D" w14:textId="3E57520F" w:rsidR="009965F8" w:rsidRPr="009965F8" w:rsidRDefault="00942B4D" w:rsidP="00B90C3E">
      <w:pPr>
        <w:pStyle w:val="BodyText"/>
        <w:tabs>
          <w:tab w:val="left" w:pos="720"/>
        </w:tabs>
        <w:spacing w:before="134" w:line="242" w:lineRule="auto"/>
        <w:ind w:right="373"/>
        <w:jc w:val="both"/>
      </w:pPr>
      <w:r>
        <w:t>T</w:t>
      </w:r>
      <w:r w:rsidR="009965F8" w:rsidRPr="009965F8">
        <w:t>his</w:t>
      </w:r>
      <w:r w:rsidR="00AF38B0">
        <w:t xml:space="preserve"> measured a </w:t>
      </w:r>
      <w:r w:rsidR="009965F8" w:rsidRPr="009965F8">
        <w:t>change in serum cortisol</w:t>
      </w:r>
      <w:r w:rsidR="00AF38B0">
        <w:t>,</w:t>
      </w:r>
      <w:r w:rsidR="009965F8" w:rsidRPr="009965F8">
        <w:t xml:space="preserve"> </w:t>
      </w:r>
      <w:r w:rsidR="00A94DDA">
        <w:t xml:space="preserve">in </w:t>
      </w:r>
      <w:r w:rsidR="009965F8" w:rsidRPr="009965F8">
        <w:t>response</w:t>
      </w:r>
      <w:r w:rsidR="009965F8">
        <w:t xml:space="preserve"> to intravenous </w:t>
      </w:r>
      <w:r w:rsidR="009965F8" w:rsidRPr="009965F8">
        <w:t>ACTH</w:t>
      </w:r>
      <w:r w:rsidR="009965F8">
        <w:t xml:space="preserve"> stimulation and calculated as follows:</w:t>
      </w:r>
    </w:p>
    <w:p w14:paraId="308E01FF" w14:textId="77777777" w:rsidR="001223DE" w:rsidRPr="00B90C3E" w:rsidRDefault="001223DE" w:rsidP="00B90C3E">
      <w:pPr>
        <w:pStyle w:val="BodyText"/>
        <w:spacing w:before="134" w:line="242" w:lineRule="auto"/>
        <w:ind w:right="373"/>
        <w:jc w:val="both"/>
        <w:rPr>
          <w:lang w:val="it-IT"/>
        </w:rPr>
      </w:pPr>
      <w:r w:rsidRPr="00B90C3E">
        <w:rPr>
          <w:lang w:val="it-IT"/>
        </w:rPr>
        <w:t>Delta cortisol (%) = (Stimulated cortisol - Basal cortisol) / Basal cortisol × 100.</w:t>
      </w:r>
    </w:p>
    <w:p w14:paraId="2B8022CD" w14:textId="196CB196" w:rsidR="001223DE" w:rsidRPr="005E711A" w:rsidRDefault="001223DE" w:rsidP="00B90C3E">
      <w:pPr>
        <w:pStyle w:val="BodyText"/>
        <w:spacing w:before="138"/>
        <w:ind w:right="373"/>
        <w:rPr>
          <w:b/>
          <w:i/>
          <w:spacing w:val="-2"/>
        </w:rPr>
      </w:pPr>
      <w:r w:rsidRPr="00C65FF3">
        <w:rPr>
          <w:b/>
          <w:bCs/>
          <w:lang w:val="en-ZA"/>
        </w:rPr>
        <w:t>Determination of survival</w:t>
      </w:r>
    </w:p>
    <w:p w14:paraId="6124A797" w14:textId="18E35603" w:rsidR="00634D44" w:rsidRDefault="001223DE" w:rsidP="00B90C3E">
      <w:pPr>
        <w:pStyle w:val="BodyText"/>
        <w:spacing w:before="134"/>
        <w:ind w:right="373"/>
        <w:jc w:val="both"/>
      </w:pPr>
      <w:r w:rsidRPr="00C65FF3">
        <w:t>Telephonic follow-up</w:t>
      </w:r>
      <w:r w:rsidR="00942B4D">
        <w:t xml:space="preserve"> enabled </w:t>
      </w:r>
      <w:r w:rsidRPr="00C65FF3">
        <w:t xml:space="preserve">survival </w:t>
      </w:r>
      <w:r w:rsidR="00942B4D">
        <w:t xml:space="preserve">determination </w:t>
      </w:r>
      <w:r w:rsidRPr="00C65FF3">
        <w:t>from hospital after discharge, through direct or family contact. Clinicom</w:t>
      </w:r>
      <w:r w:rsidRPr="005E711A">
        <w:rPr>
          <w:spacing w:val="-2"/>
        </w:rPr>
        <w:t xml:space="preserve">® </w:t>
      </w:r>
      <w:r w:rsidRPr="00C65FF3">
        <w:t>also corroborated survival, by their most recent attendance at various clinics</w:t>
      </w:r>
      <w:r w:rsidR="00F03C26">
        <w:t>.</w:t>
      </w:r>
    </w:p>
    <w:p w14:paraId="7624B336" w14:textId="7ACC48F2" w:rsidR="00AF5AAE" w:rsidRPr="00AF5AAE" w:rsidRDefault="00AF5AAE" w:rsidP="6D8D3595">
      <w:pPr>
        <w:pStyle w:val="BodyText"/>
        <w:widowControl/>
        <w:spacing w:before="134"/>
        <w:ind w:right="373"/>
        <w:jc w:val="both"/>
        <w:rPr>
          <w:b/>
          <w:bCs/>
        </w:rPr>
      </w:pPr>
    </w:p>
    <w:p w14:paraId="38D8B526" w14:textId="03A71703" w:rsidR="00AF5AAE" w:rsidRPr="00AF5AAE" w:rsidRDefault="00AF5AAE" w:rsidP="00AF5AAE">
      <w:pPr>
        <w:widowControl/>
        <w:autoSpaceDE/>
        <w:autoSpaceDN/>
        <w:ind w:right="373"/>
        <w:jc w:val="both"/>
        <w:rPr>
          <w:rFonts w:eastAsia="Times New Roman"/>
          <w:b/>
          <w:color w:val="000000"/>
          <w:lang w:val="en-ZA" w:eastAsia="en-GB"/>
        </w:rPr>
      </w:pPr>
      <w:r w:rsidRPr="6D8D3595">
        <w:rPr>
          <w:rFonts w:eastAsia="Times New Roman"/>
          <w:b/>
          <w:bCs/>
          <w:color w:val="000000" w:themeColor="text1"/>
          <w:lang w:val="en-ZA" w:eastAsia="en-GB"/>
        </w:rPr>
        <w:t>Predicting adrenal insufficiency using machine learning</w:t>
      </w:r>
    </w:p>
    <w:p w14:paraId="7C05EBEC" w14:textId="2706BBD7" w:rsidR="00AF38B0"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We developed a predictive model for AI</w:t>
      </w:r>
      <w:r w:rsidR="00AF38B0">
        <w:rPr>
          <w:rFonts w:eastAsia="Times New Roman"/>
          <w:color w:val="000000" w:themeColor="text1"/>
          <w:lang w:val="en-ZA" w:eastAsia="en-GB"/>
        </w:rPr>
        <w:t>,</w:t>
      </w:r>
      <w:r w:rsidR="00AF38B0" w:rsidRPr="6D8D3595">
        <w:rPr>
          <w:rFonts w:eastAsia="Times New Roman"/>
          <w:color w:val="000000" w:themeColor="text1"/>
          <w:lang w:val="en-ZA" w:eastAsia="en-GB"/>
        </w:rPr>
        <w:t xml:space="preserve"> </w:t>
      </w:r>
      <w:r w:rsidRPr="6D8D3595">
        <w:rPr>
          <w:rFonts w:eastAsia="Times New Roman"/>
          <w:color w:val="000000" w:themeColor="text1"/>
          <w:lang w:val="en-ZA" w:eastAsia="en-GB"/>
        </w:rPr>
        <w:t>using a feedforward neural network (FNN) to capture complex, non-linear relationships in clinical data. The analysis was conducted on 563 patient encounters following systematic data cleaning and feature engineering. Free-text clinical variables, including primary diagnoses, coexisting conditions, and concomitant therapies, were harmonised into clinically meaningful binary indicators</w:t>
      </w:r>
      <w:r w:rsidR="00AF38B0">
        <w:rPr>
          <w:rFonts w:eastAsia="Times New Roman"/>
          <w:color w:val="000000" w:themeColor="text1"/>
          <w:lang w:val="en-ZA" w:eastAsia="en-GB"/>
        </w:rPr>
        <w:t>,</w:t>
      </w:r>
      <w:r w:rsidRPr="6D8D3595">
        <w:rPr>
          <w:rFonts w:eastAsia="Times New Roman"/>
          <w:color w:val="000000" w:themeColor="text1"/>
          <w:lang w:val="en-ZA" w:eastAsia="en-GB"/>
        </w:rPr>
        <w:t xml:space="preserve"> using rule-based natural language processing, thereby improving interpretability and reducing dimensionality.</w:t>
      </w:r>
    </w:p>
    <w:p w14:paraId="6CAA33FD" w14:textId="061202E6" w:rsidR="00AF5AAE" w:rsidRPr="00B747A9" w:rsidRDefault="00AF5AAE" w:rsidP="00AF5AAE">
      <w:pPr>
        <w:widowControl/>
        <w:autoSpaceDE/>
        <w:autoSpaceDN/>
        <w:ind w:right="373"/>
        <w:jc w:val="both"/>
        <w:rPr>
          <w:rFonts w:eastAsia="Times New Roman"/>
          <w:color w:val="000000"/>
          <w:lang w:val="en-ZA" w:eastAsia="en-GB"/>
        </w:rPr>
      </w:pPr>
    </w:p>
    <w:p w14:paraId="1EFFE884" w14:textId="40100E73" w:rsidR="00AF38B0" w:rsidRDefault="00864C41" w:rsidP="00AF5AAE">
      <w:pPr>
        <w:widowControl/>
        <w:autoSpaceDE/>
        <w:autoSpaceDN/>
        <w:ind w:right="373"/>
        <w:jc w:val="both"/>
        <w:rPr>
          <w:rFonts w:eastAsia="Times New Roman"/>
          <w:color w:val="000000" w:themeColor="text1"/>
          <w:lang w:val="en-ZA" w:eastAsia="en-GB"/>
        </w:rPr>
      </w:pPr>
      <w:r>
        <w:rPr>
          <w:rFonts w:eastAsia="Times New Roman"/>
          <w:color w:val="000000" w:themeColor="text1"/>
          <w:lang w:val="en-ZA" w:eastAsia="en-GB"/>
        </w:rPr>
        <w:t xml:space="preserve">Multiple </w:t>
      </w:r>
      <w:r w:rsidR="00AF5AAE" w:rsidRPr="6D8D3595">
        <w:rPr>
          <w:rFonts w:eastAsia="Times New Roman"/>
          <w:color w:val="000000" w:themeColor="text1"/>
          <w:lang w:val="en-ZA" w:eastAsia="en-GB"/>
        </w:rPr>
        <w:t>imputation by chained equations (MICE)</w:t>
      </w:r>
      <w:r>
        <w:rPr>
          <w:rFonts w:eastAsia="Times New Roman"/>
          <w:color w:val="000000" w:themeColor="text1"/>
          <w:lang w:val="en-ZA" w:eastAsia="en-GB"/>
        </w:rPr>
        <w:t xml:space="preserve"> addressed missing data</w:t>
      </w:r>
      <w:r w:rsidR="00AF5AAE" w:rsidRPr="6D8D3595">
        <w:rPr>
          <w:rFonts w:eastAsia="Times New Roman"/>
          <w:color w:val="000000" w:themeColor="text1"/>
          <w:lang w:val="en-ZA" w:eastAsia="en-GB"/>
        </w:rPr>
        <w:t>. Five imputed datasets were generated</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predictive mean matching for continuous variables and appropriate regression models for categorical variables. The predictor matrix was restricted using correlation- and completeness-based criteria to enhance stability. Imputation was performed in parallel, and reproducibility was ensured through fixed random seeds. All subsequent analyses were conducted separately within each imputed dataset,</w:t>
      </w:r>
      <w:r>
        <w:rPr>
          <w:rFonts w:eastAsia="Times New Roman"/>
          <w:color w:val="000000" w:themeColor="text1"/>
          <w:lang w:val="en-ZA" w:eastAsia="en-GB"/>
        </w:rPr>
        <w:t xml:space="preserve"> and results combined </w:t>
      </w:r>
      <w:r w:rsidR="00AF5AAE" w:rsidRPr="6D8D3595">
        <w:rPr>
          <w:rFonts w:eastAsia="Times New Roman"/>
          <w:color w:val="000000" w:themeColor="text1"/>
          <w:lang w:val="en-ZA" w:eastAsia="en-GB"/>
        </w:rPr>
        <w:t>at the final stage to</w:t>
      </w:r>
      <w:r>
        <w:rPr>
          <w:rFonts w:eastAsia="Times New Roman"/>
          <w:color w:val="000000" w:themeColor="text1"/>
          <w:lang w:val="en-ZA" w:eastAsia="en-GB"/>
        </w:rPr>
        <w:t xml:space="preserve"> address </w:t>
      </w:r>
      <w:r w:rsidR="00AF5AAE" w:rsidRPr="6D8D3595">
        <w:rPr>
          <w:rFonts w:eastAsia="Times New Roman"/>
          <w:color w:val="000000" w:themeColor="text1"/>
          <w:lang w:val="en-ZA" w:eastAsia="en-GB"/>
        </w:rPr>
        <w:t>imputation uncertainty.</w:t>
      </w:r>
    </w:p>
    <w:p w14:paraId="58997229" w14:textId="0EC10C42" w:rsidR="00AF5AAE" w:rsidRPr="00B747A9" w:rsidRDefault="00AF5AAE" w:rsidP="00AF5AAE">
      <w:pPr>
        <w:widowControl/>
        <w:autoSpaceDE/>
        <w:autoSpaceDN/>
        <w:ind w:right="373"/>
        <w:jc w:val="both"/>
        <w:rPr>
          <w:rFonts w:eastAsia="Times New Roman"/>
          <w:color w:val="000000"/>
          <w:lang w:val="en-ZA" w:eastAsia="en-GB"/>
        </w:rPr>
      </w:pPr>
    </w:p>
    <w:p w14:paraId="11BD7579" w14:textId="62927D96" w:rsidR="00AF5AAE" w:rsidRPr="00B747A9" w:rsidRDefault="00864C41" w:rsidP="00AF5AAE">
      <w:pPr>
        <w:widowControl/>
        <w:autoSpaceDE/>
        <w:autoSpaceDN/>
        <w:ind w:right="373"/>
        <w:jc w:val="both"/>
        <w:rPr>
          <w:rFonts w:eastAsia="Times New Roman"/>
          <w:color w:val="000000"/>
          <w:lang w:val="en-ZA" w:eastAsia="en-GB"/>
        </w:rPr>
      </w:pPr>
      <w:r>
        <w:rPr>
          <w:rFonts w:eastAsia="Times New Roman"/>
          <w:color w:val="000000" w:themeColor="text1"/>
          <w:lang w:val="en-ZA" w:eastAsia="en-GB"/>
        </w:rPr>
        <w:t xml:space="preserve">Each </w:t>
      </w:r>
      <w:r w:rsidR="00AF5AAE" w:rsidRPr="6D8D3595">
        <w:rPr>
          <w:rFonts w:eastAsia="Times New Roman"/>
          <w:color w:val="000000" w:themeColor="text1"/>
          <w:lang w:val="en-ZA" w:eastAsia="en-GB"/>
        </w:rPr>
        <w:t>imputed dataset</w:t>
      </w:r>
      <w:r>
        <w:rPr>
          <w:rFonts w:eastAsia="Times New Roman"/>
          <w:color w:val="000000" w:themeColor="text1"/>
          <w:lang w:val="en-ZA" w:eastAsia="en-GB"/>
        </w:rPr>
        <w:t xml:space="preserve"> was </w:t>
      </w:r>
      <w:r w:rsidR="00AF5AAE" w:rsidRPr="6D8D3595">
        <w:rPr>
          <w:rFonts w:eastAsia="Times New Roman"/>
          <w:color w:val="000000" w:themeColor="text1"/>
          <w:lang w:val="en-ZA" w:eastAsia="en-GB"/>
        </w:rPr>
        <w:t>partitioned into training (80%) and testing (20%) subsets</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stratified sampling to preserve the prevalence of AI. Preprocessing included one-hot encoding of categorical variables, removal of near-zero variance predictors, and normalisation of continuous variables. Feature selection was performed</w:t>
      </w:r>
      <w:r>
        <w:rPr>
          <w:rFonts w:eastAsia="Times New Roman"/>
          <w:color w:val="000000" w:themeColor="text1"/>
          <w:lang w:val="en-ZA" w:eastAsia="en-GB"/>
        </w:rPr>
        <w:t>,</w:t>
      </w:r>
      <w:r w:rsidR="00AF5AAE" w:rsidRPr="6D8D3595">
        <w:rPr>
          <w:rFonts w:eastAsia="Times New Roman"/>
          <w:color w:val="000000" w:themeColor="text1"/>
          <w:lang w:val="en-ZA" w:eastAsia="en-GB"/>
        </w:rPr>
        <w:t xml:space="preserve"> using L1-regularised logistic regression (LASSO) with 5-fold cross-validation, selecting the penalty parameter that maximised the area under the receiver operating characteristic curve (AUC). Predictors with non-zero coefficients were retained for downstream modelling.</w:t>
      </w:r>
    </w:p>
    <w:p w14:paraId="671E657E" w14:textId="77777777" w:rsidR="00864C41"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The FNN architecture comprised multiple dense layers with rectified linear unit activation, combined with batch normalisation and dropout regularisation to mitigate overfitting. Model training incorporated class-weighted loss functions to address class imbalance, with weights optimised empirically to maximise discrimination. The output layer used a sigmoid activation function, with the initial bias calibrated to the observed prevalence of the outcome.</w:t>
      </w:r>
    </w:p>
    <w:p w14:paraId="2C506FFC" w14:textId="5D42CF7A" w:rsidR="00AF5AAE" w:rsidRPr="00B747A9" w:rsidRDefault="00AF5AAE" w:rsidP="00AF5AAE">
      <w:pPr>
        <w:widowControl/>
        <w:autoSpaceDE/>
        <w:autoSpaceDN/>
        <w:ind w:right="373"/>
        <w:jc w:val="both"/>
        <w:rPr>
          <w:rFonts w:eastAsia="Times New Roman"/>
          <w:color w:val="000000"/>
          <w:lang w:val="en-ZA" w:eastAsia="en-GB"/>
        </w:rPr>
      </w:pPr>
    </w:p>
    <w:p w14:paraId="2DCA6497" w14:textId="068F9FD4" w:rsidR="00864C41" w:rsidRDefault="00AF5AAE" w:rsidP="00AF5AAE">
      <w:pPr>
        <w:widowControl/>
        <w:autoSpaceDE/>
        <w:autoSpaceDN/>
        <w:ind w:right="373"/>
        <w:jc w:val="both"/>
        <w:rPr>
          <w:rFonts w:eastAsia="Times New Roman"/>
          <w:color w:val="000000" w:themeColor="text1"/>
          <w:lang w:val="en-ZA" w:eastAsia="en-GB"/>
        </w:rPr>
      </w:pPr>
      <w:r w:rsidRPr="6D8D3595">
        <w:rPr>
          <w:rFonts w:eastAsia="Times New Roman"/>
          <w:color w:val="000000" w:themeColor="text1"/>
          <w:lang w:val="en-ZA" w:eastAsia="en-GB"/>
        </w:rPr>
        <w:t>To improve robustness, an ensemble approach was adopted. For each imputed dataset, 10 independently initialised models were trained</w:t>
      </w:r>
      <w:r w:rsidR="00864C41">
        <w:rPr>
          <w:rFonts w:eastAsia="Times New Roman"/>
          <w:color w:val="000000" w:themeColor="text1"/>
          <w:lang w:val="en-ZA" w:eastAsia="en-GB"/>
        </w:rPr>
        <w:t>,</w:t>
      </w:r>
      <w:r w:rsidRPr="6D8D3595">
        <w:rPr>
          <w:rFonts w:eastAsia="Times New Roman"/>
          <w:color w:val="000000" w:themeColor="text1"/>
          <w:lang w:val="en-ZA" w:eastAsia="en-GB"/>
        </w:rPr>
        <w:t xml:space="preserve"> using the same architecture and training parameters but with different random seeds. Predictions were averaged across ensemble members within each imputation and subsequently pooled across imputations to obtain final predicted probabilities. Model performance was evaluated on pooled predictions using AUC and classification metrics</w:t>
      </w:r>
      <w:r w:rsidR="00864C41">
        <w:rPr>
          <w:rFonts w:eastAsia="Times New Roman"/>
          <w:color w:val="000000" w:themeColor="text1"/>
          <w:lang w:val="en-ZA" w:eastAsia="en-GB"/>
        </w:rPr>
        <w:t>,</w:t>
      </w:r>
      <w:r w:rsidRPr="6D8D3595">
        <w:rPr>
          <w:rFonts w:eastAsia="Times New Roman"/>
          <w:color w:val="000000" w:themeColor="text1"/>
          <w:lang w:val="en-ZA" w:eastAsia="en-GB"/>
        </w:rPr>
        <w:t xml:space="preserve"> derived from an optimised decision threshold based on Youden’s J statistic.</w:t>
      </w:r>
    </w:p>
    <w:p w14:paraId="24E4E5E6" w14:textId="58436D71" w:rsidR="00AF5AAE" w:rsidRPr="00B747A9" w:rsidRDefault="00AF5AAE" w:rsidP="00AF5AAE">
      <w:pPr>
        <w:widowControl/>
        <w:autoSpaceDE/>
        <w:autoSpaceDN/>
        <w:ind w:right="373"/>
        <w:jc w:val="both"/>
        <w:rPr>
          <w:rFonts w:eastAsia="Times New Roman"/>
          <w:color w:val="000000"/>
          <w:lang w:val="en-ZA" w:eastAsia="en-GB"/>
        </w:rPr>
      </w:pPr>
    </w:p>
    <w:p w14:paraId="7C5469BD" w14:textId="77777777" w:rsidR="00AF5AAE" w:rsidRDefault="00AF5AAE" w:rsidP="00AF5AAE">
      <w:pPr>
        <w:widowControl/>
        <w:autoSpaceDE/>
        <w:autoSpaceDN/>
        <w:ind w:right="373"/>
        <w:jc w:val="both"/>
        <w:rPr>
          <w:rFonts w:eastAsia="Times New Roman"/>
          <w:color w:val="000000"/>
          <w:lang w:val="en-ZA" w:eastAsia="en-GB"/>
        </w:rPr>
      </w:pPr>
      <w:r w:rsidRPr="6D8D3595">
        <w:rPr>
          <w:rFonts w:eastAsia="Times New Roman"/>
          <w:color w:val="000000" w:themeColor="text1"/>
          <w:lang w:val="en-ZA" w:eastAsia="en-GB"/>
        </w:rPr>
        <w:t>Feature importance was estimated using bootstrapped LASSO models within the training data, with 200 resamples per imputation. Coefficient magnitudes were averaged and expressed as relative importance percentages, with uncertainty intervals derived from the empirical distribution of bootstrap estimates.</w:t>
      </w:r>
    </w:p>
    <w:p w14:paraId="16B9FB8C" w14:textId="77777777" w:rsidR="00AF5AAE" w:rsidRPr="00B747A9" w:rsidRDefault="00AF5AAE" w:rsidP="00B90C3E">
      <w:pPr>
        <w:widowControl/>
        <w:autoSpaceDE/>
        <w:autoSpaceDN/>
        <w:ind w:right="373"/>
        <w:jc w:val="both"/>
        <w:rPr>
          <w:lang w:val="en-ZA"/>
        </w:rPr>
      </w:pPr>
    </w:p>
    <w:p w14:paraId="0CCF92F5" w14:textId="13F6989A" w:rsidR="001223DE" w:rsidRPr="005E711A" w:rsidRDefault="001223DE" w:rsidP="00B90C3E">
      <w:pPr>
        <w:pStyle w:val="BodyText"/>
        <w:spacing w:before="138"/>
        <w:ind w:right="373"/>
        <w:rPr>
          <w:b/>
          <w:bCs/>
          <w:spacing w:val="-2"/>
        </w:rPr>
      </w:pPr>
      <w:r w:rsidRPr="00C65FF3">
        <w:rPr>
          <w:b/>
          <w:bCs/>
          <w:lang w:val="en-ZA"/>
        </w:rPr>
        <w:t>Statistical analysis:</w:t>
      </w:r>
    </w:p>
    <w:p w14:paraId="124583C5" w14:textId="77777777" w:rsidR="001223DE" w:rsidRPr="005E711A" w:rsidRDefault="001223DE" w:rsidP="00B90C3E">
      <w:pPr>
        <w:pStyle w:val="BodyText"/>
        <w:spacing w:before="134"/>
        <w:ind w:right="373"/>
        <w:jc w:val="both"/>
        <w:rPr>
          <w:spacing w:val="-2"/>
        </w:rPr>
      </w:pPr>
      <w:r w:rsidRPr="00355E56">
        <w:t xml:space="preserve">Statistical analyses were performed using R-programing software (ref: R Core Team (2023). </w:t>
      </w:r>
      <w:r w:rsidRPr="00355E56">
        <w:rPr>
          <w:i/>
          <w:iCs/>
        </w:rPr>
        <w:t xml:space="preserve">R: A Language and Environment for Statistical Computing_. R Foundation for Statistical Computing, Vienna, Austria. </w:t>
      </w:r>
      <w:r w:rsidRPr="00355E56">
        <w:rPr>
          <w:i/>
          <w:iCs/>
        </w:rPr>
        <w:lastRenderedPageBreak/>
        <w:t>https</w:t>
      </w:r>
      <w:r w:rsidRPr="005E711A">
        <w:rPr>
          <w:i/>
          <w:spacing w:val="-2"/>
        </w:rPr>
        <w:t>:/</w:t>
      </w:r>
      <w:hyperlink r:id="rId20">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3BBD96F6" w:rsidR="001223DE" w:rsidRPr="005E711A" w:rsidRDefault="001223DE" w:rsidP="00B90C3E">
      <w:pPr>
        <w:pStyle w:val="BodyText"/>
        <w:spacing w:before="237"/>
        <w:ind w:right="373"/>
        <w:jc w:val="both"/>
        <w:rPr>
          <w:spacing w:val="-2"/>
        </w:rPr>
      </w:pPr>
      <w:r w:rsidRPr="005E711A">
        <w:rPr>
          <w:spacing w:val="-2"/>
        </w:rPr>
        <w:t>Categorical variables were presented as frequencies and percentages, and continuous variables were expressed as medians and were compared</w:t>
      </w:r>
      <w:r w:rsidR="003D2472">
        <w:rPr>
          <w:spacing w:val="-2"/>
        </w:rPr>
        <w:t>,</w:t>
      </w:r>
      <w:r w:rsidRPr="005E711A">
        <w:rPr>
          <w:spacing w:val="-2"/>
        </w:rPr>
        <w:t xml:space="preserve"> using the Wilcoxon-Mann-Whitney test. Proportions and categorical variables were compared, using Pearson’s chi-square</w:t>
      </w:r>
      <w:r w:rsidR="001134A3">
        <w:rPr>
          <w:spacing w:val="-2"/>
        </w:rPr>
        <w:t>d</w:t>
      </w:r>
      <w:r w:rsidRPr="005E711A">
        <w:rPr>
          <w:spacing w:val="-2"/>
        </w:rPr>
        <w:t xml:space="preserve"> test or Fisher’s exact test as appropriate. We ranked CD4 counts (cells/mm</w:t>
      </w:r>
      <w:r w:rsidRPr="00406DF7">
        <w:rPr>
          <w:spacing w:val="-2"/>
          <w:vertAlign w:val="superscript"/>
        </w:rPr>
        <w:t>3</w:t>
      </w:r>
      <w:r w:rsidRPr="005E711A">
        <w:rPr>
          <w:spacing w:val="-2"/>
        </w:rPr>
        <w:t xml:space="preserve">) into tertiles of 0-33; 34-66 and 67-100, respectively to determine if AI was associated.  </w:t>
      </w:r>
    </w:p>
    <w:p w14:paraId="243D3225" w14:textId="4FD0E1B6" w:rsidR="001223DE" w:rsidRPr="005E711A" w:rsidRDefault="00EB0B34" w:rsidP="00B90C3E">
      <w:pPr>
        <w:pStyle w:val="BodyText"/>
        <w:spacing w:before="237"/>
        <w:ind w:right="373"/>
        <w:jc w:val="both"/>
        <w:rPr>
          <w:spacing w:val="-2"/>
        </w:rPr>
      </w:pPr>
      <w:r>
        <w:rPr>
          <w:spacing w:val="-2"/>
        </w:rPr>
        <w:t xml:space="preserve">The </w:t>
      </w:r>
      <w:r w:rsidR="001223DE" w:rsidRPr="005E711A">
        <w:rPr>
          <w:spacing w:val="-2"/>
        </w:rPr>
        <w:t>Kaplan-Meier curve</w:t>
      </w:r>
      <w:r>
        <w:rPr>
          <w:spacing w:val="-2"/>
        </w:rPr>
        <w:t xml:space="preserve"> compared </w:t>
      </w:r>
      <w:r w:rsidR="001223DE" w:rsidRPr="005E711A">
        <w:rPr>
          <w:spacing w:val="-2"/>
        </w:rPr>
        <w:t>overall survival, defined as the time to</w:t>
      </w:r>
      <w:r w:rsidR="00A94DDA">
        <w:rPr>
          <w:spacing w:val="-2"/>
        </w:rPr>
        <w:t xml:space="preserve"> death</w:t>
      </w:r>
      <w:r w:rsidR="001223DE" w:rsidRPr="005E711A">
        <w:rPr>
          <w:spacing w:val="-2"/>
        </w:rPr>
        <w:t xml:space="preserve">, </w:t>
      </w:r>
      <w:r w:rsidR="001500CB">
        <w:rPr>
          <w:spacing w:val="-2"/>
        </w:rPr>
        <w:t>survival at</w:t>
      </w:r>
      <w:r>
        <w:rPr>
          <w:spacing w:val="-2"/>
        </w:rPr>
        <w:t xml:space="preserve"> </w:t>
      </w:r>
      <w:r w:rsidR="006A4F39">
        <w:rPr>
          <w:spacing w:val="-2"/>
        </w:rPr>
        <w:t>3</w:t>
      </w:r>
      <w:r w:rsidR="001500CB">
        <w:rPr>
          <w:spacing w:val="-2"/>
        </w:rPr>
        <w:t xml:space="preserve">, </w:t>
      </w:r>
      <w:r w:rsidR="006A4F39">
        <w:rPr>
          <w:spacing w:val="-2"/>
        </w:rPr>
        <w:t xml:space="preserve">6 </w:t>
      </w:r>
      <w:r w:rsidR="001500CB">
        <w:rPr>
          <w:spacing w:val="-2"/>
        </w:rPr>
        <w:t xml:space="preserve">and 12 months </w:t>
      </w:r>
      <w:r w:rsidR="001223DE" w:rsidRPr="005E711A">
        <w:rPr>
          <w:spacing w:val="-2"/>
        </w:rPr>
        <w:t xml:space="preserve">between the AI and non-AI groups. </w:t>
      </w:r>
      <w:r>
        <w:rPr>
          <w:spacing w:val="-2"/>
        </w:rPr>
        <w:t xml:space="preserve">Bivariate </w:t>
      </w:r>
      <w:r w:rsidR="001223DE" w:rsidRPr="005E711A">
        <w:rPr>
          <w:spacing w:val="-2"/>
        </w:rPr>
        <w:t>analysis using logistic regression to examine a correlation between each independent variable and mortality</w:t>
      </w:r>
      <w:r w:rsidR="00E175BC">
        <w:rPr>
          <w:spacing w:val="-2"/>
        </w:rPr>
        <w:t xml:space="preserve"> was undertaken</w:t>
      </w:r>
      <w:r w:rsidR="001223DE" w:rsidRPr="005E711A">
        <w:rPr>
          <w:spacing w:val="-2"/>
        </w:rPr>
        <w:t>. For missing data, we utili</w:t>
      </w:r>
      <w:r w:rsidR="006A4F39">
        <w:rPr>
          <w:spacing w:val="-2"/>
        </w:rPr>
        <w:t>s</w:t>
      </w:r>
      <w:r w:rsidR="001223DE" w:rsidRPr="005E711A">
        <w:rPr>
          <w:spacing w:val="-2"/>
        </w:rPr>
        <w:t>ed the mice package in R for multiple imputations,</w:t>
      </w:r>
      <w:r w:rsidR="009D0A23">
        <w:rPr>
          <w:spacing w:val="-2"/>
        </w:rPr>
        <w:t xml:space="preserve"> enabling </w:t>
      </w:r>
      <w:r w:rsidR="001223DE" w:rsidRPr="005E711A">
        <w:rPr>
          <w:spacing w:val="-2"/>
        </w:rPr>
        <w:t xml:space="preserve">a complete dataset. </w:t>
      </w:r>
      <w:r w:rsidR="009D0A23">
        <w:rPr>
          <w:spacing w:val="-2"/>
        </w:rPr>
        <w:t xml:space="preserve">Collinearity </w:t>
      </w:r>
      <w:r w:rsidR="001223DE" w:rsidRPr="005E711A">
        <w:rPr>
          <w:spacing w:val="-2"/>
        </w:rPr>
        <w:t>among the independent variables</w:t>
      </w:r>
      <w:r w:rsidR="009D0A23">
        <w:rPr>
          <w:spacing w:val="-2"/>
        </w:rPr>
        <w:t xml:space="preserve"> was looked for</w:t>
      </w:r>
      <w:r w:rsidR="004B4F6E">
        <w:rPr>
          <w:spacing w:val="-2"/>
        </w:rPr>
        <w:t>,</w:t>
      </w:r>
      <w:r w:rsidR="001223DE" w:rsidRPr="005E711A">
        <w:rPr>
          <w:spacing w:val="-2"/>
        </w:rPr>
        <w:t xml:space="preserve"> to ensure regression estimates</w:t>
      </w:r>
      <w:r w:rsidR="00B556E8">
        <w:rPr>
          <w:spacing w:val="-2"/>
        </w:rPr>
        <w:t xml:space="preserve"> were reliable</w:t>
      </w:r>
      <w:r w:rsidR="001223DE" w:rsidRPr="005E711A">
        <w:rPr>
          <w:spacing w:val="-2"/>
        </w:rPr>
        <w:t>.</w:t>
      </w:r>
    </w:p>
    <w:p w14:paraId="2E9E2ABD" w14:textId="56D3B46D" w:rsidR="001223DE" w:rsidRDefault="009D0A23" w:rsidP="00B90C3E">
      <w:pPr>
        <w:pStyle w:val="BodyText"/>
        <w:spacing w:before="237"/>
        <w:ind w:right="373"/>
        <w:jc w:val="both"/>
        <w:rPr>
          <w:lang w:val="en-ZA"/>
        </w:rPr>
      </w:pPr>
      <w:r>
        <w:rPr>
          <w:spacing w:val="-2"/>
        </w:rPr>
        <w:t xml:space="preserve">Various </w:t>
      </w:r>
      <w:r w:rsidR="001223DE" w:rsidRPr="005E711A">
        <w:rPr>
          <w:spacing w:val="-2"/>
        </w:rPr>
        <w:t xml:space="preserve">feature selection methods </w:t>
      </w:r>
      <w:r>
        <w:rPr>
          <w:spacing w:val="-2"/>
        </w:rPr>
        <w:t xml:space="preserve">were used </w:t>
      </w:r>
      <w:r w:rsidR="001223DE" w:rsidRPr="005E711A">
        <w:rPr>
          <w:spacing w:val="-2"/>
        </w:rPr>
        <w:t xml:space="preserve">to pinpoint relevant variables </w:t>
      </w:r>
      <w:r>
        <w:rPr>
          <w:spacing w:val="-2"/>
        </w:rPr>
        <w:t>to</w:t>
      </w:r>
      <w:r w:rsidR="001223DE" w:rsidRPr="005E711A">
        <w:rPr>
          <w:spacing w:val="-2"/>
        </w:rPr>
        <w:t xml:space="preserve"> be included in our multivariate regression model. The final model enabled us to identify factors independently associated with mortality. We considered significance if the </w:t>
      </w:r>
      <w:r w:rsidR="001223DE" w:rsidRPr="00A522E9">
        <w:rPr>
          <w:i/>
          <w:iCs/>
          <w:color w:val="000000" w:themeColor="text1"/>
          <w:spacing w:val="-2"/>
        </w:rPr>
        <w:t>p</w:t>
      </w:r>
      <w:r w:rsidR="001223DE" w:rsidRPr="00A522E9">
        <w:rPr>
          <w:color w:val="000000" w:themeColor="text1"/>
          <w:spacing w:val="-2"/>
        </w:rPr>
        <w:t>-value</w:t>
      </w:r>
      <w:r w:rsidR="00572D69" w:rsidRPr="00A522E9">
        <w:rPr>
          <w:color w:val="000000" w:themeColor="text1"/>
          <w:spacing w:val="-2"/>
        </w:rPr>
        <w:t>&lt;</w:t>
      </w:r>
      <w:r w:rsidR="001223DE" w:rsidRPr="00A522E9">
        <w:rPr>
          <w:color w:val="000000" w:themeColor="text1"/>
          <w:spacing w:val="-2"/>
        </w:rPr>
        <w:t xml:space="preserve">0.05. </w:t>
      </w:r>
      <w:r w:rsidR="001223DE" w:rsidRPr="005E711A">
        <w:rPr>
          <w:spacing w:val="-2"/>
        </w:rPr>
        <w:t xml:space="preserve">Our findings were presented as Adjusted Odds Ratios (aORs), 95% confidence intervals (95% CI) and corresponding </w:t>
      </w:r>
      <w:r w:rsidR="001223DE" w:rsidRPr="00406DF7">
        <w:rPr>
          <w:i/>
          <w:iCs/>
          <w:spacing w:val="-2"/>
        </w:rPr>
        <w:t>p</w:t>
      </w:r>
      <w:r w:rsidR="001223DE" w:rsidRPr="005E711A">
        <w:rPr>
          <w:spacing w:val="-2"/>
        </w:rPr>
        <w:t>-values</w:t>
      </w:r>
      <w:r w:rsidR="00C13071">
        <w:rPr>
          <w:spacing w:val="-2"/>
        </w:rPr>
        <w:t>.</w:t>
      </w:r>
    </w:p>
    <w:p w14:paraId="41F0D9FF" w14:textId="656B10C0" w:rsidR="00C13071" w:rsidRDefault="00C13071" w:rsidP="00B90C3E">
      <w:pPr>
        <w:pStyle w:val="Heading1"/>
        <w:tabs>
          <w:tab w:val="left" w:pos="10490"/>
        </w:tabs>
        <w:spacing w:before="138"/>
        <w:ind w:left="0" w:right="373"/>
        <w:rPr>
          <w:spacing w:val="-2"/>
        </w:rPr>
      </w:pPr>
      <w:r w:rsidRPr="005E711A">
        <w:rPr>
          <w:spacing w:val="-2"/>
        </w:rPr>
        <w:t>Results:</w:t>
      </w:r>
    </w:p>
    <w:p w14:paraId="4FE7F1D7" w14:textId="5349152A" w:rsidR="00C13071" w:rsidRPr="00F77AAA" w:rsidRDefault="009D0A23" w:rsidP="00B90C3E">
      <w:pPr>
        <w:pStyle w:val="BodyText"/>
        <w:spacing w:before="134"/>
        <w:ind w:right="373"/>
        <w:jc w:val="both"/>
      </w:pPr>
      <w:r>
        <w:rPr>
          <w:spacing w:val="-2"/>
        </w:rPr>
        <w:t xml:space="preserve"> Of </w:t>
      </w:r>
      <w:r w:rsidR="00C13071" w:rsidRPr="00F77AAA">
        <w:rPr>
          <w:spacing w:val="-2"/>
        </w:rPr>
        <w:t xml:space="preserve">589 patients, 563 participants </w:t>
      </w:r>
      <w:r>
        <w:rPr>
          <w:spacing w:val="-2"/>
        </w:rPr>
        <w:t xml:space="preserve">were </w:t>
      </w:r>
      <w:r w:rsidR="00C13071" w:rsidRPr="00F77AAA">
        <w:rPr>
          <w:spacing w:val="-2"/>
        </w:rPr>
        <w:t>included</w:t>
      </w:r>
      <w:r w:rsidR="00C13071">
        <w:rPr>
          <w:spacing w:val="-2"/>
        </w:rPr>
        <w:t xml:space="preserve"> due to 26</w:t>
      </w:r>
      <w:r>
        <w:rPr>
          <w:spacing w:val="-2"/>
        </w:rPr>
        <w:t xml:space="preserve"> with incomplete </w:t>
      </w:r>
      <w:r w:rsidR="00C13071">
        <w:rPr>
          <w:spacing w:val="-2"/>
        </w:rPr>
        <w:t>data</w:t>
      </w:r>
      <w:r w:rsidR="00C13071" w:rsidRPr="00F77AAA">
        <w:rPr>
          <w:spacing w:val="-2"/>
        </w:rPr>
        <w:t>. (</w:t>
      </w:r>
      <w:r w:rsidR="00C13071">
        <w:rPr>
          <w:spacing w:val="-2"/>
        </w:rPr>
        <w:t xml:space="preserve">Figure </w:t>
      </w:r>
      <w:r w:rsidR="00C13071" w:rsidRPr="00F77AAA">
        <w:rPr>
          <w:spacing w:val="-2"/>
        </w:rPr>
        <w:t>1)</w:t>
      </w:r>
      <w:r w:rsidR="006A4F39">
        <w:rPr>
          <w:spacing w:val="-2"/>
        </w:rPr>
        <w:t>.</w:t>
      </w:r>
      <w:r w:rsidR="00C13071" w:rsidRPr="00F77AAA">
        <w:rPr>
          <w:spacing w:val="-2"/>
        </w:rPr>
        <w:t xml:space="preserve"> Most patients were female 282 (50.6%)</w:t>
      </w:r>
      <w:r w:rsidR="00C13071">
        <w:rPr>
          <w:spacing w:val="-2"/>
        </w:rPr>
        <w:t xml:space="preserve"> and </w:t>
      </w:r>
      <w:r w:rsidR="00C13071" w:rsidRPr="00F77AAA">
        <w:rPr>
          <w:spacing w:val="-2"/>
        </w:rPr>
        <w:t>age</w:t>
      </w:r>
      <w:r w:rsidR="00C13071">
        <w:rPr>
          <w:spacing w:val="-2"/>
        </w:rPr>
        <w:t xml:space="preserve"> (IQR)</w:t>
      </w:r>
      <w:r w:rsidR="00C13071" w:rsidRPr="00F77AAA">
        <w:rPr>
          <w:spacing w:val="-2"/>
        </w:rPr>
        <w:t xml:space="preserve"> at enrollment was 36 years (31.0-43.0) years</w:t>
      </w:r>
      <w:r w:rsidR="006A4F39">
        <w:rPr>
          <w:spacing w:val="-2"/>
        </w:rPr>
        <w:t>;</w:t>
      </w:r>
      <w:r w:rsidR="00C13071" w:rsidRPr="00F77AAA">
        <w:rPr>
          <w:spacing w:val="-2"/>
        </w:rPr>
        <w:t xml:space="preserve"> when subdivided by CD4 counts, participants were younger in the lowest CD4 tertile, 35 years (30.0-42.0; </w:t>
      </w:r>
      <w:r w:rsidR="00C13071" w:rsidRPr="003114EC">
        <w:rPr>
          <w:i/>
          <w:iCs/>
          <w:spacing w:val="-2"/>
        </w:rPr>
        <w:t>p</w:t>
      </w:r>
      <w:r w:rsidR="00C13071" w:rsidRPr="00F77AAA">
        <w:rPr>
          <w:spacing w:val="-2"/>
        </w:rPr>
        <w:t>=0.003</w:t>
      </w:r>
      <w:r w:rsidR="006A4F39">
        <w:rPr>
          <w:spacing w:val="-2"/>
        </w:rPr>
        <w:t>)</w:t>
      </w:r>
      <w:r>
        <w:rPr>
          <w:spacing w:val="-2"/>
        </w:rPr>
        <w:t>,</w:t>
      </w:r>
      <w:r w:rsidR="00C13071" w:rsidRPr="00F77AAA">
        <w:rPr>
          <w:spacing w:val="-2"/>
        </w:rPr>
        <w:t xml:space="preserve"> compared to the remaining tertiles. The predominant</w:t>
      </w:r>
      <w:r w:rsidR="005B2EE2">
        <w:rPr>
          <w:spacing w:val="-2"/>
        </w:rPr>
        <w:t xml:space="preserve"> </w:t>
      </w:r>
      <w:r w:rsidR="005B2EE2" w:rsidRPr="00A522E9">
        <w:rPr>
          <w:color w:val="000000" w:themeColor="text1"/>
          <w:spacing w:val="-2"/>
        </w:rPr>
        <w:t>OI</w:t>
      </w:r>
      <w:r w:rsidR="00C13071" w:rsidRPr="00A522E9">
        <w:rPr>
          <w:color w:val="000000" w:themeColor="text1"/>
          <w:spacing w:val="-2"/>
        </w:rPr>
        <w:t xml:space="preserve"> </w:t>
      </w:r>
      <w:r w:rsidR="00C13071" w:rsidRPr="00F77AAA">
        <w:rPr>
          <w:spacing w:val="-2"/>
        </w:rPr>
        <w:t>was</w:t>
      </w:r>
      <w:r w:rsidR="00E12600">
        <w:rPr>
          <w:spacing w:val="-2"/>
        </w:rPr>
        <w:t xml:space="preserve"> TB </w:t>
      </w:r>
      <w:r w:rsidR="00C13071" w:rsidRPr="00F77AAA">
        <w:rPr>
          <w:spacing w:val="-2"/>
        </w:rPr>
        <w:t>in 459 (84.4%), bacterial pneumonia 62 (11.4%), candida 35 (6.4%)</w:t>
      </w:r>
      <w:r w:rsidR="00C13071">
        <w:rPr>
          <w:spacing w:val="-2"/>
        </w:rPr>
        <w:t xml:space="preserve"> </w:t>
      </w:r>
      <w:r w:rsidR="00C13071" w:rsidRPr="00F77AAA">
        <w:rPr>
          <w:spacing w:val="-2"/>
        </w:rPr>
        <w:t>and cryptococcus infection in 29 (5.3%)</w:t>
      </w:r>
      <w:r w:rsidR="006A4F39">
        <w:rPr>
          <w:spacing w:val="-2"/>
        </w:rPr>
        <w:t xml:space="preserve"> </w:t>
      </w:r>
      <w:r w:rsidR="006A4F39">
        <w:t>(</w:t>
      </w:r>
      <w:r w:rsidR="00C13071" w:rsidRPr="00F77AAA">
        <w:rPr>
          <w:spacing w:val="-2"/>
        </w:rPr>
        <w:t>Table 1</w:t>
      </w:r>
      <w:r w:rsidR="006A4F39">
        <w:t>).</w:t>
      </w:r>
    </w:p>
    <w:p w14:paraId="103595A8" w14:textId="4569F528" w:rsidR="00C13071" w:rsidRPr="00F77AAA" w:rsidRDefault="009D0A23" w:rsidP="00B90C3E">
      <w:pPr>
        <w:pStyle w:val="BodyText"/>
        <w:tabs>
          <w:tab w:val="left" w:pos="810"/>
        </w:tabs>
        <w:spacing w:before="134"/>
        <w:ind w:right="373"/>
        <w:jc w:val="both"/>
        <w:rPr>
          <w:spacing w:val="-2"/>
        </w:rPr>
      </w:pPr>
      <w:r>
        <w:rPr>
          <w:spacing w:val="-2"/>
        </w:rPr>
        <w:t>Gender</w:t>
      </w:r>
      <w:r w:rsidR="00C13071" w:rsidRPr="00F77AAA">
        <w:rPr>
          <w:spacing w:val="-2"/>
        </w:rPr>
        <w:t xml:space="preserve">, ethnicity and duration of illness did not differ by CD4 tertiles. As </w:t>
      </w:r>
      <w:r w:rsidR="00C13071" w:rsidRPr="005E711A">
        <w:rPr>
          <w:spacing w:val="-2"/>
        </w:rPr>
        <w:t>expected,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participants</w:t>
      </w:r>
      <w:r w:rsidR="00C13071" w:rsidRPr="00F77AAA">
        <w:rPr>
          <w:spacing w:val="-2"/>
        </w:rPr>
        <w:t xml:space="preserve"> </w:t>
      </w:r>
      <w:r w:rsidR="00C13071" w:rsidRPr="005E711A">
        <w:rPr>
          <w:spacing w:val="-2"/>
        </w:rPr>
        <w:t>with</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had</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highest</w:t>
      </w:r>
      <w:r w:rsidR="00C13071" w:rsidRPr="00F77AAA">
        <w:rPr>
          <w:spacing w:val="-2"/>
        </w:rPr>
        <w:t xml:space="preserve"> </w:t>
      </w:r>
      <w:r w:rsidR="00C13071" w:rsidRPr="005E711A">
        <w:rPr>
          <w:spacing w:val="-2"/>
        </w:rPr>
        <w:t>HIV</w:t>
      </w:r>
      <w:r w:rsidR="00C13071" w:rsidRPr="00F77AAA">
        <w:rPr>
          <w:spacing w:val="-2"/>
        </w:rPr>
        <w:t xml:space="preserve"> </w:t>
      </w:r>
      <w:r w:rsidR="00C13071" w:rsidRPr="005E711A">
        <w:rPr>
          <w:spacing w:val="-2"/>
        </w:rPr>
        <w:t>viral</w:t>
      </w:r>
      <w:r w:rsidR="00C13071" w:rsidRPr="00F77AAA">
        <w:rPr>
          <w:spacing w:val="-2"/>
        </w:rPr>
        <w:t xml:space="preserve"> </w:t>
      </w:r>
      <w:r w:rsidR="00C13071" w:rsidRPr="005E711A">
        <w:rPr>
          <w:spacing w:val="-2"/>
        </w:rPr>
        <w:t>load</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=0.001</w:t>
      </w:r>
      <w:r w:rsidR="006A4F39">
        <w:rPr>
          <w:spacing w:val="-2"/>
        </w:rPr>
        <w:t>)</w:t>
      </w:r>
      <w:r w:rsidR="00C13071" w:rsidRPr="005E711A">
        <w:rPr>
          <w:spacing w:val="-2"/>
        </w:rPr>
        <w:t>.</w:t>
      </w:r>
      <w:r w:rsidR="00C13071" w:rsidRPr="00F77AAA">
        <w:rPr>
          <w:spacing w:val="-2"/>
        </w:rPr>
        <w:t xml:space="preserve"> </w:t>
      </w:r>
      <w:r w:rsidR="00C13071">
        <w:rPr>
          <w:spacing w:val="-2"/>
        </w:rPr>
        <w:t xml:space="preserve">White </w:t>
      </w:r>
      <w:r w:rsidR="00C13071" w:rsidRPr="005E711A">
        <w:rPr>
          <w:spacing w:val="-2"/>
        </w:rPr>
        <w:t>cell,</w:t>
      </w:r>
      <w:r w:rsidR="00C13071" w:rsidRPr="00F77AAA">
        <w:rPr>
          <w:spacing w:val="-2"/>
        </w:rPr>
        <w:t xml:space="preserve"> </w:t>
      </w:r>
      <w:r w:rsidR="00C13071" w:rsidRPr="005E711A">
        <w:rPr>
          <w:spacing w:val="-2"/>
        </w:rPr>
        <w:t>lymphocyte</w:t>
      </w:r>
      <w:r w:rsidR="00C13071" w:rsidRPr="00F77AAA">
        <w:rPr>
          <w:spacing w:val="-2"/>
        </w:rPr>
        <w:t xml:space="preserve"> </w:t>
      </w:r>
      <w:r w:rsidR="00C13071" w:rsidRPr="005E711A">
        <w:rPr>
          <w:spacing w:val="-2"/>
        </w:rPr>
        <w:t>and</w:t>
      </w:r>
      <w:r w:rsidR="00C13071" w:rsidRPr="00F77AAA">
        <w:rPr>
          <w:spacing w:val="-2"/>
        </w:rPr>
        <w:t xml:space="preserve"> </w:t>
      </w:r>
      <w:r w:rsidR="00C13071" w:rsidRPr="005E711A">
        <w:rPr>
          <w:spacing w:val="-2"/>
        </w:rPr>
        <w:t>neutrophil</w:t>
      </w:r>
      <w:r w:rsidR="00C13071" w:rsidRPr="00F77AAA">
        <w:rPr>
          <w:spacing w:val="-2"/>
        </w:rPr>
        <w:t xml:space="preserve"> </w:t>
      </w:r>
      <w:r w:rsidR="00C13071" w:rsidRPr="005E711A">
        <w:rPr>
          <w:spacing w:val="-2"/>
        </w:rPr>
        <w:t>counts</w:t>
      </w:r>
      <w:r w:rsidR="00C13071" w:rsidRPr="00F77AAA">
        <w:rPr>
          <w:spacing w:val="-2"/>
        </w:rPr>
        <w:t xml:space="preserve"> </w:t>
      </w:r>
      <w:r w:rsidR="00C13071" w:rsidRPr="005E711A">
        <w:rPr>
          <w:spacing w:val="-2"/>
        </w:rPr>
        <w:t>were</w:t>
      </w:r>
      <w:r w:rsidR="00C13071" w:rsidRPr="00F77AAA">
        <w:rPr>
          <w:spacing w:val="-2"/>
        </w:rPr>
        <w:t xml:space="preserve"> </w:t>
      </w:r>
      <w:r w:rsidR="00C13071" w:rsidRPr="005E711A">
        <w:rPr>
          <w:spacing w:val="-2"/>
        </w:rPr>
        <w:t>lower</w:t>
      </w:r>
      <w:r w:rsidR="00C13071" w:rsidRPr="00F77AAA">
        <w:rPr>
          <w:spacing w:val="-2"/>
        </w:rPr>
        <w:t xml:space="preserve"> </w:t>
      </w:r>
      <w:r w:rsidR="00C13071" w:rsidRPr="005E711A">
        <w:rPr>
          <w:spacing w:val="-2"/>
        </w:rPr>
        <w:t>in</w:t>
      </w:r>
      <w:r w:rsidR="00C13071" w:rsidRPr="00F77AAA">
        <w:rPr>
          <w:spacing w:val="-2"/>
        </w:rPr>
        <w:t xml:space="preserve"> </w:t>
      </w:r>
      <w:r w:rsidR="00C13071" w:rsidRPr="005E711A">
        <w:rPr>
          <w:spacing w:val="-2"/>
        </w:rPr>
        <w:t>the</w:t>
      </w:r>
      <w:r w:rsidR="00C13071" w:rsidRPr="00F77AAA">
        <w:rPr>
          <w:spacing w:val="-2"/>
        </w:rPr>
        <w:t xml:space="preserve"> </w:t>
      </w:r>
      <w:r w:rsidR="00C13071" w:rsidRPr="005E711A">
        <w:rPr>
          <w:spacing w:val="-2"/>
        </w:rPr>
        <w:t>lowest</w:t>
      </w:r>
      <w:r w:rsidR="00C13071" w:rsidRPr="00F77AAA">
        <w:rPr>
          <w:spacing w:val="-2"/>
        </w:rPr>
        <w:t xml:space="preserve"> </w:t>
      </w:r>
      <w:r w:rsidR="00C13071" w:rsidRPr="005E711A">
        <w:rPr>
          <w:spacing w:val="-2"/>
        </w:rPr>
        <w:t>CD4</w:t>
      </w:r>
      <w:r w:rsidR="00C13071" w:rsidRPr="00F77AAA">
        <w:rPr>
          <w:spacing w:val="-2"/>
        </w:rPr>
        <w:t xml:space="preserve"> </w:t>
      </w:r>
      <w:r w:rsidR="00C13071" w:rsidRPr="005E711A">
        <w:rPr>
          <w:spacing w:val="-2"/>
        </w:rPr>
        <w:t>tertile</w:t>
      </w:r>
      <w:r w:rsidR="00C13071" w:rsidRPr="00F77AAA">
        <w:rPr>
          <w:spacing w:val="-2"/>
        </w:rPr>
        <w:t xml:space="preserve"> </w:t>
      </w:r>
      <w:r w:rsidR="006A4F39">
        <w:rPr>
          <w:spacing w:val="-2"/>
        </w:rPr>
        <w:t>(</w:t>
      </w:r>
      <w:r w:rsidR="00C13071" w:rsidRPr="003114EC">
        <w:rPr>
          <w:i/>
          <w:iCs/>
          <w:spacing w:val="-2"/>
        </w:rPr>
        <w:t>p</w:t>
      </w:r>
      <w:r w:rsidR="00C13071" w:rsidRPr="005E711A">
        <w:rPr>
          <w:spacing w:val="-2"/>
        </w:rPr>
        <w:t>&lt;0.001,</w:t>
      </w:r>
      <w:r w:rsidR="00C13071" w:rsidRPr="00F77AAA">
        <w:rPr>
          <w:spacing w:val="-2"/>
        </w:rPr>
        <w:t xml:space="preserve"> </w:t>
      </w:r>
      <w:r w:rsidR="00C13071" w:rsidRPr="003114EC">
        <w:rPr>
          <w:i/>
          <w:iCs/>
          <w:spacing w:val="-2"/>
        </w:rPr>
        <w:t>p</w:t>
      </w:r>
      <w:r w:rsidR="00C13071" w:rsidRPr="005E711A">
        <w:rPr>
          <w:spacing w:val="-2"/>
        </w:rPr>
        <w:t xml:space="preserve">=0.004 </w:t>
      </w:r>
      <w:r w:rsidR="00C13071" w:rsidRPr="00F77AAA">
        <w:rPr>
          <w:spacing w:val="-2"/>
        </w:rPr>
        <w:t xml:space="preserve">and </w:t>
      </w:r>
      <w:r w:rsidR="00C13071" w:rsidRPr="003114EC">
        <w:rPr>
          <w:i/>
          <w:iCs/>
          <w:spacing w:val="-2"/>
        </w:rPr>
        <w:t>p</w:t>
      </w:r>
      <w:r w:rsidR="00C13071" w:rsidRPr="00F77AAA">
        <w:rPr>
          <w:spacing w:val="-2"/>
        </w:rPr>
        <w:t>=0.003</w:t>
      </w:r>
      <w:r w:rsidR="006A4F39">
        <w:rPr>
          <w:spacing w:val="-2"/>
        </w:rPr>
        <w:t>)</w:t>
      </w:r>
      <w:r w:rsidR="00C13071" w:rsidRPr="00F77AAA">
        <w:rPr>
          <w:spacing w:val="-2"/>
        </w:rPr>
        <w:t xml:space="preserve"> respectively, compared with the remaining tertiles.</w:t>
      </w:r>
    </w:p>
    <w:p w14:paraId="72BB0B9F" w14:textId="2E6E3D78" w:rsidR="00C13071" w:rsidRPr="00F77AAA" w:rsidRDefault="009D0A23" w:rsidP="00B90C3E">
      <w:pPr>
        <w:pStyle w:val="BodyText"/>
        <w:spacing w:before="134"/>
        <w:ind w:right="373"/>
        <w:jc w:val="both"/>
        <w:rPr>
          <w:spacing w:val="-2"/>
        </w:rPr>
      </w:pPr>
      <w:r>
        <w:rPr>
          <w:spacing w:val="-2"/>
        </w:rPr>
        <w:t xml:space="preserve">Proportions </w:t>
      </w:r>
      <w:r w:rsidR="00C13071" w:rsidRPr="00F77AAA">
        <w:rPr>
          <w:spacing w:val="-2"/>
        </w:rPr>
        <w:t>with</w:t>
      </w:r>
      <w:r w:rsidR="00A90939">
        <w:rPr>
          <w:spacing w:val="-2"/>
        </w:rPr>
        <w:t xml:space="preserve"> TB</w:t>
      </w:r>
      <w:r w:rsidR="00C13071" w:rsidRPr="00F77AAA">
        <w:rPr>
          <w:spacing w:val="-2"/>
        </w:rPr>
        <w:t>, pneumonia, and cryptococcus did not</w:t>
      </w:r>
      <w:r w:rsidR="00C13071" w:rsidRPr="005E711A">
        <w:rPr>
          <w:spacing w:val="-2"/>
        </w:rPr>
        <w:t xml:space="preserve"> </w:t>
      </w:r>
      <w:r w:rsidR="00C13071" w:rsidRPr="00F77AAA">
        <w:rPr>
          <w:spacing w:val="-2"/>
        </w:rPr>
        <w:t xml:space="preserve">differ across the CD4 tertiles, apart from </w:t>
      </w:r>
      <w:r w:rsidR="00C13071" w:rsidRPr="00BF4CD6">
        <w:rPr>
          <w:i/>
          <w:iCs/>
          <w:spacing w:val="-2"/>
        </w:rPr>
        <w:t>Candida albicans</w:t>
      </w:r>
      <w:r w:rsidR="00C13071" w:rsidRPr="00F77AAA">
        <w:rPr>
          <w:spacing w:val="-2"/>
        </w:rPr>
        <w:t>, which</w:t>
      </w:r>
      <w:r>
        <w:rPr>
          <w:spacing w:val="-2"/>
        </w:rPr>
        <w:t xml:space="preserve"> predominated </w:t>
      </w:r>
      <w:r w:rsidR="00C13071" w:rsidRPr="00F77AAA">
        <w:rPr>
          <w:spacing w:val="-2"/>
        </w:rPr>
        <w:t xml:space="preserve">in the lowest CD4 tertile, </w:t>
      </w:r>
      <w:r w:rsidR="00C13071" w:rsidRPr="003114EC">
        <w:rPr>
          <w:i/>
          <w:iCs/>
          <w:spacing w:val="-2"/>
        </w:rPr>
        <w:t>p</w:t>
      </w:r>
      <w:r w:rsidR="00C13071" w:rsidRPr="00F77AAA">
        <w:rPr>
          <w:spacing w:val="-2"/>
        </w:rPr>
        <w:t>=0.049.</w:t>
      </w:r>
    </w:p>
    <w:p w14:paraId="0CB9B871" w14:textId="4D3750E9" w:rsidR="00C13071" w:rsidRPr="00406DF7" w:rsidRDefault="00C13071" w:rsidP="00B90C3E">
      <w:pPr>
        <w:pStyle w:val="BodyText"/>
        <w:spacing w:before="134"/>
        <w:ind w:right="373"/>
        <w:jc w:val="both"/>
        <w:rPr>
          <w:i/>
          <w:iCs/>
          <w:spacing w:val="-2"/>
        </w:rPr>
      </w:pPr>
      <w:r w:rsidRPr="00406DF7">
        <w:rPr>
          <w:i/>
          <w:iCs/>
          <w:spacing w:val="-2"/>
        </w:rPr>
        <w:t>HAART vs HAART naïve</w:t>
      </w:r>
    </w:p>
    <w:p w14:paraId="779E078A" w14:textId="13F9E219" w:rsidR="00C13071" w:rsidRDefault="009D0A23" w:rsidP="00B90C3E">
      <w:pPr>
        <w:pStyle w:val="BodyText"/>
        <w:spacing w:before="134"/>
        <w:ind w:right="373"/>
        <w:jc w:val="both"/>
        <w:rPr>
          <w:spacing w:val="-2"/>
        </w:rPr>
      </w:pPr>
      <w:r>
        <w:rPr>
          <w:spacing w:val="-2"/>
        </w:rPr>
        <w:t xml:space="preserve">The </w:t>
      </w:r>
      <w:r w:rsidR="00C13071" w:rsidRPr="00F77AAA">
        <w:rPr>
          <w:spacing w:val="-2"/>
        </w:rPr>
        <w:t xml:space="preserve">subgroup of patients receiving </w:t>
      </w:r>
      <w:r w:rsidR="00C13071">
        <w:rPr>
          <w:spacing w:val="-2"/>
        </w:rPr>
        <w:t>highly</w:t>
      </w:r>
      <w:r w:rsidR="006A4F39">
        <w:rPr>
          <w:spacing w:val="-2"/>
        </w:rPr>
        <w:t>-</w:t>
      </w:r>
      <w:r w:rsidR="00C13071">
        <w:rPr>
          <w:spacing w:val="-2"/>
        </w:rPr>
        <w:t>active antiretroviral therapy (</w:t>
      </w:r>
      <w:r w:rsidR="00C13071" w:rsidRPr="00F77AAA">
        <w:rPr>
          <w:spacing w:val="-2"/>
        </w:rPr>
        <w:t>HAART</w:t>
      </w:r>
      <w:r w:rsidR="00C13071">
        <w:rPr>
          <w:spacing w:val="-2"/>
        </w:rPr>
        <w:t xml:space="preserve">) (408), compared with the </w:t>
      </w:r>
      <w:r w:rsidR="00C13071" w:rsidRPr="00F77AAA">
        <w:rPr>
          <w:spacing w:val="-2"/>
        </w:rPr>
        <w:t>HAART</w:t>
      </w:r>
      <w:r w:rsidR="00C13071">
        <w:rPr>
          <w:spacing w:val="-2"/>
        </w:rPr>
        <w:t>-</w:t>
      </w:r>
      <w:r w:rsidR="00C13071" w:rsidRPr="00F77AAA">
        <w:rPr>
          <w:spacing w:val="-2"/>
        </w:rPr>
        <w:t>naïve</w:t>
      </w:r>
      <w:r w:rsidR="00C13071">
        <w:rPr>
          <w:spacing w:val="-2"/>
        </w:rPr>
        <w:t xml:space="preserve"> (155) group</w:t>
      </w:r>
      <w:r w:rsidR="00C13071" w:rsidRPr="00F77AAA">
        <w:rPr>
          <w:spacing w:val="-2"/>
        </w:rPr>
        <w:t xml:space="preserve">, 6 (2.6%) had cryptococcal infection, compared with 24 (7%) who did not </w:t>
      </w:r>
      <w:r w:rsidR="006A4F39">
        <w:rPr>
          <w:spacing w:val="-2"/>
        </w:rPr>
        <w:t>(</w:t>
      </w:r>
      <w:r w:rsidR="00C13071" w:rsidRPr="003114EC">
        <w:rPr>
          <w:i/>
          <w:iCs/>
          <w:spacing w:val="-2"/>
        </w:rPr>
        <w:t>p</w:t>
      </w:r>
      <w:r w:rsidR="00C13071" w:rsidRPr="00F77AAA">
        <w:rPr>
          <w:spacing w:val="-2"/>
        </w:rPr>
        <w:t>=0.039</w:t>
      </w:r>
      <w:r w:rsidR="006A4F39">
        <w:rPr>
          <w:spacing w:val="-2"/>
        </w:rPr>
        <w:t>)</w:t>
      </w:r>
      <w:r w:rsidR="00C13071" w:rsidRPr="00F77AAA">
        <w:rPr>
          <w:spacing w:val="-2"/>
        </w:rPr>
        <w:t>. CD4 counts, and viral load</w:t>
      </w:r>
      <w:r w:rsidR="009931AB">
        <w:rPr>
          <w:spacing w:val="-2"/>
        </w:rPr>
        <w:t>s</w:t>
      </w:r>
      <w:r w:rsidR="00C13071" w:rsidRPr="00F77AAA">
        <w:rPr>
          <w:spacing w:val="-2"/>
        </w:rPr>
        <w:t xml:space="preserve"> did not differ between</w:t>
      </w:r>
      <w:r w:rsidR="009931AB">
        <w:rPr>
          <w:spacing w:val="-2"/>
        </w:rPr>
        <w:t xml:space="preserve"> patients </w:t>
      </w:r>
      <w:r w:rsidR="00C13071">
        <w:rPr>
          <w:spacing w:val="-2"/>
        </w:rPr>
        <w:t xml:space="preserve">on </w:t>
      </w:r>
      <w:r w:rsidR="00C13071" w:rsidRPr="00F77AAA">
        <w:rPr>
          <w:spacing w:val="-2"/>
        </w:rPr>
        <w:t xml:space="preserve">HAART versus those who were </w:t>
      </w:r>
      <w:r w:rsidR="00F74CA4" w:rsidRPr="00F77AAA">
        <w:rPr>
          <w:spacing w:val="-2"/>
        </w:rPr>
        <w:t>HAART</w:t>
      </w:r>
      <w:r w:rsidR="00F74CA4">
        <w:rPr>
          <w:spacing w:val="-2"/>
        </w:rPr>
        <w:t>-</w:t>
      </w:r>
      <w:r w:rsidR="00C13071" w:rsidRPr="00F77AAA">
        <w:rPr>
          <w:spacing w:val="-2"/>
        </w:rPr>
        <w:t>naïve</w:t>
      </w:r>
      <w:r w:rsidR="00C13071" w:rsidRPr="005E711A">
        <w:rPr>
          <w:spacing w:val="-2"/>
        </w:rPr>
        <w:t>.</w:t>
      </w:r>
      <w:r w:rsidR="00C13071">
        <w:rPr>
          <w:spacing w:val="-2"/>
        </w:rPr>
        <w:t xml:space="preserve">  </w:t>
      </w:r>
    </w:p>
    <w:p w14:paraId="5B48FEE5" w14:textId="77777777" w:rsidR="00C13071"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Diagnosis of adrenal insufficiency</w:t>
      </w:r>
    </w:p>
    <w:p w14:paraId="513DEAB2" w14:textId="080F7B09" w:rsidR="00C13071" w:rsidRPr="00A522E9" w:rsidRDefault="051553BE" w:rsidP="00B90C3E">
      <w:pPr>
        <w:pStyle w:val="BodyText"/>
        <w:spacing w:before="134"/>
        <w:ind w:right="373"/>
        <w:jc w:val="both"/>
        <w:rPr>
          <w:color w:val="000000" w:themeColor="text1"/>
          <w:spacing w:val="-2"/>
        </w:rPr>
      </w:pPr>
      <w:r w:rsidRPr="6D8D3595">
        <w:rPr>
          <w:color w:val="000000" w:themeColor="text1"/>
          <w:lang w:val="en-ZA"/>
        </w:rPr>
        <w:t>Fourteen</w:t>
      </w:r>
      <w:r w:rsidR="00C13071" w:rsidRPr="6D8D3595">
        <w:rPr>
          <w:color w:val="000000" w:themeColor="text1"/>
          <w:lang w:val="en-ZA"/>
        </w:rPr>
        <w:t xml:space="preserve"> AI </w:t>
      </w:r>
      <w:r w:rsidR="00C13071" w:rsidRPr="6D8D3595">
        <w:rPr>
          <w:lang w:val="en-ZA"/>
        </w:rPr>
        <w:t xml:space="preserve">patients were identified following a failed tetracosactide test, of whom </w:t>
      </w:r>
      <w:r w:rsidR="411DF848" w:rsidRPr="6D8D3595">
        <w:rPr>
          <w:lang w:val="en-ZA"/>
        </w:rPr>
        <w:t>11</w:t>
      </w:r>
      <w:r w:rsidR="00C13071" w:rsidRPr="6D8D3595">
        <w:rPr>
          <w:lang w:val="en-ZA"/>
        </w:rPr>
        <w:t xml:space="preserve"> had SAI and </w:t>
      </w:r>
      <w:r w:rsidR="7439C0D0" w:rsidRPr="6D8D3595">
        <w:rPr>
          <w:lang w:val="en-ZA"/>
        </w:rPr>
        <w:t>3</w:t>
      </w:r>
      <w:r w:rsidR="00C13071" w:rsidRPr="6D8D3595">
        <w:rPr>
          <w:lang w:val="en-ZA"/>
        </w:rPr>
        <w:t xml:space="preserve"> PAI, respectively. An additional 21 patients were diagnosed with AI</w:t>
      </w:r>
      <w:r w:rsidR="004051DF">
        <w:rPr>
          <w:lang w:val="en-ZA"/>
        </w:rPr>
        <w:t xml:space="preserve"> if the random serum </w:t>
      </w:r>
      <w:r w:rsidR="00C13071" w:rsidRPr="6D8D3595">
        <w:rPr>
          <w:lang w:val="en-ZA"/>
        </w:rPr>
        <w:t>cortisol</w:t>
      </w:r>
      <w:r w:rsidR="004051DF">
        <w:rPr>
          <w:lang w:val="en-ZA"/>
        </w:rPr>
        <w:t xml:space="preserve"> was </w:t>
      </w:r>
      <w:r w:rsidR="00C13071" w:rsidRPr="6D8D3595">
        <w:rPr>
          <w:lang w:val="en-ZA"/>
        </w:rPr>
        <w:t>less than 274 nmol/L, 19</w:t>
      </w:r>
      <w:r w:rsidR="004051DF">
        <w:rPr>
          <w:lang w:val="en-ZA"/>
        </w:rPr>
        <w:t xml:space="preserve"> had </w:t>
      </w:r>
      <w:r w:rsidR="00C13071" w:rsidRPr="6D8D3595">
        <w:rPr>
          <w:lang w:val="en-ZA"/>
        </w:rPr>
        <w:t>SAI and 2</w:t>
      </w:r>
      <w:r w:rsidR="004051DF">
        <w:rPr>
          <w:lang w:val="en-ZA"/>
        </w:rPr>
        <w:t xml:space="preserve"> were diagnosed with </w:t>
      </w:r>
      <w:r w:rsidR="00C13071" w:rsidRPr="6D8D3595">
        <w:rPr>
          <w:lang w:val="en-ZA"/>
        </w:rPr>
        <w:t>PAI.</w:t>
      </w:r>
      <w:r w:rsidR="004051DF">
        <w:rPr>
          <w:lang w:val="en-ZA"/>
        </w:rPr>
        <w:t xml:space="preserve">  Overall, </w:t>
      </w:r>
      <w:r w:rsidR="21ECCE3B" w:rsidRPr="6D8D3595">
        <w:rPr>
          <w:lang w:val="en-ZA"/>
        </w:rPr>
        <w:t>35</w:t>
      </w:r>
      <w:r w:rsidR="004051DF">
        <w:rPr>
          <w:lang w:val="en-ZA"/>
        </w:rPr>
        <w:t xml:space="preserve"> had AI, </w:t>
      </w:r>
      <w:r w:rsidR="11CB5016" w:rsidRPr="6D8D3595">
        <w:rPr>
          <w:lang w:val="en-ZA"/>
        </w:rPr>
        <w:t>5</w:t>
      </w:r>
      <w:r w:rsidR="00C13071" w:rsidRPr="6D8D3595">
        <w:rPr>
          <w:lang w:val="en-ZA"/>
        </w:rPr>
        <w:t xml:space="preserve"> with PAI and </w:t>
      </w:r>
      <w:r w:rsidR="1E798CFA" w:rsidRPr="6D8D3595">
        <w:rPr>
          <w:lang w:val="en-ZA"/>
        </w:rPr>
        <w:t>30</w:t>
      </w:r>
      <w:r w:rsidR="004051DF">
        <w:rPr>
          <w:lang w:val="en-ZA"/>
        </w:rPr>
        <w:t xml:space="preserve"> had </w:t>
      </w:r>
      <w:r w:rsidR="00C13071" w:rsidRPr="6D8D3595">
        <w:rPr>
          <w:lang w:val="en-ZA"/>
        </w:rPr>
        <w:t xml:space="preserve">SAI. </w:t>
      </w:r>
      <w:r w:rsidR="00E9600F" w:rsidRPr="6D8D3595">
        <w:rPr>
          <w:lang w:val="en-ZA"/>
        </w:rPr>
        <w:t xml:space="preserve">A </w:t>
      </w:r>
      <w:r w:rsidR="00C13071" w:rsidRPr="6D8D3595">
        <w:rPr>
          <w:lang w:val="en-ZA"/>
        </w:rPr>
        <w:t>random morning serum cortisol was lower in the AI</w:t>
      </w:r>
      <w:r w:rsidR="004051DF">
        <w:rPr>
          <w:lang w:val="en-ZA"/>
        </w:rPr>
        <w:t xml:space="preserve"> versus the non-AI groups</w:t>
      </w:r>
      <w:r w:rsidR="00C13071" w:rsidRPr="6D8D3595">
        <w:rPr>
          <w:lang w:val="en-ZA"/>
        </w:rPr>
        <w:t>, 332 nmol/L (252.0-382.0) compared with 478 nmol/L (372.5-578.0)</w:t>
      </w:r>
      <w:r w:rsidR="004051DF">
        <w:rPr>
          <w:lang w:val="en-ZA"/>
        </w:rPr>
        <w:t>, respectively</w:t>
      </w:r>
      <w:r w:rsidR="00C13071" w:rsidRPr="6D8D3595">
        <w:rPr>
          <w:lang w:val="en-ZA"/>
        </w:rPr>
        <w:t xml:space="preserve"> ; (</w:t>
      </w:r>
      <w:r w:rsidR="00C13071" w:rsidRPr="6D8D3595">
        <w:rPr>
          <w:i/>
          <w:lang w:val="en-ZA"/>
        </w:rPr>
        <w:t>p</w:t>
      </w:r>
      <w:r w:rsidR="00C13071" w:rsidRPr="6D8D3595">
        <w:rPr>
          <w:lang w:val="en-ZA"/>
        </w:rPr>
        <w:t>&lt;0.001).</w:t>
      </w:r>
      <w:r w:rsidR="004051DF">
        <w:rPr>
          <w:lang w:val="en-ZA"/>
        </w:rPr>
        <w:t xml:space="preserve">  The median basal </w:t>
      </w:r>
      <w:r w:rsidR="00C13071" w:rsidRPr="6D8D3595">
        <w:rPr>
          <w:lang w:val="en-ZA"/>
        </w:rPr>
        <w:t>cortisol at 0 minutes was 300 nmol/L (188.5-359) in the AI group, compared with 466 nmol/L (352-573) without AI; (</w:t>
      </w:r>
      <w:r w:rsidR="00C13071" w:rsidRPr="6D8D3595">
        <w:rPr>
          <w:i/>
          <w:lang w:val="en-ZA"/>
        </w:rPr>
        <w:t>p</w:t>
      </w:r>
      <w:r w:rsidR="00C13071" w:rsidRPr="6D8D3595">
        <w:rPr>
          <w:lang w:val="en-ZA"/>
        </w:rPr>
        <w:t xml:space="preserve">&lt;0.001). </w:t>
      </w:r>
      <w:commentRangeStart w:id="1"/>
      <w:r w:rsidR="00C13071" w:rsidRPr="6D8D3595">
        <w:rPr>
          <w:lang w:val="en-ZA"/>
        </w:rPr>
        <w:t>The stimulated cortisol was 379 nmol/L (314.5-440.0</w:t>
      </w:r>
      <w:commentRangeEnd w:id="1"/>
      <w:r w:rsidR="004051DF" w:rsidRPr="6D8D3595">
        <w:rPr>
          <w:rStyle w:val="CommentReference"/>
          <w:sz w:val="22"/>
          <w:szCs w:val="22"/>
          <w:lang w:val="en-ZA"/>
        </w:rPr>
        <w:commentReference w:id="1"/>
      </w:r>
      <w:r w:rsidR="00C13071" w:rsidRPr="6D8D3595">
        <w:rPr>
          <w:lang w:val="en-ZA"/>
        </w:rPr>
        <w:t>) in the AI group, compared with 722 nmol/L (630.0-858.0</w:t>
      </w:r>
      <w:r w:rsidR="006A62EA" w:rsidRPr="6D8D3595">
        <w:rPr>
          <w:lang w:val="en-ZA"/>
        </w:rPr>
        <w:t xml:space="preserve">; </w:t>
      </w:r>
      <w:r w:rsidR="00C13071" w:rsidRPr="6D8D3595">
        <w:rPr>
          <w:i/>
          <w:lang w:val="en-ZA"/>
        </w:rPr>
        <w:t>p</w:t>
      </w:r>
      <w:r w:rsidR="00C13071" w:rsidRPr="6D8D3595">
        <w:rPr>
          <w:lang w:val="en-ZA"/>
        </w:rPr>
        <w:t xml:space="preserve">&lt;0.001) without AI. </w:t>
      </w:r>
      <w:r w:rsidR="00B4413F">
        <w:rPr>
          <w:color w:val="000000" w:themeColor="text1"/>
          <w:lang w:val="en-ZA"/>
        </w:rPr>
        <w:t xml:space="preserve"> If </w:t>
      </w:r>
      <w:r w:rsidR="00C13071" w:rsidRPr="6D8D3595">
        <w:rPr>
          <w:color w:val="000000" w:themeColor="text1"/>
          <w:lang w:val="en-ZA"/>
        </w:rPr>
        <w:t xml:space="preserve">the </w:t>
      </w:r>
      <w:r w:rsidR="007230A9" w:rsidRPr="6D8D3595">
        <w:rPr>
          <w:color w:val="000000" w:themeColor="text1"/>
          <w:lang w:val="en-ZA"/>
        </w:rPr>
        <w:t>stimulated cortisol</w:t>
      </w:r>
      <w:r w:rsidR="00B4413F">
        <w:rPr>
          <w:color w:val="000000" w:themeColor="text1"/>
          <w:lang w:val="en-ZA"/>
        </w:rPr>
        <w:t xml:space="preserve"> cut-off </w:t>
      </w:r>
      <w:r w:rsidR="00C13071" w:rsidRPr="6D8D3595">
        <w:rPr>
          <w:color w:val="000000" w:themeColor="text1"/>
          <w:lang w:val="en-ZA"/>
        </w:rPr>
        <w:t>were 240 nmol/L</w:t>
      </w:r>
      <w:r w:rsidR="00B4413F">
        <w:rPr>
          <w:color w:val="000000" w:themeColor="text1"/>
          <w:lang w:val="en-ZA"/>
        </w:rPr>
        <w:t>, there</w:t>
      </w:r>
      <w:r w:rsidR="00C13071" w:rsidRPr="6D8D3595">
        <w:rPr>
          <w:color w:val="000000" w:themeColor="text1"/>
          <w:lang w:val="en-ZA"/>
        </w:rPr>
        <w:t xml:space="preserve"> would have been </w:t>
      </w:r>
      <w:r w:rsidR="007230A9" w:rsidRPr="6D8D3595">
        <w:rPr>
          <w:color w:val="000000" w:themeColor="text1"/>
          <w:lang w:val="en-ZA"/>
        </w:rPr>
        <w:t>11</w:t>
      </w:r>
      <w:r w:rsidR="00B4413F">
        <w:rPr>
          <w:color w:val="000000" w:themeColor="text1"/>
          <w:lang w:val="en-ZA"/>
        </w:rPr>
        <w:t xml:space="preserve"> patients diagnosed with AI.</w:t>
      </w:r>
    </w:p>
    <w:p w14:paraId="63196BC6" w14:textId="37BF55D2" w:rsidR="00C13071" w:rsidRPr="00FD16E0" w:rsidRDefault="00B4413F" w:rsidP="00B90C3E">
      <w:pPr>
        <w:widowControl/>
        <w:autoSpaceDE/>
        <w:autoSpaceDN/>
        <w:spacing w:before="138"/>
        <w:ind w:right="373"/>
        <w:rPr>
          <w:rFonts w:eastAsia="Times New Roman"/>
          <w:b/>
          <w:bCs/>
          <w:color w:val="000000"/>
          <w:lang w:val="en-ZA" w:eastAsia="en-ZA"/>
        </w:rPr>
      </w:pPr>
      <w:r>
        <w:rPr>
          <w:rFonts w:eastAsia="Times New Roman"/>
          <w:b/>
          <w:bCs/>
          <w:color w:val="000000"/>
          <w:lang w:val="en-ZA" w:eastAsia="en-ZA"/>
        </w:rPr>
        <w:t xml:space="preserve">Clinical </w:t>
      </w:r>
      <w:r w:rsidR="00C13071" w:rsidRPr="00FD16E0">
        <w:rPr>
          <w:rFonts w:eastAsia="Times New Roman"/>
          <w:b/>
          <w:bCs/>
          <w:color w:val="000000"/>
          <w:lang w:val="en-ZA" w:eastAsia="en-ZA"/>
        </w:rPr>
        <w:t>characteristics in patients with adrenal insufficiency with those without</w:t>
      </w:r>
    </w:p>
    <w:p w14:paraId="3C00A709" w14:textId="374A7F7C" w:rsidR="00BE2984" w:rsidRDefault="2698125D" w:rsidP="6D8D3595">
      <w:pPr>
        <w:pStyle w:val="BodyText"/>
        <w:spacing w:before="249" w:line="232" w:lineRule="auto"/>
        <w:ind w:right="373"/>
        <w:jc w:val="both"/>
        <w:rPr>
          <w:lang w:val="en-ZA"/>
        </w:rPr>
      </w:pPr>
      <w:r w:rsidRPr="6D8D3595">
        <w:rPr>
          <w:lang w:val="en-ZA"/>
        </w:rPr>
        <w:t>C</w:t>
      </w:r>
      <w:r w:rsidR="00C13071" w:rsidRPr="6D8D3595">
        <w:rPr>
          <w:lang w:val="en-ZA"/>
        </w:rPr>
        <w:t>ryptococcal</w:t>
      </w:r>
      <w:r w:rsidR="00C13071" w:rsidRPr="008E6C72">
        <w:rPr>
          <w:lang w:val="en-ZA"/>
        </w:rPr>
        <w:t xml:space="preserve"> infections occurred more often in the AI </w:t>
      </w:r>
      <w:r w:rsidR="0D110877" w:rsidRPr="009E2BB3">
        <w:rPr>
          <w:lang w:val="en-ZA"/>
        </w:rPr>
        <w:t>42.9% vs 4.3</w:t>
      </w:r>
      <w:r w:rsidR="00B4413F" w:rsidRPr="009E2BB3">
        <w:rPr>
          <w:lang w:val="en-ZA"/>
        </w:rPr>
        <w:t>%</w:t>
      </w:r>
      <w:r w:rsidR="00B4413F">
        <w:rPr>
          <w:lang w:val="en-ZA"/>
        </w:rPr>
        <w:t xml:space="preserve"> in the non-AI groups</w:t>
      </w:r>
      <w:r w:rsidR="00B4413F">
        <w:rPr>
          <w:i/>
          <w:iCs/>
          <w:lang w:val="en-ZA"/>
        </w:rPr>
        <w:t xml:space="preserve">; </w:t>
      </w:r>
      <w:r w:rsidR="0D110877" w:rsidRPr="6D8D3595">
        <w:rPr>
          <w:i/>
          <w:iCs/>
          <w:lang w:val="en-ZA"/>
        </w:rPr>
        <w:t>p=</w:t>
      </w:r>
      <w:r w:rsidR="0D110877" w:rsidRPr="009E2BB3">
        <w:rPr>
          <w:lang w:val="en-ZA"/>
        </w:rPr>
        <w:t>0.</w:t>
      </w:r>
      <w:r w:rsidR="00C13071" w:rsidRPr="009E2BB3">
        <w:rPr>
          <w:lang w:val="en-ZA"/>
        </w:rPr>
        <w:t>001</w:t>
      </w:r>
      <w:r w:rsidR="00C13071" w:rsidRPr="6D8D3595">
        <w:rPr>
          <w:lang w:val="en-ZA"/>
        </w:rPr>
        <w:t xml:space="preserve">. </w:t>
      </w:r>
      <w:r w:rsidR="00C13071" w:rsidRPr="008E6C72">
        <w:rPr>
          <w:lang w:val="en-ZA"/>
        </w:rPr>
        <w:t xml:space="preserve"> </w:t>
      </w:r>
      <w:r w:rsidR="00B4413F">
        <w:rPr>
          <w:lang w:val="en-ZA"/>
        </w:rPr>
        <w:t xml:space="preserve"> There was greater utilisation </w:t>
      </w:r>
      <w:r w:rsidR="00C13071" w:rsidRPr="008E6C72">
        <w:rPr>
          <w:lang w:val="en-ZA"/>
        </w:rPr>
        <w:t>fluconazole</w:t>
      </w:r>
      <w:r w:rsidR="00B4413F">
        <w:rPr>
          <w:lang w:val="en-ZA"/>
        </w:rPr>
        <w:t xml:space="preserve">  among </w:t>
      </w:r>
      <w:r w:rsidR="00C13071" w:rsidRPr="008E6C72">
        <w:rPr>
          <w:lang w:val="en-ZA"/>
        </w:rPr>
        <w:t>AI</w:t>
      </w:r>
      <w:r w:rsidR="00B4413F">
        <w:rPr>
          <w:lang w:val="en-ZA"/>
        </w:rPr>
        <w:t xml:space="preserve"> patients</w:t>
      </w:r>
      <w:r w:rsidR="00C13071" w:rsidRPr="008E6C72">
        <w:rPr>
          <w:lang w:val="en-ZA"/>
        </w:rPr>
        <w:t xml:space="preserve">, compared with </w:t>
      </w:r>
      <w:r w:rsidR="00C13071">
        <w:rPr>
          <w:lang w:val="en-ZA"/>
        </w:rPr>
        <w:t>the</w:t>
      </w:r>
      <w:r w:rsidR="00B4413F">
        <w:rPr>
          <w:lang w:val="en-ZA"/>
        </w:rPr>
        <w:t xml:space="preserve"> group </w:t>
      </w:r>
      <w:r w:rsidR="00C13071" w:rsidRPr="008E6C72">
        <w:rPr>
          <w:lang w:val="en-ZA"/>
        </w:rPr>
        <w:t>without AI</w:t>
      </w:r>
      <w:r w:rsidR="00B4413F">
        <w:rPr>
          <w:lang w:val="en-ZA"/>
        </w:rPr>
        <w:t>;</w:t>
      </w:r>
      <w:r w:rsidR="006A62EA">
        <w:rPr>
          <w:lang w:val="en-ZA"/>
        </w:rPr>
        <w:t xml:space="preserve"> (</w:t>
      </w:r>
      <w:r w:rsidR="00C13071" w:rsidRPr="008E6C72">
        <w:rPr>
          <w:i/>
          <w:iCs/>
          <w:lang w:val="en-ZA"/>
        </w:rPr>
        <w:t>p</w:t>
      </w:r>
      <w:r w:rsidR="00C13071" w:rsidRPr="008E6C72">
        <w:rPr>
          <w:lang w:val="en-ZA"/>
        </w:rPr>
        <w:t>&lt;0.021</w:t>
      </w:r>
      <w:r w:rsidR="006A62EA">
        <w:rPr>
          <w:lang w:val="en-ZA"/>
        </w:rPr>
        <w:t>)</w:t>
      </w:r>
      <w:r w:rsidR="00C13071" w:rsidRPr="008E6C72">
        <w:rPr>
          <w:lang w:val="en-ZA"/>
        </w:rPr>
        <w:t xml:space="preserve"> (Table 2)</w:t>
      </w:r>
      <w:r w:rsidR="006A62EA">
        <w:rPr>
          <w:lang w:val="en-ZA"/>
        </w:rPr>
        <w:t>.</w:t>
      </w:r>
    </w:p>
    <w:p w14:paraId="79ADBA29" w14:textId="78E1FF24" w:rsidR="00470362" w:rsidRDefault="00470362" w:rsidP="6D8D3595">
      <w:pPr>
        <w:pStyle w:val="BodyText"/>
        <w:spacing w:before="249" w:line="232" w:lineRule="auto"/>
        <w:ind w:right="373"/>
      </w:pPr>
    </w:p>
    <w:p w14:paraId="6567D6D5" w14:textId="71333312" w:rsidR="00470362" w:rsidRDefault="00470362" w:rsidP="00B90C3E">
      <w:pPr>
        <w:pStyle w:val="BodyText"/>
        <w:spacing w:before="249" w:line="232" w:lineRule="auto"/>
        <w:ind w:right="373"/>
        <w:jc w:val="both"/>
        <w:rPr>
          <w:color w:val="000000" w:themeColor="text1"/>
        </w:rPr>
      </w:pPr>
      <w:r>
        <w:rPr>
          <w:noProof/>
          <w:color w:val="000000" w:themeColor="text1"/>
        </w:rPr>
        <w:drawing>
          <wp:inline distT="0" distB="0" distL="0" distR="0" wp14:anchorId="543B4026" wp14:editId="7D0AAE86">
            <wp:extent cx="6717665" cy="5038090"/>
            <wp:effectExtent l="0" t="0" r="6985" b="0"/>
            <wp:docPr id="808625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528" name="Picture 808625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17665" cy="5038090"/>
                    </a:xfrm>
                    <a:prstGeom prst="rect">
                      <a:avLst/>
                    </a:prstGeom>
                  </pic:spPr>
                </pic:pic>
              </a:graphicData>
            </a:graphic>
          </wp:inline>
        </w:drawing>
      </w:r>
    </w:p>
    <w:p w14:paraId="29F75784" w14:textId="262DC014" w:rsidR="00470362" w:rsidRPr="006A09C5" w:rsidRDefault="00470362" w:rsidP="00B90C3E">
      <w:pPr>
        <w:pStyle w:val="BodyText"/>
        <w:spacing w:before="249" w:line="232" w:lineRule="auto"/>
        <w:ind w:right="373"/>
        <w:jc w:val="both"/>
        <w:rPr>
          <w:b/>
          <w:bCs/>
          <w:color w:val="000000" w:themeColor="text1"/>
        </w:rPr>
      </w:pPr>
      <w:r w:rsidRPr="006A09C5">
        <w:rPr>
          <w:b/>
          <w:bCs/>
          <w:color w:val="000000" w:themeColor="text1"/>
        </w:rPr>
        <w:t>Figure</w:t>
      </w:r>
      <w:r w:rsidR="007B7421">
        <w:rPr>
          <w:b/>
          <w:bCs/>
          <w:color w:val="000000" w:themeColor="text1"/>
        </w:rPr>
        <w:t xml:space="preserve"> 2: </w:t>
      </w:r>
      <w:r w:rsidRPr="006A09C5">
        <w:rPr>
          <w:b/>
          <w:bCs/>
          <w:color w:val="000000" w:themeColor="text1"/>
        </w:rPr>
        <w:t xml:space="preserve"> </w:t>
      </w:r>
      <w:r w:rsidR="00D65ED3">
        <w:rPr>
          <w:b/>
          <w:bCs/>
          <w:color w:val="000000" w:themeColor="text1"/>
        </w:rPr>
        <w:t>Comparison of</w:t>
      </w:r>
      <w:r w:rsidR="0029713D">
        <w:rPr>
          <w:b/>
          <w:bCs/>
          <w:color w:val="000000" w:themeColor="text1"/>
        </w:rPr>
        <w:t xml:space="preserve"> cortisol</w:t>
      </w:r>
      <w:commentRangeStart w:id="2"/>
      <w:r w:rsidR="00B4413F">
        <w:rPr>
          <w:b/>
          <w:bCs/>
          <w:color w:val="000000" w:themeColor="text1"/>
        </w:rPr>
        <w:t xml:space="preserve"> concentrations </w:t>
      </w:r>
      <w:r w:rsidR="0029713D">
        <w:rPr>
          <w:b/>
          <w:bCs/>
          <w:color w:val="000000" w:themeColor="text1"/>
        </w:rPr>
        <w:t>for</w:t>
      </w:r>
      <w:r w:rsidR="00D65ED3">
        <w:rPr>
          <w:b/>
          <w:bCs/>
          <w:color w:val="000000" w:themeColor="text1"/>
        </w:rPr>
        <w:t xml:space="preserve"> </w:t>
      </w:r>
      <w:r w:rsidR="009E1854">
        <w:rPr>
          <w:b/>
          <w:bCs/>
          <w:color w:val="000000" w:themeColor="text1"/>
        </w:rPr>
        <w:t>SAI ve</w:t>
      </w:r>
      <w:r w:rsidR="00E41808">
        <w:rPr>
          <w:b/>
          <w:bCs/>
          <w:color w:val="000000" w:themeColor="text1"/>
        </w:rPr>
        <w:t xml:space="preserve">rsus PAI </w:t>
      </w:r>
      <w:r w:rsidR="00244756">
        <w:rPr>
          <w:b/>
          <w:bCs/>
          <w:color w:val="000000" w:themeColor="text1"/>
        </w:rPr>
        <w:t>using the</w:t>
      </w:r>
      <w:r w:rsidRPr="006A09C5">
        <w:rPr>
          <w:b/>
          <w:bCs/>
          <w:color w:val="000000" w:themeColor="text1"/>
        </w:rPr>
        <w:t xml:space="preserve"> 400</w:t>
      </w:r>
      <w:r w:rsidR="00244756">
        <w:rPr>
          <w:b/>
          <w:bCs/>
          <w:color w:val="000000" w:themeColor="text1"/>
        </w:rPr>
        <w:t xml:space="preserve"> nm</w:t>
      </w:r>
      <w:r w:rsidR="0070108B">
        <w:rPr>
          <w:b/>
          <w:bCs/>
          <w:color w:val="000000" w:themeColor="text1"/>
        </w:rPr>
        <w:t>ol/L</w:t>
      </w:r>
      <w:r w:rsidR="00B4413F">
        <w:rPr>
          <w:b/>
          <w:bCs/>
          <w:color w:val="000000" w:themeColor="text1"/>
        </w:rPr>
        <w:t xml:space="preserve"> cut-off</w:t>
      </w:r>
      <w:commentRangeEnd w:id="2"/>
      <w:r w:rsidR="00631962" w:rsidRPr="006A09C5">
        <w:rPr>
          <w:rStyle w:val="CommentReference"/>
          <w:b/>
          <w:bCs/>
          <w:color w:val="000000" w:themeColor="text1"/>
          <w:sz w:val="22"/>
          <w:szCs w:val="22"/>
        </w:rPr>
        <w:commentReference w:id="2"/>
      </w:r>
    </w:p>
    <w:p w14:paraId="2C6FDB8B" w14:textId="50C99D1A" w:rsidR="00C13071" w:rsidRDefault="00B4413F" w:rsidP="00B90C3E">
      <w:pPr>
        <w:pStyle w:val="BodyText"/>
        <w:spacing w:before="249" w:line="232" w:lineRule="auto"/>
        <w:ind w:right="373"/>
        <w:jc w:val="both"/>
      </w:pPr>
      <w:r>
        <w:rPr>
          <w:color w:val="000000" w:themeColor="text1"/>
        </w:rPr>
        <w:t xml:space="preserve">Apart from </w:t>
      </w:r>
      <w:commentRangeStart w:id="3"/>
      <w:r w:rsidR="00C13071">
        <w:t>ACTH concentrations</w:t>
      </w:r>
      <w:commentRangeEnd w:id="3"/>
      <w:r>
        <w:rPr>
          <w:rStyle w:val="CommentReference"/>
          <w:sz w:val="22"/>
          <w:szCs w:val="22"/>
        </w:rPr>
        <w:commentReference w:id="3"/>
      </w:r>
      <w:r>
        <w:t>;</w:t>
      </w:r>
      <w:r w:rsidR="00C13071">
        <w:t xml:space="preserve"> </w:t>
      </w:r>
      <w:r w:rsidR="00C13071" w:rsidRPr="00BF4CD6">
        <w:rPr>
          <w:i/>
          <w:iCs/>
        </w:rPr>
        <w:t>p</w:t>
      </w:r>
      <w:r w:rsidR="00C13071">
        <w:t>&lt;0.001 t</w:t>
      </w:r>
      <w:r w:rsidR="00C13071" w:rsidRPr="009A05EB">
        <w:t>here were no</w:t>
      </w:r>
      <w:r w:rsidR="00631962">
        <w:t xml:space="preserve">differences </w:t>
      </w:r>
      <w:r>
        <w:t xml:space="preserve"> in </w:t>
      </w:r>
      <w:r w:rsidR="00C13071" w:rsidRPr="009A05EB">
        <w:t>demographics, history, clinical findings, investigations and mortality</w:t>
      </w:r>
      <w:r>
        <w:t xml:space="preserve"> in SAI</w:t>
      </w:r>
      <w:r w:rsidR="00631962">
        <w:t>,</w:t>
      </w:r>
      <w:r>
        <w:t xml:space="preserve"> compared with PAI</w:t>
      </w:r>
      <w:r w:rsidR="00C13071">
        <w:t>.</w:t>
      </w:r>
      <w:r w:rsidR="00C13071" w:rsidRPr="009A05EB" w:rsidDel="00E33051">
        <w:t xml:space="preserve"> </w:t>
      </w:r>
    </w:p>
    <w:p w14:paraId="22C300F3" w14:textId="77777777" w:rsidR="00631962" w:rsidRDefault="00631962" w:rsidP="00B90C3E">
      <w:pPr>
        <w:widowControl/>
        <w:autoSpaceDE/>
        <w:autoSpaceDN/>
        <w:spacing w:before="138"/>
        <w:ind w:right="373"/>
        <w:rPr>
          <w:rFonts w:eastAsia="Times New Roman"/>
          <w:b/>
          <w:bCs/>
          <w:color w:val="000000"/>
          <w:lang w:val="en-ZA" w:eastAsia="en-ZA"/>
        </w:rPr>
      </w:pPr>
    </w:p>
    <w:p w14:paraId="54D62114" w14:textId="40B960CA" w:rsidR="00D554AF" w:rsidRPr="00FD16E0" w:rsidRDefault="00C13071" w:rsidP="00B90C3E">
      <w:pPr>
        <w:widowControl/>
        <w:autoSpaceDE/>
        <w:autoSpaceDN/>
        <w:spacing w:before="138"/>
        <w:ind w:right="373"/>
        <w:rPr>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08B9D6A8" w14:textId="78E1EC87" w:rsidR="00C13071" w:rsidRPr="00A522E9" w:rsidRDefault="00C13071" w:rsidP="00D554AF">
      <w:pPr>
        <w:widowControl/>
        <w:autoSpaceDE/>
        <w:autoSpaceDN/>
        <w:spacing w:before="138"/>
        <w:ind w:right="373"/>
        <w:rPr>
          <w:color w:val="000000" w:themeColor="text1"/>
          <w:spacing w:val="-2"/>
        </w:rPr>
      </w:pPr>
      <w:r w:rsidRPr="00406DF7">
        <w:rPr>
          <w:i/>
          <w:iCs/>
          <w:lang w:val="en-ZA"/>
        </w:rPr>
        <w:t>Cryptococcal neoformans</w:t>
      </w:r>
      <w:r w:rsidRPr="00B97E2E">
        <w:rPr>
          <w:lang w:val="en-ZA"/>
        </w:rPr>
        <w:t xml:space="preserve"> </w:t>
      </w:r>
      <w:r w:rsidR="00631962">
        <w:rPr>
          <w:lang w:val="en-ZA"/>
        </w:rPr>
        <w:t xml:space="preserve">associated mortality </w:t>
      </w:r>
      <w:r w:rsidRPr="00B97E2E">
        <w:rPr>
          <w:lang w:val="en-ZA"/>
        </w:rPr>
        <w:t xml:space="preserve">was greater in </w:t>
      </w:r>
      <w:r>
        <w:rPr>
          <w:lang w:val="en-ZA"/>
        </w:rPr>
        <w:t xml:space="preserve">the </w:t>
      </w:r>
      <w:r w:rsidRPr="00B97E2E">
        <w:rPr>
          <w:lang w:val="en-ZA"/>
        </w:rPr>
        <w:t xml:space="preserve">AI than in the non-AI groups, </w:t>
      </w:r>
      <w:r w:rsidR="07316385" w:rsidRPr="6D8D3595">
        <w:rPr>
          <w:lang w:val="en-ZA"/>
        </w:rPr>
        <w:t>60.0</w:t>
      </w:r>
      <w:r w:rsidRPr="00B97E2E">
        <w:rPr>
          <w:lang w:val="en-ZA"/>
        </w:rPr>
        <w:t xml:space="preserve">% vs </w:t>
      </w:r>
      <w:r w:rsidR="4D4CBF2A" w:rsidRPr="6D8D3595">
        <w:rPr>
          <w:lang w:val="en-ZA"/>
        </w:rPr>
        <w:t>5.7</w:t>
      </w:r>
      <w:r w:rsidRPr="00B97E2E">
        <w:rPr>
          <w:lang w:val="en-ZA"/>
        </w:rPr>
        <w:t xml:space="preserve">%; </w:t>
      </w:r>
      <w:r w:rsidRPr="00B97E2E">
        <w:rPr>
          <w:i/>
          <w:iCs/>
          <w:lang w:val="en-ZA"/>
        </w:rPr>
        <w:t>p</w:t>
      </w:r>
      <w:r w:rsidRPr="00B97E2E">
        <w:rPr>
          <w:lang w:val="en-ZA"/>
        </w:rPr>
        <w:t>&lt;0.</w:t>
      </w:r>
      <w:r w:rsidRPr="6D8D3595">
        <w:rPr>
          <w:lang w:val="en-ZA"/>
        </w:rPr>
        <w:t>0</w:t>
      </w:r>
      <w:r w:rsidR="15A9B2E7" w:rsidRPr="6D8D3595">
        <w:rPr>
          <w:lang w:val="en-ZA"/>
        </w:rPr>
        <w:t>28</w:t>
      </w:r>
      <w:r w:rsidRPr="00B97E2E">
        <w:rPr>
          <w:lang w:val="en-ZA"/>
        </w:rPr>
        <w:t xml:space="preserve">. Despite the Kaplan-Meier analyses showing no difference in survival for the entire follow-up period, when comparing survival at 3 months, </w:t>
      </w:r>
      <w:commentRangeStart w:id="4"/>
      <w:r w:rsidRPr="00B97E2E">
        <w:rPr>
          <w:lang w:val="en-ZA"/>
        </w:rPr>
        <w:t>6 months and 12 months</w:t>
      </w:r>
      <w:r>
        <w:rPr>
          <w:lang w:val="en-ZA"/>
        </w:rPr>
        <w:t>,</w:t>
      </w:r>
      <w:r w:rsidRPr="00B97E2E">
        <w:rPr>
          <w:lang w:val="en-ZA"/>
        </w:rPr>
        <w:t xml:space="preserve"> AI patients had relatively better survival at 12 months, compared with those patients without AI; </w:t>
      </w:r>
      <w:r w:rsidRPr="00A522E9">
        <w:rPr>
          <w:i/>
          <w:iCs/>
          <w:color w:val="000000" w:themeColor="text1"/>
          <w:lang w:val="en-ZA"/>
        </w:rPr>
        <w:t>p</w:t>
      </w:r>
      <w:r w:rsidRPr="00A522E9">
        <w:rPr>
          <w:color w:val="000000" w:themeColor="text1"/>
          <w:lang w:val="en-ZA"/>
        </w:rPr>
        <w:t>=0.0371</w:t>
      </w:r>
      <w:commentRangeEnd w:id="4"/>
      <w:r w:rsidR="00631962" w:rsidRPr="00A522E9">
        <w:rPr>
          <w:rStyle w:val="CommentReference"/>
          <w:color w:val="000000" w:themeColor="text1"/>
          <w:sz w:val="22"/>
          <w:szCs w:val="22"/>
          <w:lang w:val="en-ZA"/>
        </w:rPr>
        <w:commentReference w:id="4"/>
      </w:r>
      <w:r w:rsidRPr="00A522E9">
        <w:rPr>
          <w:color w:val="000000" w:themeColor="text1"/>
          <w:lang w:val="en-ZA"/>
        </w:rPr>
        <w:t>.</w:t>
      </w:r>
      <w:r w:rsidR="00631962">
        <w:rPr>
          <w:color w:val="000000" w:themeColor="text1"/>
          <w:lang w:val="en-ZA"/>
        </w:rPr>
        <w:t xml:space="preserve">  </w:t>
      </w:r>
      <w:r w:rsidR="00631962" w:rsidRPr="009E2BB3">
        <w:rPr>
          <w:color w:val="000000" w:themeColor="text1"/>
          <w:highlight w:val="yellow"/>
          <w:lang w:val="en-ZA"/>
        </w:rPr>
        <w:t>What about those on treatment versus those off, please treatment?</w:t>
      </w:r>
    </w:p>
    <w:p w14:paraId="0DFB4BDB" w14:textId="77777777" w:rsidR="00C13071" w:rsidRPr="00A522E9" w:rsidRDefault="00C13071" w:rsidP="00B90C3E">
      <w:pPr>
        <w:widowControl/>
        <w:autoSpaceDE/>
        <w:autoSpaceDN/>
        <w:spacing w:before="138"/>
        <w:ind w:right="373"/>
        <w:rPr>
          <w:rFonts w:eastAsia="Times New Roman"/>
          <w:b/>
          <w:bCs/>
          <w:color w:val="000000" w:themeColor="text1"/>
          <w:lang w:val="en-ZA" w:eastAsia="en-ZA"/>
        </w:rPr>
      </w:pPr>
      <w:r w:rsidRPr="00A522E9">
        <w:rPr>
          <w:rFonts w:eastAsia="Times New Roman"/>
          <w:b/>
          <w:bCs/>
          <w:color w:val="000000" w:themeColor="text1"/>
          <w:lang w:val="en-ZA" w:eastAsia="en-ZA"/>
        </w:rPr>
        <w:t>Predictors of mortality:</w:t>
      </w:r>
    </w:p>
    <w:p w14:paraId="7C99C60E" w14:textId="42AC853A" w:rsidR="00C13071" w:rsidRPr="000E2860" w:rsidRDefault="00631962" w:rsidP="00B90C3E">
      <w:pPr>
        <w:pStyle w:val="BodyText"/>
        <w:spacing w:before="137" w:line="247" w:lineRule="auto"/>
        <w:ind w:right="373"/>
        <w:jc w:val="both"/>
        <w:rPr>
          <w:lang w:val="en-ZA"/>
        </w:rPr>
      </w:pPr>
      <w:r>
        <w:rPr>
          <w:lang w:val="en-ZA"/>
        </w:rPr>
        <w:t xml:space="preserve">Accelerated mortality </w:t>
      </w:r>
      <w:r w:rsidR="00C13071" w:rsidRPr="000E2860">
        <w:rPr>
          <w:lang w:val="en-ZA"/>
        </w:rPr>
        <w:t>was associated</w:t>
      </w:r>
      <w:r>
        <w:rPr>
          <w:lang w:val="en-ZA"/>
        </w:rPr>
        <w:t xml:space="preserve"> with increased </w:t>
      </w:r>
      <w:r w:rsidR="00C13071" w:rsidRPr="000E2860">
        <w:rPr>
          <w:lang w:val="en-ZA"/>
        </w:rPr>
        <w:t>skin pigmentation</w:t>
      </w:r>
      <w:r>
        <w:rPr>
          <w:lang w:val="en-ZA"/>
        </w:rPr>
        <w:t xml:space="preserve">,, </w:t>
      </w:r>
      <w:r w:rsidR="00C13071" w:rsidRPr="000E2860">
        <w:rPr>
          <w:lang w:val="en-ZA"/>
        </w:rPr>
        <w:t>poor appetite,</w:t>
      </w:r>
      <w:r>
        <w:rPr>
          <w:lang w:val="en-ZA"/>
        </w:rPr>
        <w:t xml:space="preserve"> raised random </w:t>
      </w:r>
      <w:r w:rsidR="00C13071">
        <w:rPr>
          <w:lang w:val="en-ZA"/>
        </w:rPr>
        <w:t>serum</w:t>
      </w:r>
      <w:r w:rsidR="00C13071" w:rsidRPr="000E2860">
        <w:rPr>
          <w:lang w:val="en-ZA"/>
        </w:rPr>
        <w:t xml:space="preserve"> cortisol and</w:t>
      </w:r>
      <w:r w:rsidR="00C13071">
        <w:rPr>
          <w:lang w:val="en-ZA"/>
        </w:rPr>
        <w:t xml:space="preserve"> plasma</w:t>
      </w:r>
      <w:r w:rsidR="00C13071" w:rsidRPr="000E2860">
        <w:rPr>
          <w:lang w:val="en-ZA"/>
        </w:rPr>
        <w:t xml:space="preserve"> ACTH. </w:t>
      </w:r>
      <w:r w:rsidRPr="00631962">
        <w:rPr>
          <w:lang w:val="en-ZA"/>
        </w:rPr>
        <w:t>Patients with a self-reported</w:t>
      </w:r>
      <w:r>
        <w:rPr>
          <w:lang w:val="en-ZA"/>
        </w:rPr>
        <w:t xml:space="preserve"> increase in </w:t>
      </w:r>
      <w:r w:rsidRPr="00631962">
        <w:rPr>
          <w:lang w:val="en-ZA"/>
        </w:rPr>
        <w:t>skin pigmentation had a 51% increase in the odds of</w:t>
      </w:r>
      <w:r>
        <w:rPr>
          <w:lang w:val="en-ZA"/>
        </w:rPr>
        <w:t xml:space="preserve"> death </w:t>
      </w:r>
      <w:r w:rsidRPr="00631962">
        <w:rPr>
          <w:lang w:val="en-ZA"/>
        </w:rPr>
        <w:t xml:space="preserve">[OR = 1.51 (95%CI: 1.03, 2.22)]; </w:t>
      </w:r>
      <w:r w:rsidRPr="00631962">
        <w:rPr>
          <w:i/>
          <w:iCs/>
          <w:lang w:val="en-ZA"/>
        </w:rPr>
        <w:t>p</w:t>
      </w:r>
      <w:r w:rsidRPr="00631962">
        <w:rPr>
          <w:lang w:val="en-ZA"/>
        </w:rPr>
        <w:t>=0.033, but this was not exclusively</w:t>
      </w:r>
      <w:r>
        <w:rPr>
          <w:lang w:val="en-ZA"/>
        </w:rPr>
        <w:t xml:space="preserve"> due to </w:t>
      </w:r>
      <w:r w:rsidRPr="00631962">
        <w:rPr>
          <w:lang w:val="en-ZA"/>
        </w:rPr>
        <w:t xml:space="preserve">primary hypoadrenalism. </w:t>
      </w:r>
      <w:r>
        <w:rPr>
          <w:lang w:val="en-ZA"/>
        </w:rPr>
        <w:t xml:space="preserve">Poor </w:t>
      </w:r>
      <w:r w:rsidRPr="00631962">
        <w:rPr>
          <w:lang w:val="en-ZA"/>
        </w:rPr>
        <w:t xml:space="preserve">appetite was associated with a 77% likelihood of premature death [OR=1.77 (95%CI: </w:t>
      </w:r>
      <w:r w:rsidRPr="00631962">
        <w:rPr>
          <w:lang w:val="en-ZA"/>
        </w:rPr>
        <w:lastRenderedPageBreak/>
        <w:t xml:space="preserve">1.11, 2.90)]; </w:t>
      </w:r>
      <w:r w:rsidRPr="00631962">
        <w:rPr>
          <w:i/>
          <w:iCs/>
          <w:lang w:val="en-ZA"/>
        </w:rPr>
        <w:t>p</w:t>
      </w:r>
      <w:r w:rsidRPr="00631962">
        <w:rPr>
          <w:lang w:val="en-ZA"/>
        </w:rPr>
        <w:t>=0.020.</w:t>
      </w:r>
      <w:r w:rsidR="005A475B" w:rsidRPr="005A475B">
        <w:rPr>
          <w:lang w:val="en-ZA"/>
        </w:rPr>
        <w:t xml:space="preserve"> </w:t>
      </w:r>
      <w:r w:rsidR="005A475B">
        <w:rPr>
          <w:lang w:val="en-ZA"/>
        </w:rPr>
        <w:t xml:space="preserve">Opiate </w:t>
      </w:r>
      <w:r w:rsidR="005A475B" w:rsidRPr="005A475B">
        <w:rPr>
          <w:lang w:val="en-ZA"/>
        </w:rPr>
        <w:t xml:space="preserve">use was associated with a 44.5% reduction in the odds of mortality [aOR = 0.555 (95%CI:0.33, 0.933)]; </w:t>
      </w:r>
      <w:r w:rsidR="005A475B" w:rsidRPr="005A475B">
        <w:rPr>
          <w:i/>
          <w:iCs/>
          <w:lang w:val="en-ZA"/>
        </w:rPr>
        <w:t>p</w:t>
      </w:r>
      <w:r w:rsidR="005A475B" w:rsidRPr="005A475B">
        <w:rPr>
          <w:lang w:val="en-ZA"/>
        </w:rPr>
        <w:t>=0.026.</w:t>
      </w:r>
      <w:r w:rsidR="005A475B">
        <w:rPr>
          <w:lang w:val="en-ZA"/>
        </w:rPr>
        <w:t xml:space="preserve"> </w:t>
      </w:r>
      <w:r w:rsidR="00C13071" w:rsidRPr="000E2860">
        <w:rPr>
          <w:lang w:val="en-ZA"/>
        </w:rPr>
        <w:t>.</w:t>
      </w:r>
      <w:r>
        <w:rPr>
          <w:lang w:val="en-ZA"/>
        </w:rPr>
        <w:t xml:space="preserve">  </w:t>
      </w:r>
      <w:r w:rsidR="00C13071" w:rsidRPr="000E2860">
        <w:rPr>
          <w:lang w:val="en-ZA"/>
        </w:rPr>
        <w:t>(Table 5)</w:t>
      </w:r>
      <w:r w:rsidR="00621F44">
        <w:rPr>
          <w:lang w:val="en-ZA"/>
        </w:rPr>
        <w:t>.</w:t>
      </w:r>
      <w:r w:rsidR="00C13071" w:rsidRPr="000E2860">
        <w:rPr>
          <w:lang w:val="en-ZA"/>
        </w:rPr>
        <w:t xml:space="preserve"> For every 50 nmol/L increase in the basal</w:t>
      </w:r>
      <w:r w:rsidR="00C13071">
        <w:rPr>
          <w:lang w:val="en-ZA"/>
        </w:rPr>
        <w:t xml:space="preserve"> serum</w:t>
      </w:r>
      <w:r w:rsidR="00C13071" w:rsidRPr="000E2860">
        <w:rPr>
          <w:lang w:val="en-ZA"/>
        </w:rPr>
        <w:t xml:space="preserve"> cortisol, there was </w:t>
      </w:r>
      <w:r w:rsidR="00C13071">
        <w:rPr>
          <w:lang w:val="en-ZA"/>
        </w:rPr>
        <w:t xml:space="preserve">an </w:t>
      </w:r>
      <w:r w:rsidR="00C13071" w:rsidRPr="000E2860">
        <w:rPr>
          <w:lang w:val="en-ZA"/>
        </w:rPr>
        <w:t xml:space="preserve">associated 14% increase in the likelihood of death within 12 months </w:t>
      </w:r>
      <w:r w:rsidR="00B43D8C">
        <w:rPr>
          <w:lang w:val="en-ZA"/>
        </w:rPr>
        <w:t>[</w:t>
      </w:r>
      <w:r w:rsidR="00C13071" w:rsidRPr="000E2860">
        <w:rPr>
          <w:lang w:val="en-ZA"/>
        </w:rPr>
        <w:t>OR = 1.14, (95%</w:t>
      </w:r>
      <w:r w:rsidR="002F3F29">
        <w:rPr>
          <w:lang w:val="en-ZA"/>
        </w:rPr>
        <w:t xml:space="preserve"> </w:t>
      </w:r>
      <w:r w:rsidR="00C13071" w:rsidRPr="000E2860">
        <w:rPr>
          <w:lang w:val="en-ZA"/>
        </w:rPr>
        <w:t>CI:1.08, 1.21)</w:t>
      </w:r>
      <w:r w:rsidR="00B43D8C">
        <w:rPr>
          <w:lang w:val="en-ZA"/>
        </w:rPr>
        <w:t>]</w:t>
      </w:r>
      <w:r w:rsidR="00C13071" w:rsidRPr="000E2860">
        <w:rPr>
          <w:lang w:val="en-ZA"/>
        </w:rPr>
        <w:t xml:space="preserve">; </w:t>
      </w:r>
      <w:r w:rsidR="00C13071" w:rsidRPr="000E2860">
        <w:rPr>
          <w:i/>
          <w:iCs/>
          <w:lang w:val="en-ZA"/>
        </w:rPr>
        <w:t>p</w:t>
      </w:r>
      <w:r w:rsidR="00C13071" w:rsidRPr="000E2860">
        <w:rPr>
          <w:lang w:val="en-ZA"/>
        </w:rPr>
        <w:t>&lt;0.001.. For every 100 pg/L increase in the plasma ACTH,</w:t>
      </w:r>
      <w:r>
        <w:rPr>
          <w:lang w:val="en-ZA"/>
        </w:rPr>
        <w:t xml:space="preserve"> there was</w:t>
      </w:r>
      <w:r w:rsidR="00C13071" w:rsidRPr="000E2860">
        <w:rPr>
          <w:lang w:val="en-ZA"/>
        </w:rPr>
        <w:t xml:space="preserve"> a </w:t>
      </w:r>
      <w:r w:rsidR="00C13071">
        <w:rPr>
          <w:lang w:val="en-ZA"/>
        </w:rPr>
        <w:t>1</w:t>
      </w:r>
      <w:r w:rsidR="00C13071" w:rsidRPr="000E2860">
        <w:rPr>
          <w:lang w:val="en-ZA"/>
        </w:rPr>
        <w:t>17% increase</w:t>
      </w:r>
      <w:r>
        <w:rPr>
          <w:lang w:val="en-ZA"/>
        </w:rPr>
        <w:t xml:space="preserve"> in odds of death </w:t>
      </w:r>
      <w:r w:rsidR="00B43D8C">
        <w:rPr>
          <w:lang w:val="en-ZA"/>
        </w:rPr>
        <w:t>[</w:t>
      </w:r>
      <w:r w:rsidR="00C13071" w:rsidRPr="000E2860">
        <w:rPr>
          <w:lang w:val="en-ZA"/>
        </w:rPr>
        <w:t>OR = 2.17, (95%CI:1.35, 3.72)</w:t>
      </w:r>
      <w:r w:rsidR="00B43D8C">
        <w:rPr>
          <w:lang w:val="en-ZA"/>
        </w:rPr>
        <w:t>]</w:t>
      </w:r>
      <w:r w:rsidR="00C13071" w:rsidRPr="000E2860">
        <w:rPr>
          <w:lang w:val="en-ZA"/>
        </w:rPr>
        <w:t xml:space="preserve">; </w:t>
      </w:r>
      <w:r w:rsidR="00C13071" w:rsidRPr="000E2860">
        <w:rPr>
          <w:i/>
          <w:iCs/>
          <w:lang w:val="en-ZA"/>
        </w:rPr>
        <w:t>p</w:t>
      </w:r>
      <w:r w:rsidR="00C13071" w:rsidRPr="000E2860">
        <w:rPr>
          <w:lang w:val="en-ZA"/>
        </w:rPr>
        <w:t xml:space="preserve">&lt;0.003. </w:t>
      </w:r>
    </w:p>
    <w:p w14:paraId="369A19E6" w14:textId="1C1ADBF2" w:rsidR="00C13071" w:rsidRDefault="00C13071" w:rsidP="6D8D3595">
      <w:pPr>
        <w:pStyle w:val="BodyText"/>
        <w:widowControl/>
        <w:autoSpaceDE/>
        <w:autoSpaceDN/>
        <w:spacing w:before="210" w:line="247" w:lineRule="auto"/>
        <w:ind w:right="373"/>
        <w:jc w:val="both"/>
        <w:rPr>
          <w:lang w:val="en-ZA" w:eastAsia="en-ZA"/>
        </w:rPr>
      </w:pPr>
      <w:r w:rsidRPr="000E2860">
        <w:rPr>
          <w:lang w:val="en-ZA"/>
        </w:rPr>
        <w:t xml:space="preserve">After adjusting for several factors, as shown in Table </w:t>
      </w:r>
      <w:r>
        <w:rPr>
          <w:lang w:val="en-ZA"/>
        </w:rPr>
        <w:t>4</w:t>
      </w:r>
      <w:r w:rsidRPr="000E2860">
        <w:rPr>
          <w:lang w:val="en-ZA"/>
        </w:rPr>
        <w:t xml:space="preserve">, </w:t>
      </w:r>
      <w:r w:rsidR="004A4E29" w:rsidRPr="004A4E29">
        <w:rPr>
          <w:lang w:val="en-ZA"/>
        </w:rPr>
        <w:t xml:space="preserve">a decrease in systolic, </w:t>
      </w:r>
      <w:r w:rsidR="005A475B">
        <w:rPr>
          <w:lang w:val="en-ZA"/>
        </w:rPr>
        <w:t xml:space="preserve">but </w:t>
      </w:r>
      <w:r w:rsidR="004A4E29" w:rsidRPr="004A4E29">
        <w:rPr>
          <w:lang w:val="en-ZA"/>
        </w:rPr>
        <w:t>increased diastolic blood pressures, increased random cortisol and opiate use</w:t>
      </w:r>
      <w:r w:rsidR="004A4E29">
        <w:rPr>
          <w:lang w:val="en-ZA"/>
        </w:rPr>
        <w:t xml:space="preserve"> were independently associated with premature </w:t>
      </w:r>
      <w:r w:rsidRPr="000E2860">
        <w:rPr>
          <w:lang w:val="en-ZA"/>
        </w:rPr>
        <w:t>mortality</w:t>
      </w:r>
      <w:r w:rsidR="00847C91">
        <w:rPr>
          <w:lang w:val="en-ZA"/>
        </w:rPr>
        <w:t>.</w:t>
      </w:r>
      <w:r w:rsidR="005A475B">
        <w:rPr>
          <w:lang w:val="en-ZA"/>
        </w:rPr>
        <w:t xml:space="preserve">  A </w:t>
      </w:r>
      <w:r w:rsidRPr="000E2860">
        <w:rPr>
          <w:lang w:val="en-ZA"/>
        </w:rPr>
        <w:t xml:space="preserve">10 mmHg increase in diastolic blood pressure was associated with a 30% increase in likelihood of premature mortality </w:t>
      </w:r>
      <w:r w:rsidR="00B43D8C">
        <w:rPr>
          <w:lang w:val="en-ZA"/>
        </w:rPr>
        <w:t>[</w:t>
      </w:r>
      <w:r w:rsidRPr="000E2860">
        <w:rPr>
          <w:lang w:val="en-ZA"/>
        </w:rPr>
        <w:t>aOR = 1.30 (95%CI: 1.07, 1.59</w:t>
      </w:r>
      <w:r w:rsidRPr="00A522E9">
        <w:rPr>
          <w:color w:val="000000" w:themeColor="text1"/>
          <w:lang w:val="en-ZA"/>
        </w:rPr>
        <w:t>)</w:t>
      </w:r>
      <w:r w:rsidR="00B43D8C" w:rsidRPr="00A522E9">
        <w:rPr>
          <w:color w:val="000000" w:themeColor="text1"/>
          <w:lang w:val="en-ZA"/>
        </w:rPr>
        <w:t>];</w:t>
      </w:r>
      <w:r w:rsidRPr="00A522E9">
        <w:rPr>
          <w:color w:val="000000" w:themeColor="text1"/>
          <w:lang w:val="en-ZA"/>
        </w:rPr>
        <w:t xml:space="preserve"> </w:t>
      </w:r>
      <w:r w:rsidRPr="00A522E9">
        <w:rPr>
          <w:i/>
          <w:iCs/>
          <w:color w:val="000000" w:themeColor="text1"/>
          <w:lang w:val="en-ZA"/>
        </w:rPr>
        <w:t>p</w:t>
      </w:r>
      <w:r w:rsidRPr="00A522E9">
        <w:rPr>
          <w:color w:val="000000" w:themeColor="text1"/>
          <w:lang w:val="en-ZA"/>
        </w:rPr>
        <w:t>=0.01</w:t>
      </w:r>
      <w:r w:rsidR="00F8409E" w:rsidRPr="00A522E9">
        <w:rPr>
          <w:color w:val="000000" w:themeColor="text1"/>
          <w:lang w:val="en-ZA"/>
        </w:rPr>
        <w:t>0</w:t>
      </w:r>
      <w:r w:rsidRPr="00A522E9">
        <w:rPr>
          <w:color w:val="000000" w:themeColor="text1"/>
          <w:lang w:val="en-ZA"/>
        </w:rPr>
        <w:t xml:space="preserve">). </w:t>
      </w:r>
      <w:r w:rsidRPr="000E2860">
        <w:rPr>
          <w:lang w:val="en-ZA"/>
        </w:rPr>
        <w:t xml:space="preserve">Every 10 mmHg increase in systolic blood pressure was associated with an 18% reduction in the odds of mortality </w:t>
      </w:r>
      <w:r w:rsidR="00B43D8C">
        <w:rPr>
          <w:lang w:val="en-ZA"/>
        </w:rPr>
        <w:t>[</w:t>
      </w:r>
      <w:r w:rsidRPr="000E2860">
        <w:rPr>
          <w:lang w:val="en-ZA"/>
        </w:rPr>
        <w:t>aOR = 0.82 (95%CI: 0.71, 0.95)</w:t>
      </w:r>
      <w:r w:rsidR="00B43D8C">
        <w:rPr>
          <w:lang w:val="en-ZA"/>
        </w:rPr>
        <w:t>]</w:t>
      </w:r>
      <w:r>
        <w:rPr>
          <w:lang w:val="en-ZA"/>
        </w:rPr>
        <w:t>;</w:t>
      </w:r>
      <w:r w:rsidRPr="000E2860">
        <w:rPr>
          <w:lang w:val="en-ZA"/>
        </w:rPr>
        <w:t xml:space="preserve"> </w:t>
      </w:r>
      <w:r w:rsidRPr="000E2860">
        <w:rPr>
          <w:i/>
          <w:iCs/>
          <w:lang w:val="en-ZA"/>
        </w:rPr>
        <w:t>p</w:t>
      </w:r>
      <w:r w:rsidRPr="000E2860">
        <w:rPr>
          <w:lang w:val="en-ZA"/>
        </w:rPr>
        <w:t>=0.010.</w:t>
      </w:r>
      <w:r>
        <w:rPr>
          <w:lang w:val="en-ZA"/>
        </w:rPr>
        <w:t xml:space="preserve"> </w:t>
      </w:r>
      <w:r w:rsidR="005A475B">
        <w:rPr>
          <w:lang w:val="en-ZA"/>
        </w:rPr>
        <w:t xml:space="preserve">Every </w:t>
      </w:r>
      <w:r w:rsidRPr="000E2860">
        <w:rPr>
          <w:lang w:val="en-ZA"/>
        </w:rPr>
        <w:t xml:space="preserve">50 nmol/L increase in random cortisol was associated with a 14.7% likelihood of premature death </w:t>
      </w:r>
      <w:r w:rsidR="00B43D8C">
        <w:rPr>
          <w:lang w:val="en-ZA"/>
        </w:rPr>
        <w:t>[</w:t>
      </w:r>
      <w:r w:rsidRPr="000E2860">
        <w:rPr>
          <w:lang w:val="en-ZA"/>
        </w:rPr>
        <w:t>aOR = 1.147 (95%CI:1.082, 1.217)</w:t>
      </w:r>
      <w:r w:rsidR="00B43D8C">
        <w:rPr>
          <w:lang w:val="en-ZA"/>
        </w:rPr>
        <w:t>]</w:t>
      </w:r>
      <w:r>
        <w:rPr>
          <w:lang w:val="en-ZA"/>
        </w:rPr>
        <w:t>;</w:t>
      </w:r>
      <w:r w:rsidRPr="000E2860">
        <w:rPr>
          <w:lang w:val="en-ZA"/>
        </w:rPr>
        <w:t xml:space="preserve"> </w:t>
      </w:r>
      <w:r w:rsidRPr="000E2860">
        <w:rPr>
          <w:i/>
          <w:iCs/>
          <w:lang w:val="en-ZA"/>
        </w:rPr>
        <w:t>p</w:t>
      </w:r>
      <w:r w:rsidRPr="000E2860">
        <w:rPr>
          <w:lang w:val="en-ZA"/>
        </w:rPr>
        <w:t>&lt;0.001.</w:t>
      </w:r>
      <w:r>
        <w:rPr>
          <w:lang w:val="en-ZA"/>
        </w:rPr>
        <w:t xml:space="preserve"> </w:t>
      </w:r>
    </w:p>
    <w:p w14:paraId="60218892" w14:textId="1AAEF955" w:rsidR="6D8D3595" w:rsidRDefault="6D8D3595" w:rsidP="6D8D3595">
      <w:pPr>
        <w:widowControl/>
        <w:ind w:right="373"/>
        <w:rPr>
          <w:rFonts w:ascii="Aptos" w:eastAsia="Times New Roman" w:hAnsi="Aptos" w:cs="Times New Roman"/>
          <w:color w:val="000000" w:themeColor="text1"/>
          <w:sz w:val="24"/>
          <w:szCs w:val="24"/>
          <w:lang w:val="en-ZA" w:eastAsia="en-GB"/>
        </w:rPr>
      </w:pPr>
    </w:p>
    <w:p w14:paraId="0EE40806" w14:textId="58BF90F0" w:rsidR="75722323" w:rsidRDefault="75722323" w:rsidP="6D8D3595">
      <w:pPr>
        <w:widowControl/>
        <w:ind w:right="373"/>
        <w:jc w:val="both"/>
        <w:rPr>
          <w:rFonts w:eastAsia="Times New Roman"/>
          <w:color w:val="212121"/>
          <w:lang w:val="en-ZA" w:eastAsia="en-GB"/>
        </w:rPr>
      </w:pPr>
      <w:r w:rsidRPr="6D8D3595">
        <w:rPr>
          <w:rFonts w:eastAsia="Times New Roman"/>
          <w:b/>
          <w:bCs/>
          <w:color w:val="000000" w:themeColor="text1"/>
          <w:lang w:val="en-ZA" w:eastAsia="en-GB"/>
        </w:rPr>
        <w:t>Artificial Intelligence Prediction of Adrenal Insufficiency</w:t>
      </w:r>
    </w:p>
    <w:p w14:paraId="42CBFA04" w14:textId="77777777" w:rsidR="75722323" w:rsidRDefault="75722323" w:rsidP="6D8D3595">
      <w:pPr>
        <w:widowControl/>
        <w:ind w:right="373"/>
        <w:jc w:val="both"/>
        <w:rPr>
          <w:rFonts w:eastAsia="Times New Roman"/>
          <w:color w:val="212121"/>
          <w:lang w:val="en-ZA" w:eastAsia="en-GB"/>
        </w:rPr>
      </w:pPr>
      <w:r w:rsidRPr="6D8D3595">
        <w:rPr>
          <w:rFonts w:eastAsia="Times New Roman"/>
          <w:color w:val="000000" w:themeColor="text1"/>
          <w:lang w:val="en-ZA" w:eastAsia="en-GB"/>
        </w:rPr>
        <w:t xml:space="preserve">The best-performing model demonstrated excellent predictive capability on the unseen test data. Evaluation of its performance yielded a sensitivity of 100% and a specificity of 80.4%, indicating the model’s strong ability to correctly identify patients with AI, with an overall accuracy of </w:t>
      </w:r>
      <w:commentRangeStart w:id="5"/>
      <w:r w:rsidRPr="6D8D3595">
        <w:rPr>
          <w:rFonts w:eastAsia="Times New Roman"/>
          <w:color w:val="000000" w:themeColor="text1"/>
          <w:lang w:val="en-ZA" w:eastAsia="en-GB"/>
        </w:rPr>
        <w:t>80.5</w:t>
      </w:r>
      <w:commentRangeEnd w:id="5"/>
      <w:r w:rsidR="005A475B" w:rsidRPr="6D8D3595">
        <w:rPr>
          <w:rStyle w:val="CommentReference"/>
          <w:rFonts w:eastAsia="Times New Roman"/>
          <w:color w:val="000000" w:themeColor="text1"/>
          <w:sz w:val="22"/>
          <w:szCs w:val="22"/>
          <w:lang w:val="en-ZA" w:eastAsia="en-GB"/>
        </w:rPr>
        <w:commentReference w:id="5"/>
      </w:r>
      <w:r w:rsidRPr="6D8D3595">
        <w:rPr>
          <w:rFonts w:eastAsia="Times New Roman"/>
          <w:color w:val="000000" w:themeColor="text1"/>
          <w:lang w:val="en-ZA" w:eastAsia="en-GB"/>
        </w:rPr>
        <w:t xml:space="preserve">%. The confusion matrix for this model, presented in Figure 3, illustrates that it correctly classified </w:t>
      </w:r>
      <w:commentRangeStart w:id="6"/>
      <w:commentRangeStart w:id="7"/>
      <w:r w:rsidRPr="6D8D3595">
        <w:rPr>
          <w:rFonts w:eastAsia="Times New Roman"/>
          <w:color w:val="000000" w:themeColor="text1"/>
          <w:lang w:val="en-ZA" w:eastAsia="en-GB"/>
        </w:rPr>
        <w:t xml:space="preserve">1 of the 1 patients </w:t>
      </w:r>
      <w:commentRangeEnd w:id="6"/>
      <w:r w:rsidR="005A475B" w:rsidRPr="6D8D3595">
        <w:rPr>
          <w:rStyle w:val="CommentReference"/>
          <w:rFonts w:eastAsia="Times New Roman"/>
          <w:color w:val="000000" w:themeColor="text1"/>
          <w:sz w:val="22"/>
          <w:szCs w:val="22"/>
          <w:lang w:val="en-ZA" w:eastAsia="en-GB"/>
        </w:rPr>
        <w:commentReference w:id="6"/>
      </w:r>
      <w:commentRangeEnd w:id="7"/>
      <w:r w:rsidR="00812917" w:rsidRPr="6D8D3595">
        <w:rPr>
          <w:rStyle w:val="CommentReference"/>
          <w:rFonts w:eastAsia="Times New Roman"/>
          <w:color w:val="000000" w:themeColor="text1"/>
          <w:sz w:val="22"/>
          <w:szCs w:val="22"/>
          <w:lang w:val="en-ZA" w:eastAsia="en-GB"/>
        </w:rPr>
        <w:commentReference w:id="7"/>
      </w:r>
      <w:r w:rsidRPr="6D8D3595">
        <w:rPr>
          <w:rFonts w:eastAsia="Times New Roman"/>
          <w:color w:val="000000" w:themeColor="text1"/>
          <w:lang w:val="en-ZA" w:eastAsia="en-GB"/>
        </w:rPr>
        <w:t>with AI in the test set.</w:t>
      </w:r>
    </w:p>
    <w:p w14:paraId="395A376B" w14:textId="77777777" w:rsidR="6D8D3595" w:rsidRDefault="6D8D3595" w:rsidP="6D8D3595">
      <w:pPr>
        <w:widowControl/>
        <w:ind w:right="373"/>
        <w:rPr>
          <w:rFonts w:eastAsia="Times New Roman"/>
          <w:color w:val="000000" w:themeColor="text1"/>
          <w:lang w:val="en-ZA" w:eastAsia="en-GB"/>
        </w:rPr>
      </w:pPr>
    </w:p>
    <w:p w14:paraId="194BBDE3"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The overall discriminative power of the model was further quantified using its Receiver Operating Characteristic (ROC) curve (Figure 4), yielding an Area Under the Curve (AUC) of 0.812.</w:t>
      </w:r>
    </w:p>
    <w:p w14:paraId="4C9AC217" w14:textId="77777777" w:rsidR="6D8D3595" w:rsidRDefault="6D8D3595" w:rsidP="6D8D3595">
      <w:pPr>
        <w:widowControl/>
        <w:ind w:right="373"/>
        <w:jc w:val="both"/>
        <w:rPr>
          <w:rFonts w:eastAsia="Times New Roman"/>
          <w:color w:val="212121"/>
          <w:lang w:val="en-ZA" w:eastAsia="en-GB"/>
        </w:rPr>
      </w:pPr>
    </w:p>
    <w:p w14:paraId="6DD6C630"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To minimise bias arising from reliance on a single model and to account for variability introduced by multiple imputation, feature importance estimates were aggregated across ensemble models within each imputed dataset and subsequently pooled. The resulting distribution of predictor importance (Figure 5) demonstrates a broadly distributed profile, with no single variable overwhelmingly dominating model performance, although clear leading contributors are evident.</w:t>
      </w:r>
    </w:p>
    <w:p w14:paraId="37480407" w14:textId="77777777" w:rsidR="6D8D3595" w:rsidRDefault="6D8D3595" w:rsidP="6D8D3595">
      <w:pPr>
        <w:widowControl/>
        <w:ind w:right="373"/>
        <w:jc w:val="both"/>
        <w:rPr>
          <w:rFonts w:eastAsia="Times New Roman"/>
          <w:color w:val="000000" w:themeColor="text1"/>
          <w:lang w:val="en-ZA" w:eastAsia="en-GB"/>
        </w:rPr>
      </w:pPr>
    </w:p>
    <w:p w14:paraId="7D8398B8" w14:textId="77777777"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Haemoglobin (20.5%) and incremental cortisol (15.5%) consistently emerged as the primary driving predictors of model performance. Despite their prominence, these factors were complemented by a tier of intermediate variables, including an alternative aetiology of anaemia (10.5%), a past history of tuberculosis (8.0%), and use of anti-tuberculosis medication (6.5%), underscoring the multifactorial and systemic clinical presentation of these patients.</w:t>
      </w:r>
    </w:p>
    <w:p w14:paraId="4DA8B4C5" w14:textId="77777777" w:rsidR="6D8D3595" w:rsidRDefault="6D8D3595" w:rsidP="6D8D3595">
      <w:pPr>
        <w:widowControl/>
        <w:ind w:right="373"/>
        <w:jc w:val="both"/>
        <w:rPr>
          <w:rFonts w:eastAsia="Times New Roman"/>
          <w:color w:val="000000" w:themeColor="text1"/>
          <w:lang w:val="en-ZA" w:eastAsia="en-GB"/>
        </w:rPr>
      </w:pPr>
    </w:p>
    <w:p w14:paraId="3758837B" w14:textId="6D2DB6B1" w:rsidR="75722323" w:rsidRDefault="75722323" w:rsidP="6D8D3595">
      <w:pPr>
        <w:widowControl/>
        <w:ind w:right="373"/>
        <w:jc w:val="both"/>
        <w:rPr>
          <w:rFonts w:eastAsia="Times New Roman"/>
          <w:color w:val="000000" w:themeColor="text1"/>
          <w:lang w:val="en-ZA" w:eastAsia="en-GB"/>
        </w:rPr>
      </w:pPr>
      <w:r w:rsidRPr="6D8D3595">
        <w:rPr>
          <w:rFonts w:eastAsia="Times New Roman"/>
          <w:color w:val="000000" w:themeColor="text1"/>
          <w:lang w:val="en-ZA" w:eastAsia="en-GB"/>
        </w:rPr>
        <w:t>Demographic and specific clinical signs contributed moderately to the ensemble;</w:t>
      </w:r>
      <w:r w:rsidR="005A475B">
        <w:rPr>
          <w:rFonts w:eastAsia="Times New Roman"/>
          <w:color w:val="000000" w:themeColor="text1"/>
          <w:lang w:val="en-ZA" w:eastAsia="en-GB"/>
        </w:rPr>
        <w:t xml:space="preserve"> with </w:t>
      </w:r>
      <w:r w:rsidRPr="6D8D3595">
        <w:rPr>
          <w:rFonts w:eastAsia="Times New Roman"/>
          <w:color w:val="000000" w:themeColor="text1"/>
          <w:lang w:val="en-ZA" w:eastAsia="en-GB"/>
        </w:rPr>
        <w:t>age at enrolment (5.0%), the use of gastrointestinal antiemetics (4.8%), loss of axillary and pubic hair in female patients (4.7%), male gender (4.5%), and active diarrhoea (4.0%). A final cluster of constitutional symptoms, laboratory markers, and treatment factors maintained small but consistent contributions, led by poor appetite (3.9%), white cell count (3.8%), current tuberculosis status (3.7%), rifampicin therapy (3.6%), and HIV viral load (3.5%). Notably, several predictors, particularly haemoglobin and incremental cortisol, showed relatively wide uncertainty intervals, reflecting variations across the imputed datasets and neural network training runs.</w:t>
      </w:r>
    </w:p>
    <w:p w14:paraId="04835F86" w14:textId="77777777" w:rsidR="6D8D3595" w:rsidRDefault="6D8D3595" w:rsidP="6D8D3595">
      <w:pPr>
        <w:widowControl/>
        <w:ind w:right="373"/>
        <w:jc w:val="both"/>
        <w:rPr>
          <w:rFonts w:eastAsia="Times New Roman"/>
          <w:color w:val="000000" w:themeColor="text1"/>
          <w:lang w:val="en-ZA" w:eastAsia="en-GB"/>
        </w:rPr>
      </w:pPr>
    </w:p>
    <w:p w14:paraId="5042EB00" w14:textId="7923BEC2" w:rsidR="75722323" w:rsidRDefault="005A475B" w:rsidP="6D8D3595">
      <w:pPr>
        <w:rPr>
          <w:rFonts w:eastAsia="Times New Roman"/>
          <w:color w:val="000000" w:themeColor="text1"/>
          <w:lang w:val="en-ZA" w:eastAsia="en-GB"/>
        </w:rPr>
      </w:pPr>
      <w:r>
        <w:rPr>
          <w:rFonts w:eastAsia="Times New Roman"/>
          <w:color w:val="000000" w:themeColor="text1"/>
          <w:lang w:val="en-ZA" w:eastAsia="en-GB"/>
        </w:rPr>
        <w:t xml:space="preserve">Physiological </w:t>
      </w:r>
      <w:r w:rsidR="75722323" w:rsidRPr="6D8D3595">
        <w:rPr>
          <w:rFonts w:eastAsia="Times New Roman"/>
          <w:color w:val="000000" w:themeColor="text1"/>
          <w:lang w:val="en-ZA" w:eastAsia="en-GB"/>
        </w:rPr>
        <w:t>markers</w:t>
      </w:r>
      <w:r>
        <w:rPr>
          <w:rFonts w:eastAsia="Times New Roman"/>
          <w:color w:val="000000" w:themeColor="text1"/>
          <w:lang w:val="en-ZA" w:eastAsia="en-GB"/>
        </w:rPr>
        <w:t xml:space="preserve"> for example, </w:t>
      </w:r>
      <w:r w:rsidR="75722323" w:rsidRPr="6D8D3595">
        <w:rPr>
          <w:rFonts w:eastAsia="Times New Roman"/>
          <w:color w:val="000000" w:themeColor="text1"/>
          <w:lang w:val="en-ZA" w:eastAsia="en-GB"/>
        </w:rPr>
        <w:t>haemoglobin and incremental cortisol</w:t>
      </w:r>
      <w:r>
        <w:rPr>
          <w:rFonts w:eastAsia="Times New Roman"/>
          <w:color w:val="000000" w:themeColor="text1"/>
          <w:lang w:val="en-ZA" w:eastAsia="en-GB"/>
        </w:rPr>
        <w:t xml:space="preserve"> were </w:t>
      </w:r>
      <w:r w:rsidR="75722323" w:rsidRPr="6D8D3595">
        <w:rPr>
          <w:rFonts w:eastAsia="Times New Roman"/>
          <w:color w:val="000000" w:themeColor="text1"/>
          <w:lang w:val="en-ZA" w:eastAsia="en-GB"/>
        </w:rPr>
        <w:t>leading predictors across iterations</w:t>
      </w:r>
      <w:r>
        <w:rPr>
          <w:rFonts w:eastAsia="Times New Roman"/>
          <w:color w:val="000000" w:themeColor="text1"/>
          <w:lang w:val="en-ZA" w:eastAsia="en-GB"/>
        </w:rPr>
        <w:t xml:space="preserve"> supporting </w:t>
      </w:r>
      <w:r w:rsidR="75722323" w:rsidRPr="6D8D3595">
        <w:rPr>
          <w:rFonts w:eastAsia="Times New Roman"/>
          <w:color w:val="000000" w:themeColor="text1"/>
          <w:lang w:val="en-ZA" w:eastAsia="en-GB"/>
        </w:rPr>
        <w:t>their biological robustness.</w:t>
      </w:r>
      <w:r w:rsidR="008D2F97">
        <w:rPr>
          <w:rFonts w:eastAsia="Times New Roman"/>
          <w:color w:val="000000" w:themeColor="text1"/>
          <w:lang w:val="en-ZA" w:eastAsia="en-GB"/>
        </w:rPr>
        <w:t xml:space="preserve">  We think there is </w:t>
      </w:r>
      <w:r w:rsidR="75722323" w:rsidRPr="6D8D3595">
        <w:rPr>
          <w:rFonts w:eastAsia="Times New Roman"/>
          <w:color w:val="000000" w:themeColor="text1"/>
          <w:lang w:val="en-ZA" w:eastAsia="en-GB"/>
        </w:rPr>
        <w:t>value of incorporating a broad range of clinical, laboratory, and treatment-related variables in multivariable models to adequately capture the complexity of</w:t>
      </w:r>
      <w:r w:rsidR="008D2F97">
        <w:rPr>
          <w:rFonts w:eastAsia="Times New Roman"/>
          <w:color w:val="000000" w:themeColor="text1"/>
          <w:lang w:val="en-ZA" w:eastAsia="en-GB"/>
        </w:rPr>
        <w:t xml:space="preserve"> AI </w:t>
      </w:r>
      <w:r w:rsidR="75722323" w:rsidRPr="6D8D3595">
        <w:rPr>
          <w:rFonts w:eastAsia="Times New Roman"/>
          <w:color w:val="000000" w:themeColor="text1"/>
          <w:lang w:val="en-ZA" w:eastAsia="en-GB"/>
        </w:rPr>
        <w:t>risk.</w:t>
      </w:r>
    </w:p>
    <w:p w14:paraId="58EE043F" w14:textId="77777777" w:rsidR="6D8D3595" w:rsidRDefault="6D8D3595"/>
    <w:p w14:paraId="7F801BF0" w14:textId="06DA559D" w:rsidR="6D8D3595" w:rsidRDefault="6D8D3595" w:rsidP="6D8D3595">
      <w:pPr>
        <w:widowControl/>
        <w:ind w:right="373"/>
        <w:rPr>
          <w:rFonts w:ascii="Aptos" w:eastAsia="Times New Roman" w:hAnsi="Aptos" w:cs="Times New Roman"/>
          <w:color w:val="000000" w:themeColor="text1"/>
          <w:sz w:val="24"/>
          <w:szCs w:val="24"/>
          <w:lang w:val="en-ZA" w:eastAsia="en-GB"/>
        </w:rPr>
      </w:pPr>
    </w:p>
    <w:p w14:paraId="764061BE" w14:textId="77777777" w:rsidR="00C13071" w:rsidRPr="00DC31BF" w:rsidRDefault="00C13071" w:rsidP="00B90C3E">
      <w:pPr>
        <w:pStyle w:val="Heading1"/>
        <w:ind w:left="0" w:right="373"/>
      </w:pPr>
      <w:r w:rsidRPr="005E711A">
        <w:rPr>
          <w:spacing w:val="-2"/>
        </w:rPr>
        <w:t>Discussion:</w:t>
      </w:r>
    </w:p>
    <w:p w14:paraId="1EF29C61" w14:textId="77777777" w:rsidR="00C13071" w:rsidRDefault="00C13071" w:rsidP="00B90C3E">
      <w:pPr>
        <w:tabs>
          <w:tab w:val="left" w:pos="867"/>
        </w:tabs>
        <w:spacing w:line="246" w:lineRule="exact"/>
        <w:ind w:right="373"/>
      </w:pPr>
    </w:p>
    <w:p w14:paraId="5C65ED5C" w14:textId="7F5AB24C" w:rsidR="00C13071" w:rsidRDefault="00C13071" w:rsidP="00B90C3E">
      <w:pPr>
        <w:ind w:right="373"/>
        <w:jc w:val="both"/>
      </w:pPr>
      <w:r>
        <w:t>In</w:t>
      </w:r>
      <w:r w:rsidRPr="00B427FD">
        <w:t xml:space="preserve"> our study of HIV positive patients with</w:t>
      </w:r>
      <w:r>
        <w:t xml:space="preserve"> a</w:t>
      </w:r>
      <w:r w:rsidRPr="00B427FD">
        <w:t xml:space="preserve"> CD4</w:t>
      </w:r>
      <w:r w:rsidR="008D2F97">
        <w:t xml:space="preserve"> count </w:t>
      </w:r>
      <w:r w:rsidRPr="00B427FD">
        <w:t>less than 100 cells/mm</w:t>
      </w:r>
      <w:r w:rsidRPr="00B427FD">
        <w:rPr>
          <w:vertAlign w:val="superscript"/>
        </w:rPr>
        <w:t>3</w:t>
      </w:r>
      <w:r w:rsidRPr="00B427FD">
        <w:t xml:space="preserve"> and an</w:t>
      </w:r>
      <w:r w:rsidR="00515FAC">
        <w:t xml:space="preserve"> OI</w:t>
      </w:r>
      <w:r w:rsidRPr="00B427FD">
        <w:t>, the prevalence of</w:t>
      </w:r>
      <w:r w:rsidR="00515FAC">
        <w:t xml:space="preserve"> AI </w:t>
      </w:r>
      <w:r w:rsidRPr="00B427FD">
        <w:t xml:space="preserve">was </w:t>
      </w:r>
      <w:r w:rsidR="35833067">
        <w:t>6.22</w:t>
      </w:r>
      <w:r w:rsidRPr="00B427FD">
        <w:t>%.</w:t>
      </w:r>
      <w:r>
        <w:t xml:space="preserve"> In</w:t>
      </w:r>
      <w:r w:rsidR="008D2F97">
        <w:t xml:space="preserve"> the </w:t>
      </w:r>
      <w:r>
        <w:t xml:space="preserve">entire </w:t>
      </w:r>
      <w:r w:rsidRPr="00B427FD">
        <w:t>cohort</w:t>
      </w:r>
      <w:r>
        <w:t xml:space="preserve"> of patients, the group with</w:t>
      </w:r>
      <w:r w:rsidRPr="00B427FD">
        <w:t xml:space="preserve"> the</w:t>
      </w:r>
      <w:r>
        <w:t xml:space="preserve"> lowest CD4 counts were </w:t>
      </w:r>
      <w:r w:rsidRPr="00B427FD">
        <w:t>younger</w:t>
      </w:r>
      <w:r w:rsidR="008D2F97">
        <w:t xml:space="preserve"> and the </w:t>
      </w:r>
      <w:r w:rsidR="008D2F97">
        <w:lastRenderedPageBreak/>
        <w:t>remaining CD4 tertiles</w:t>
      </w:r>
      <w:r w:rsidRPr="00B427FD">
        <w:t xml:space="preserve">. </w:t>
      </w:r>
      <w:r w:rsidRPr="00F15B01">
        <w:rPr>
          <w:color w:val="000000" w:themeColor="text1"/>
        </w:rPr>
        <w:t>Cryptococcal infection occurred more often among patients who were HAART naïve</w:t>
      </w:r>
      <w:r w:rsidR="008D2F97">
        <w:rPr>
          <w:color w:val="000000" w:themeColor="text1"/>
        </w:rPr>
        <w:t xml:space="preserve"> compared with those on HAART</w:t>
      </w:r>
      <w:r w:rsidRPr="00F15B01">
        <w:rPr>
          <w:color w:val="000000" w:themeColor="text1"/>
        </w:rPr>
        <w:t xml:space="preserve">. </w:t>
      </w:r>
      <w:commentRangeStart w:id="8"/>
      <w:r w:rsidRPr="00B427FD">
        <w:t>Patients with</w:t>
      </w:r>
      <w:r w:rsidR="00E8575B">
        <w:t xml:space="preserve"> AI </w:t>
      </w:r>
      <w:r w:rsidRPr="00B427FD">
        <w:t xml:space="preserve">had </w:t>
      </w:r>
      <w:r>
        <w:t xml:space="preserve">comparatively lower heart rates, </w:t>
      </w:r>
      <w:r w:rsidRPr="00B427FD">
        <w:t xml:space="preserve">higher incidence of </w:t>
      </w:r>
      <w:r>
        <w:t>extrapulmonary</w:t>
      </w:r>
      <w:r w:rsidR="00E8575B">
        <w:t xml:space="preserve"> TB</w:t>
      </w:r>
      <w:r>
        <w:t>,</w:t>
      </w:r>
      <w:r w:rsidRPr="00B427FD">
        <w:t xml:space="preserve"> cryptococcal infection</w:t>
      </w:r>
      <w:commentRangeEnd w:id="8"/>
      <w:r w:rsidR="00285A37" w:rsidRPr="00B427FD">
        <w:rPr>
          <w:rStyle w:val="CommentReference"/>
          <w:sz w:val="22"/>
          <w:szCs w:val="22"/>
        </w:rPr>
        <w:commentReference w:id="8"/>
      </w:r>
      <w:r w:rsidRPr="00B427FD">
        <w:t xml:space="preserve">, </w:t>
      </w:r>
      <w:r>
        <w:t>raised</w:t>
      </w:r>
      <w:r w:rsidRPr="00B427FD">
        <w:t xml:space="preserve"> </w:t>
      </w:r>
      <w:r>
        <w:t>haemoglobin</w:t>
      </w:r>
      <w:r w:rsidRPr="00B427FD">
        <w:t xml:space="preserve"> and paradoxically </w:t>
      </w:r>
      <w:r>
        <w:t>relatively increased serum</w:t>
      </w:r>
      <w:r w:rsidRPr="00B427FD">
        <w:t xml:space="preserve"> sodium concentration. </w:t>
      </w:r>
      <w:r w:rsidR="00E8575B">
        <w:t>SAI</w:t>
      </w:r>
      <w:r>
        <w:t xml:space="preserve">, compared to </w:t>
      </w:r>
      <w:r w:rsidR="00E8575B">
        <w:t xml:space="preserve">PAI </w:t>
      </w:r>
      <w:r>
        <w:t>predominated in a 4:1 ratio.</w:t>
      </w:r>
      <w:r w:rsidRPr="00701B95">
        <w:rPr>
          <w:color w:val="FF0000"/>
        </w:rPr>
        <w:t xml:space="preserve"> </w:t>
      </w:r>
      <w:r w:rsidRPr="00701B95">
        <w:rPr>
          <w:i/>
          <w:iCs/>
        </w:rPr>
        <w:t xml:space="preserve">Cryptococcal neoformans </w:t>
      </w:r>
      <w:r w:rsidRPr="00B427FD">
        <w:t>infection, lower random, basal, stimulated and incremental cortisol concentrations were associated with higher mortality in the</w:t>
      </w:r>
      <w:r w:rsidR="006B66D2">
        <w:t xml:space="preserve"> AI </w:t>
      </w:r>
      <w:r w:rsidRPr="00B427FD">
        <w:t xml:space="preserve">group. </w:t>
      </w:r>
      <w:r w:rsidR="00285A37">
        <w:rPr>
          <w:color w:val="000000" w:themeColor="text1"/>
        </w:rPr>
        <w:t xml:space="preserve">Increased </w:t>
      </w:r>
      <w:r w:rsidRPr="00F15B01">
        <w:rPr>
          <w:color w:val="000000" w:themeColor="text1"/>
        </w:rPr>
        <w:t xml:space="preserve">skin pigmentation, poor appetite, raised </w:t>
      </w:r>
      <w:r w:rsidRPr="00B427FD">
        <w:t>cortisol and ACTH</w:t>
      </w:r>
      <w:r>
        <w:t xml:space="preserve"> concentrations</w:t>
      </w:r>
      <w:r w:rsidRPr="00B427FD">
        <w:t xml:space="preserve"> were associated with</w:t>
      </w:r>
      <w:r w:rsidR="006B66D2">
        <w:t xml:space="preserve"> increased </w:t>
      </w:r>
      <w:r w:rsidRPr="00B427FD">
        <w:t>mortality</w:t>
      </w:r>
      <w:r w:rsidR="006B66D2">
        <w:t xml:space="preserve"> at 12 months after admission to hospital.</w:t>
      </w:r>
      <w:r w:rsidRPr="00B427FD">
        <w:t xml:space="preserve"> </w:t>
      </w:r>
      <w:r>
        <w:t xml:space="preserve">The twelve-month mortality for the entire group was 26.9%. </w:t>
      </w:r>
      <w:r w:rsidR="006B66D2">
        <w:rPr>
          <w:color w:val="000000" w:themeColor="text1"/>
        </w:rPr>
        <w:t xml:space="preserve">Independent </w:t>
      </w:r>
      <w:r w:rsidRPr="00F15B01">
        <w:rPr>
          <w:color w:val="000000" w:themeColor="text1"/>
        </w:rPr>
        <w:t xml:space="preserve">factors predictive for mortality </w:t>
      </w:r>
      <w:r>
        <w:t xml:space="preserve">in this cohort were a decrease in </w:t>
      </w:r>
      <w:r w:rsidRPr="00B427FD">
        <w:t xml:space="preserve">systolic and </w:t>
      </w:r>
      <w:r>
        <w:t xml:space="preserve">an increase in </w:t>
      </w:r>
      <w:r w:rsidRPr="00B427FD">
        <w:t>diastolic blood pressure, and elevated random cortisol</w:t>
      </w:r>
      <w:r w:rsidRPr="00F15B01">
        <w:rPr>
          <w:color w:val="000000" w:themeColor="text1"/>
        </w:rPr>
        <w:t>.</w:t>
      </w:r>
      <w:r w:rsidRPr="00B427FD">
        <w:t xml:space="preserve"> Patients with</w:t>
      </w:r>
      <w:r w:rsidR="00083E53">
        <w:t xml:space="preserve"> AI </w:t>
      </w:r>
      <w:r w:rsidRPr="00B427FD">
        <w:t xml:space="preserve">had </w:t>
      </w:r>
      <w:r>
        <w:t>relatively better</w:t>
      </w:r>
      <w:r w:rsidRPr="00B427FD">
        <w:t xml:space="preserve"> survival at 12 </w:t>
      </w:r>
      <w:commentRangeStart w:id="9"/>
      <w:r w:rsidRPr="00B427FD">
        <w:t>months</w:t>
      </w:r>
      <w:commentRangeEnd w:id="9"/>
      <w:r w:rsidR="00285A37">
        <w:rPr>
          <w:rStyle w:val="CommentReference"/>
          <w:sz w:val="22"/>
          <w:szCs w:val="22"/>
        </w:rPr>
        <w:commentReference w:id="9"/>
      </w:r>
      <w:r>
        <w:t>,</w:t>
      </w:r>
      <w:r w:rsidRPr="00B427FD">
        <w:t xml:space="preserve"> compared to those without</w:t>
      </w:r>
      <w:r w:rsidR="00083E53">
        <w:t xml:space="preserve"> AI</w:t>
      </w:r>
      <w:r>
        <w:t>.</w:t>
      </w:r>
      <w:r w:rsidRPr="00B427FD">
        <w:t xml:space="preserve"> </w:t>
      </w:r>
      <w:r>
        <w:t>The best performing artificial intelligence model was able to correctly identify patients with</w:t>
      </w:r>
      <w:r w:rsidR="00083E53">
        <w:t xml:space="preserve"> AI </w:t>
      </w:r>
      <w:r>
        <w:t xml:space="preserve">in our cohort group with </w:t>
      </w:r>
      <w:r w:rsidR="60E2FE84">
        <w:t>100.0</w:t>
      </w:r>
      <w:r>
        <w:t>% sensitivity and 8</w:t>
      </w:r>
      <w:r w:rsidR="2C8AFD47">
        <w:t>0</w:t>
      </w:r>
      <w:r>
        <w:t>.</w:t>
      </w:r>
      <w:r w:rsidR="43B49135">
        <w:t>5</w:t>
      </w:r>
      <w:r>
        <w:t xml:space="preserve">% specificity. Besides </w:t>
      </w:r>
      <w:r w:rsidR="0F839A4A">
        <w:t>incremental</w:t>
      </w:r>
      <w:r>
        <w:t xml:space="preserve"> cortisol</w:t>
      </w:r>
      <w:r w:rsidR="20195724">
        <w:t>, haemoglobin</w:t>
      </w:r>
      <w:r w:rsidR="4241B5BF">
        <w:t>, anaemia &amp; past TB</w:t>
      </w:r>
      <w:r>
        <w:t xml:space="preserve"> contributed significantly to correctly identifying</w:t>
      </w:r>
      <w:r w:rsidR="001B19D9">
        <w:t xml:space="preserve"> AI</w:t>
      </w:r>
      <w:r w:rsidR="00285A37">
        <w:t>.</w:t>
      </w:r>
    </w:p>
    <w:p w14:paraId="4D4FBE22" w14:textId="77777777" w:rsidR="00C13071" w:rsidRPr="00AF3F02" w:rsidRDefault="00C13071" w:rsidP="00B90C3E">
      <w:pPr>
        <w:ind w:right="373"/>
        <w:jc w:val="both"/>
      </w:pPr>
    </w:p>
    <w:p w14:paraId="714A2BBE" w14:textId="05A1838B" w:rsidR="00C13071" w:rsidRPr="000F2224" w:rsidRDefault="00C13071" w:rsidP="00B90C3E">
      <w:pPr>
        <w:ind w:right="373"/>
        <w:jc w:val="both"/>
      </w:pPr>
      <w:r w:rsidRPr="00B427FD">
        <w:t xml:space="preserve">HIV impedes normal immunity by directly infecting and </w:t>
      </w:r>
      <w:r>
        <w:t>eliminating</w:t>
      </w:r>
      <w:r w:rsidRPr="00B427FD">
        <w:t xml:space="preserve"> CD4 cells in </w:t>
      </w:r>
      <w:r>
        <w:t>inadequately-</w:t>
      </w:r>
      <w:r w:rsidRPr="00B427FD">
        <w:t>treated</w:t>
      </w:r>
      <w:r>
        <w:t xml:space="preserve"> patients</w:t>
      </w:r>
      <w:r w:rsidRPr="00B427FD">
        <w:t xml:space="preserve"> </w:t>
      </w:r>
      <w:r>
        <w:rPr>
          <w:b/>
          <w:bCs/>
        </w:rPr>
        <w:fldChar w:fldCharType="begin"/>
      </w:r>
      <w:r w:rsidR="00D1474B">
        <w:rPr>
          <w:b/>
          <w:bCs/>
        </w:rPr>
        <w:instrText xml:space="preserve"> ADDIN EN.CITE &lt;EndNote&gt;&lt;Cite&gt;&lt;Author&gt;Février&lt;/Author&gt;&lt;Year&gt;2011&lt;/Year&gt;&lt;RecNum&gt;174&lt;/RecNum&gt;&lt;DisplayText&gt;[22]&lt;/DisplayText&gt;&lt;record&gt;&lt;rec-number&gt;174&lt;/rec-number&gt;&lt;foreign-keys&gt;&lt;key app="EN" db-id="rewvwzsvn202d4e5t29x5fd7pewtw95ezet0" timestamp="1763137308" guid="be91e7ad-05f7-4704-87d2-a5fc1cb2315f"&gt;174&lt;/key&gt;&lt;/foreign-keys&gt;&lt;ref-type name="Journal Article"&gt;17&lt;/ref-type&gt;&lt;contributors&gt;&lt;authors&gt;&lt;author&gt;Février, Michèle&lt;/author&gt;&lt;author&gt;Dorgham, Karim&lt;/author&gt;&lt;author&gt;Rebollo, Angelita&lt;/author&gt;&lt;/authors&gt;&lt;/contributors&gt;&lt;titles&gt;&lt;title&gt;CD4+ T cell depletion in human immunodeficiency virus (HIV) infection: role of apoptosis&lt;/title&gt;&lt;secondary-title&gt;Viruses&lt;/secondary-title&gt;&lt;/titles&gt;&lt;periodical&gt;&lt;full-title&gt;Viruses&lt;/full-title&gt;&lt;/periodical&gt;&lt;pages&gt;586&lt;/pages&gt;&lt;volume&gt;3&lt;/volume&gt;&lt;number&gt;5&lt;/number&gt;&lt;dates&gt;&lt;year&gt;2011&lt;/year&gt;&lt;/dates&gt;&lt;isbn&gt;1999-4915&lt;/isbn&gt;&lt;urls&gt;&lt;related-urls&gt;&lt;url&gt;https://pmc.ncbi.nlm.nih.gov/articles/PMC3185763/&lt;/url&gt;&lt;/related-urls&gt;&lt;/urls&gt;&lt;/record&gt;&lt;/Cite&gt;&lt;/EndNote&gt;</w:instrText>
      </w:r>
      <w:r>
        <w:rPr>
          <w:b/>
          <w:bCs/>
        </w:rPr>
        <w:fldChar w:fldCharType="separate"/>
      </w:r>
      <w:r w:rsidR="00D1474B">
        <w:rPr>
          <w:b/>
          <w:bCs/>
          <w:noProof/>
        </w:rPr>
        <w:t>[22]</w:t>
      </w:r>
      <w:r>
        <w:rPr>
          <w:b/>
          <w:bCs/>
        </w:rPr>
        <w:fldChar w:fldCharType="end"/>
      </w:r>
      <w:r>
        <w:rPr>
          <w:b/>
          <w:bCs/>
        </w:rPr>
        <w:t xml:space="preserve"> (22)</w:t>
      </w:r>
      <w:r w:rsidRPr="00B427FD">
        <w:t>.</w:t>
      </w:r>
      <w:r w:rsidR="00FB1AD3">
        <w:t xml:space="preserve">  Patients </w:t>
      </w:r>
      <w:r>
        <w:t>with a CD4 count less than 100 cells/mm</w:t>
      </w:r>
      <w:r w:rsidRPr="005603BA">
        <w:rPr>
          <w:vertAlign w:val="superscript"/>
        </w:rPr>
        <w:t>3</w:t>
      </w:r>
      <w:r>
        <w:t xml:space="preserve"> represent profoundly</w:t>
      </w:r>
      <w:r w:rsidR="00FB1AD3">
        <w:t xml:space="preserve"> immunosuppression </w:t>
      </w:r>
      <w:r>
        <w:t>predisposed to life-threatening (OI’s) and malignancies</w:t>
      </w:r>
      <w:r w:rsidR="00FB1AD3">
        <w:t xml:space="preserve"> and require HAART to favourably alter their prognoses (reference)</w:t>
      </w:r>
      <w:r>
        <w:t xml:space="preserve">. </w:t>
      </w:r>
    </w:p>
    <w:p w14:paraId="361030EE" w14:textId="77777777" w:rsidR="00FB1AD3" w:rsidRDefault="00FB1AD3" w:rsidP="00B90C3E">
      <w:pPr>
        <w:ind w:right="373"/>
        <w:jc w:val="both"/>
      </w:pPr>
    </w:p>
    <w:p w14:paraId="2BA51DF3" w14:textId="77777777" w:rsidR="00FB1AD3" w:rsidRDefault="00FB1AD3" w:rsidP="00B90C3E">
      <w:pPr>
        <w:ind w:right="373"/>
        <w:jc w:val="both"/>
      </w:pPr>
    </w:p>
    <w:p w14:paraId="3540C52A" w14:textId="77777777" w:rsidR="00FB1AD3" w:rsidRDefault="00FB1AD3" w:rsidP="00B90C3E">
      <w:pPr>
        <w:ind w:right="373"/>
        <w:jc w:val="both"/>
      </w:pPr>
    </w:p>
    <w:p w14:paraId="7DC08EA2" w14:textId="77777777" w:rsidR="00FB1AD3" w:rsidRDefault="00FB1AD3" w:rsidP="00B90C3E">
      <w:pPr>
        <w:ind w:right="373"/>
        <w:jc w:val="both"/>
      </w:pPr>
    </w:p>
    <w:p w14:paraId="3EE5026F" w14:textId="77777777" w:rsidR="00FB1AD3" w:rsidRDefault="00FB1AD3" w:rsidP="00B90C3E">
      <w:pPr>
        <w:ind w:right="373"/>
        <w:jc w:val="both"/>
      </w:pPr>
    </w:p>
    <w:p w14:paraId="0C6DFDEA" w14:textId="77777777" w:rsidR="00FB1AD3" w:rsidRDefault="00FB1AD3" w:rsidP="00B90C3E">
      <w:pPr>
        <w:ind w:right="373"/>
        <w:jc w:val="both"/>
      </w:pPr>
    </w:p>
    <w:p w14:paraId="133EA7F0" w14:textId="77777777" w:rsidR="00FB1AD3" w:rsidRDefault="00FB1AD3" w:rsidP="00B90C3E">
      <w:pPr>
        <w:ind w:right="373"/>
        <w:jc w:val="both"/>
      </w:pPr>
    </w:p>
    <w:p w14:paraId="200879AD" w14:textId="77777777" w:rsidR="00FB1AD3" w:rsidRDefault="00FB1AD3" w:rsidP="00B90C3E">
      <w:pPr>
        <w:ind w:right="373"/>
        <w:jc w:val="both"/>
      </w:pPr>
    </w:p>
    <w:p w14:paraId="6AC0FEB2" w14:textId="61866449" w:rsidR="00C13071" w:rsidRDefault="00C13071" w:rsidP="00B90C3E">
      <w:pPr>
        <w:ind w:right="373"/>
        <w:jc w:val="both"/>
        <w:rPr>
          <w:lang w:val="en-ZA"/>
        </w:rPr>
      </w:pPr>
      <w:r>
        <w:t>Although we found</w:t>
      </w:r>
      <w:r w:rsidR="00FB1AD3">
        <w:t xml:space="preserve"> a </w:t>
      </w:r>
      <w:r>
        <w:t>prevalence of</w:t>
      </w:r>
      <w:r w:rsidR="0077035E">
        <w:t xml:space="preserve"> AI </w:t>
      </w:r>
      <w:r>
        <w:t>in our cohort</w:t>
      </w:r>
      <w:r w:rsidR="00FB1AD3">
        <w:t xml:space="preserve"> of </w:t>
      </w:r>
      <w:r w:rsidR="7885F198">
        <w:t>6.22</w:t>
      </w:r>
      <w:r>
        <w:t xml:space="preserve">%, using the 250 </w:t>
      </w:r>
      <w:r w:rsidR="00FB1AD3">
        <w:t>µg</w:t>
      </w:r>
      <w:r>
        <w:t xml:space="preserve"> tetracosactide test</w:t>
      </w:r>
      <w:r w:rsidR="00FB1AD3">
        <w:t xml:space="preserve"> and a </w:t>
      </w:r>
      <w:r>
        <w:t xml:space="preserve">stimulated cortisol cutoff of </w:t>
      </w:r>
      <w:r w:rsidR="28228AA5">
        <w:t>4</w:t>
      </w:r>
      <w:r>
        <w:t>00 nmol/L</w:t>
      </w:r>
      <w:r w:rsidRPr="00B427FD">
        <w:t xml:space="preserve"> </w:t>
      </w:r>
      <w:r>
        <w:t xml:space="preserve">and </w:t>
      </w:r>
      <w:r w:rsidRPr="00B427FD">
        <w:t>a random cortisol of less than 274 nmol/L</w:t>
      </w:r>
      <w:r>
        <w:t xml:space="preserve">, it may have been </w:t>
      </w:r>
      <w:commentRangeStart w:id="10"/>
      <w:r>
        <w:t>over</w:t>
      </w:r>
      <w:r w:rsidR="00621F44">
        <w:t>-</w:t>
      </w:r>
      <w:r>
        <w:t xml:space="preserve">estimated due to the applied cut-offs. </w:t>
      </w:r>
      <w:commentRangeEnd w:id="10"/>
      <w:r w:rsidR="00FB1AD3" w:rsidRPr="00A522E9">
        <w:rPr>
          <w:rStyle w:val="CommentReference"/>
          <w:color w:val="000000" w:themeColor="text1"/>
          <w:sz w:val="22"/>
          <w:szCs w:val="22"/>
        </w:rPr>
        <w:commentReference w:id="10"/>
      </w:r>
      <w:r w:rsidRPr="00A522E9">
        <w:rPr>
          <w:color w:val="000000" w:themeColor="text1"/>
        </w:rPr>
        <w:t xml:space="preserve">When using the stimulated cut-off points of </w:t>
      </w:r>
      <w:commentRangeStart w:id="11"/>
      <w:r w:rsidRPr="00A522E9">
        <w:rPr>
          <w:color w:val="000000" w:themeColor="text1"/>
        </w:rPr>
        <w:t xml:space="preserve">400 nmol/L </w:t>
      </w:r>
      <w:commentRangeEnd w:id="11"/>
      <w:r w:rsidR="00FB1AD3" w:rsidRPr="00A522E9">
        <w:rPr>
          <w:rStyle w:val="CommentReference"/>
          <w:color w:val="000000" w:themeColor="text1"/>
          <w:sz w:val="22"/>
          <w:szCs w:val="22"/>
        </w:rPr>
        <w:commentReference w:id="11"/>
      </w:r>
      <w:r w:rsidRPr="00A522E9">
        <w:rPr>
          <w:color w:val="000000" w:themeColor="text1"/>
        </w:rPr>
        <w:t>and 240 nmol/L</w:t>
      </w:r>
      <w:r w:rsidR="0B5AF563" w:rsidRPr="6D8D3595">
        <w:rPr>
          <w:color w:val="000000" w:themeColor="text1"/>
        </w:rPr>
        <w:t>,</w:t>
      </w:r>
      <w:r w:rsidRPr="00A522E9">
        <w:rPr>
          <w:color w:val="000000" w:themeColor="text1"/>
        </w:rPr>
        <w:t xml:space="preserve"> the reported prevalences would have been </w:t>
      </w:r>
      <w:r w:rsidR="5426AFF9" w:rsidRPr="6D8D3595">
        <w:rPr>
          <w:color w:val="000000" w:themeColor="text1"/>
        </w:rPr>
        <w:t>2.49</w:t>
      </w:r>
      <w:r w:rsidR="007230A9" w:rsidRPr="00A522E9">
        <w:rPr>
          <w:color w:val="000000" w:themeColor="text1"/>
        </w:rPr>
        <w:t>%</w:t>
      </w:r>
      <w:r w:rsidRPr="00A522E9">
        <w:rPr>
          <w:color w:val="000000" w:themeColor="text1"/>
        </w:rPr>
        <w:t xml:space="preserve"> and </w:t>
      </w:r>
      <w:r w:rsidR="007230A9" w:rsidRPr="00A522E9">
        <w:rPr>
          <w:color w:val="000000" w:themeColor="text1"/>
        </w:rPr>
        <w:t>1.9</w:t>
      </w:r>
      <w:r w:rsidRPr="00A522E9">
        <w:rPr>
          <w:color w:val="000000" w:themeColor="text1"/>
        </w:rPr>
        <w:t>5%</w:t>
      </w:r>
      <w:r w:rsidR="00250196" w:rsidRPr="00A522E9">
        <w:rPr>
          <w:color w:val="000000" w:themeColor="text1"/>
        </w:rPr>
        <w:t>, respectively</w:t>
      </w:r>
      <w:r w:rsidRPr="00A522E9">
        <w:rPr>
          <w:color w:val="000000" w:themeColor="text1"/>
        </w:rPr>
        <w:t>.</w:t>
      </w:r>
      <w:r w:rsidR="00FB1AD3">
        <w:t xml:space="preserve">  Various </w:t>
      </w:r>
      <w:r w:rsidRPr="00B427FD">
        <w:t xml:space="preserve">reported prevalences of AI </w:t>
      </w:r>
      <w:r w:rsidR="00FB1AD3">
        <w:t xml:space="preserve">exist </w:t>
      </w:r>
      <w:r w:rsidRPr="00B427FD">
        <w:t>in patients</w:t>
      </w:r>
      <w:r>
        <w:t xml:space="preserve"> </w:t>
      </w:r>
      <w:r w:rsidR="00065064">
        <w:t>with</w:t>
      </w:r>
      <w:r>
        <w:t xml:space="preserve"> </w:t>
      </w:r>
      <w:r w:rsidRPr="00B427FD">
        <w:t>HIV ranging from</w:t>
      </w:r>
      <w:r>
        <w:t xml:space="preserve"> 5.4% in</w:t>
      </w:r>
      <w:r w:rsidR="00250196">
        <w:t xml:space="preserve"> a </w:t>
      </w:r>
      <w:r>
        <w:t xml:space="preserve">USA study by Membreno </w:t>
      </w:r>
      <w:r w:rsidRPr="00DB7B5C">
        <w:rPr>
          <w:i/>
          <w:iCs/>
        </w:rPr>
        <w:t>et al</w:t>
      </w:r>
      <w:r>
        <w:t>,</w:t>
      </w:r>
      <w:r w:rsidRPr="00677930">
        <w:t xml:space="preserve"> using</w:t>
      </w:r>
      <w:r>
        <w:t xml:space="preserve"> a 250</w:t>
      </w:r>
      <w:r w:rsidR="00FB1AD3">
        <w:t>µg</w:t>
      </w:r>
      <w:r>
        <w:t xml:space="preserve"> tetracosactide stimulated </w:t>
      </w:r>
      <w:r w:rsidRPr="00677930">
        <w:t>cortisol cutoff of 687 nmol/L</w:t>
      </w:r>
      <w:r w:rsidR="00065064">
        <w:t xml:space="preserve"> </w:t>
      </w:r>
      <w:r w:rsidR="00065064">
        <w:rPr>
          <w:b/>
          <w:bCs/>
        </w:rPr>
        <w:fldChar w:fldCharType="begin"/>
      </w:r>
      <w:r w:rsidR="00D1474B">
        <w:rPr>
          <w:b/>
          <w:bCs/>
        </w:rPr>
        <w:instrText xml:space="preserve"> ADDIN EN.CITE &lt;EndNote&gt;&lt;Cite&gt;&lt;Author&gt;Membreno&lt;/Author&gt;&lt;Year&gt;1987&lt;/Year&gt;&lt;RecNum&gt;205&lt;/RecNum&gt;&lt;DisplayText&gt;[23]&lt;/DisplayText&gt;&lt;record&gt;&lt;rec-number&gt;205&lt;/rec-number&gt;&lt;foreign-keys&gt;&lt;key app="EN" db-id="rewvwzsvn202d4e5t29x5fd7pewtw95ezet0" timestamp="1763137308" guid="2ac0d329-7743-4c79-b0d6-4dc4be8f123d"&gt;205&lt;/key&gt;&lt;/foreign-keys&gt;&lt;ref-type name="Journal Article"&gt;17&lt;/ref-type&gt;&lt;contributors&gt;&lt;authors&gt;&lt;author&gt;Membreno, Linda&lt;/author&gt;&lt;author&gt;Irony, Ilan&lt;/author&gt;&lt;author&gt;Dere, Willard&lt;/author&gt;&lt;author&gt;Klein, Robert&lt;/author&gt;&lt;author&gt;Biglieri, Edward G&lt;/author&gt;&lt;author&gt;Cobb, Edie&lt;/author&gt;&lt;/authors&gt;&lt;/contributors&gt;&lt;titles&gt;&lt;title&gt;Adrenocortical function in acquired immunodeficiency syndrome&lt;/title&gt;&lt;secondary-title&gt;The Journal of Clinical Endocrinology &amp;amp; Metabolism&lt;/secondary-title&gt;&lt;/titles&gt;&lt;periodical&gt;&lt;full-title&gt;The Journal of Clinical Endocrinology &amp;amp; Metabolism&lt;/full-title&gt;&lt;/periodical&gt;&lt;pages&gt;482-487&lt;/pages&gt;&lt;volume&gt;65&lt;/volume&gt;&lt;number&gt;3&lt;/number&gt;&lt;dates&gt;&lt;year&gt;1987&lt;/year&gt;&lt;/dates&gt;&lt;isbn&gt;0021-972X&lt;/isbn&gt;&lt;urls&gt;&lt;/urls&gt;&lt;/record&gt;&lt;/Cite&gt;&lt;/EndNote&gt;</w:instrText>
      </w:r>
      <w:r w:rsidR="00065064">
        <w:rPr>
          <w:b/>
          <w:bCs/>
        </w:rPr>
        <w:fldChar w:fldCharType="separate"/>
      </w:r>
      <w:r w:rsidR="00D1474B">
        <w:rPr>
          <w:b/>
          <w:bCs/>
          <w:noProof/>
        </w:rPr>
        <w:t>[23]</w:t>
      </w:r>
      <w:r w:rsidR="00065064">
        <w:rPr>
          <w:b/>
          <w:bCs/>
        </w:rPr>
        <w:fldChar w:fldCharType="end"/>
      </w:r>
      <w:r>
        <w:t xml:space="preserve">, to </w:t>
      </w:r>
      <w:r w:rsidRPr="00D750DC">
        <w:rPr>
          <w:lang w:val="en-ZA"/>
        </w:rPr>
        <w:t xml:space="preserve">19.2% </w:t>
      </w:r>
      <w:r>
        <w:rPr>
          <w:lang w:val="en-ZA"/>
        </w:rPr>
        <w:t xml:space="preserve">in a small study of 26 patients in India </w:t>
      </w:r>
      <w:r w:rsidRPr="0016306A">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Pr="0016306A">
        <w:rPr>
          <w:b/>
          <w:bCs/>
          <w:lang w:val="en-ZA"/>
        </w:rPr>
        <w:fldChar w:fldCharType="separate"/>
      </w:r>
      <w:r w:rsidR="00D1474B">
        <w:rPr>
          <w:b/>
          <w:bCs/>
          <w:noProof/>
          <w:lang w:val="en-ZA"/>
        </w:rPr>
        <w:t>[24]</w:t>
      </w:r>
      <w:r w:rsidRPr="0016306A">
        <w:rPr>
          <w:b/>
          <w:bCs/>
          <w:lang w:val="en-ZA"/>
        </w:rPr>
        <w:fldChar w:fldCharType="end"/>
      </w:r>
      <w:r>
        <w:rPr>
          <w:lang w:val="en-ZA"/>
        </w:rPr>
        <w:t xml:space="preserve">, and </w:t>
      </w:r>
      <w:r w:rsidRPr="00B427FD">
        <w:t xml:space="preserve">24% </w:t>
      </w:r>
      <w:r w:rsidRPr="0016306A">
        <w:rPr>
          <w:b/>
          <w:bCs/>
        </w:rPr>
        <w:fldChar w:fldCharType="begin"/>
      </w:r>
      <w:r w:rsidR="00D1474B">
        <w:rPr>
          <w:b/>
          <w:bCs/>
        </w:rPr>
        <w:instrText xml:space="preserve"> ADDIN EN.CITE &lt;EndNote&gt;&lt;Cite&gt;&lt;Author&gt;Bhatia&lt;/Author&gt;&lt;Year&gt;2018&lt;/Year&gt;&lt;RecNum&gt;204&lt;/RecNum&gt;&lt;DisplayText&gt;[25]&lt;/DisplayText&gt;&lt;record&gt;&lt;rec-number&gt;204&lt;/rec-number&gt;&lt;foreign-keys&gt;&lt;key app="EN" db-id="rewvwzsvn202d4e5t29x5fd7pewtw95ezet0" timestamp="1763137308" guid="867a15c6-1677-49bb-bdc7-f403a6325dcb"&gt;204&lt;/key&gt;&lt;/foreign-keys&gt;&lt;ref-type name="Journal Article"&gt;17&lt;/ref-type&gt;&lt;contributors&gt;&lt;authors&gt;&lt;author&gt;Bhatia, Eesh&lt;/author&gt;&lt;/authors&gt;&lt;/contributors&gt;&lt;titles&gt;&lt;title&gt;Adrenal disorders in people with HIV: The highs and lows&lt;/title&gt;&lt;secondary-title&gt;Indian Journal of Medical Research&lt;/secondary-title&gt;&lt;/titles&gt;&lt;periodical&gt;&lt;full-title&gt;Indian Journal of Medical Research&lt;/full-title&gt;&lt;/periodical&gt;&lt;pages&gt;125-127&lt;/pages&gt;&lt;volume&gt;147&lt;/volume&gt;&lt;number&gt;2&lt;/number&gt;&lt;dates&gt;&lt;year&gt;2018&lt;/year&gt;&lt;/dates&gt;&lt;isbn&gt;0971-5916&lt;/isbn&gt;&lt;urls&gt;&lt;/urls&gt;&lt;/record&gt;&lt;/Cite&gt;&lt;/EndNote&gt;</w:instrText>
      </w:r>
      <w:r w:rsidRPr="0016306A">
        <w:rPr>
          <w:b/>
          <w:bCs/>
        </w:rPr>
        <w:fldChar w:fldCharType="separate"/>
      </w:r>
      <w:r w:rsidR="00D1474B">
        <w:rPr>
          <w:b/>
          <w:bCs/>
          <w:noProof/>
        </w:rPr>
        <w:t>[25]</w:t>
      </w:r>
      <w:r w:rsidRPr="0016306A">
        <w:rPr>
          <w:b/>
          <w:bCs/>
        </w:rPr>
        <w:fldChar w:fldCharType="end"/>
      </w:r>
      <w:r w:rsidRPr="00B427FD">
        <w:t xml:space="preserve"> to</w:t>
      </w:r>
      <w:r>
        <w:t xml:space="preserve"> 33.3% in Nigeria, using the </w:t>
      </w:r>
      <w:r w:rsidR="007401B0">
        <w:t xml:space="preserve">1 </w:t>
      </w:r>
      <w:r w:rsidR="00FB1AD3">
        <w:t>µg</w:t>
      </w:r>
      <w:r w:rsidR="007401B0">
        <w:t xml:space="preserve"> </w:t>
      </w:r>
      <w:r>
        <w:t xml:space="preserve">stimulation and 504 nmol/L cortisol cutoff </w:t>
      </w:r>
      <w:r w:rsidR="00065064">
        <w:fldChar w:fldCharType="begin"/>
      </w:r>
      <w:r w:rsidR="00D1474B">
        <w:instrText xml:space="preserve"> ADDIN EN.CITE &lt;EndNote&gt;&lt;Cite&gt;&lt;Author&gt;Hassan&lt;/Author&gt;&lt;Year&gt;2025&lt;/Year&gt;&lt;RecNum&gt;199&lt;/RecNum&gt;&lt;IDText&gt;Prevalence of Adrenocortical Insufficiency in Treatment-Naïve HIV Patients in Maiduguri: A Cross-Sectional Study&lt;/IDText&gt;&lt;DisplayText&gt;[26]&lt;/DisplayText&gt;&lt;record&gt;&lt;rec-number&gt;199&lt;/rec-number&gt;&lt;foreign-keys&gt;&lt;key app="EN" db-id="rewvwzsvn202d4e5t29x5fd7pewtw95ezet0" timestamp="1763137308" guid="3805bf67-3555-4fd5-939a-8e63831ebdee"&gt;199&lt;/key&gt;&lt;/foreign-keys&gt;&lt;ref-type name="Journal Article"&gt;17&lt;/ref-type&gt;&lt;contributors&gt;&lt;authors&gt;&lt;author&gt;Hassan, AA&lt;/author&gt;&lt;author&gt;Mubi, BM&lt;/author&gt;&lt;author&gt;Odeniyi, IA&lt;/author&gt;&lt;author&gt;Ohwovoriole, AE&lt;/author&gt;&lt;author&gt;Dungus, MM&lt;/author&gt;&lt;author&gt;Amali, AO&lt;/author&gt;&lt;author&gt;Adamu, AA&lt;/author&gt;&lt;author&gt;Musa, AH&lt;/author&gt;&lt;author&gt;Muhammad, M&lt;/author&gt;&lt;author&gt;Ibrahim, A&lt;/author&gt;&lt;/authors&gt;&lt;/contributors&gt;&lt;titles&gt;&lt;title&gt;Prevalence of Adrenocortical Insufficiency in Treatment-Naïve HIV Patients in Maiduguri: A Cross-Sectional Study&lt;/title&gt;&lt;secondary-title&gt;Sch J Med Case Rep&lt;/secondary-title&gt;&lt;/titles&gt;&lt;periodical&gt;&lt;full-title&gt;Sch J Med Case Rep&lt;/full-title&gt;&lt;/periodical&gt;&lt;pages&gt;1914-1919&lt;/pages&gt;&lt;volume&gt;8&lt;/volume&gt;&lt;dates&gt;&lt;year&gt;2025&lt;/year&gt;&lt;/dates&gt;&lt;urls&gt;&lt;/urls&gt;&lt;/record&gt;&lt;/Cite&gt;&lt;/EndNote&gt;</w:instrText>
      </w:r>
      <w:r w:rsidR="00065064">
        <w:fldChar w:fldCharType="separate"/>
      </w:r>
      <w:r w:rsidR="00D1474B">
        <w:rPr>
          <w:noProof/>
        </w:rPr>
        <w:t>[26]</w:t>
      </w:r>
      <w:r w:rsidR="00065064">
        <w:fldChar w:fldCharType="end"/>
      </w:r>
      <w:r>
        <w:rPr>
          <w:b/>
          <w:bCs/>
        </w:rPr>
        <w:t>.</w:t>
      </w:r>
      <w:r>
        <w:t xml:space="preserve"> Additionally, it was found that 34.8% had AI, using a </w:t>
      </w:r>
      <w:r w:rsidR="00FD6B7D">
        <w:t xml:space="preserve">1 </w:t>
      </w:r>
      <w:r w:rsidR="00FB1AD3">
        <w:t>µg</w:t>
      </w:r>
      <w:r w:rsidR="00FD6B7D">
        <w:t xml:space="preserve"> </w:t>
      </w:r>
      <w:r>
        <w:t xml:space="preserve">stimulation test and a </w:t>
      </w:r>
      <w:commentRangeStart w:id="12"/>
      <w:r>
        <w:t>cut-off of a stimulated cortisol of 380.2 nmol/L and an incremental cortisol less than 158.5 nmol/</w:t>
      </w:r>
      <w:commentRangeEnd w:id="12"/>
      <w:r w:rsidR="00FB1AD3">
        <w:rPr>
          <w:rStyle w:val="CommentReference"/>
          <w:sz w:val="22"/>
          <w:szCs w:val="22"/>
        </w:rPr>
        <w:commentReference w:id="12"/>
      </w:r>
      <w:r>
        <w:t xml:space="preserve">L </w:t>
      </w:r>
      <w:r w:rsidRPr="00FA7517">
        <w:rPr>
          <w:b/>
          <w:bCs/>
        </w:rPr>
        <w:fldChar w:fldCharType="begin"/>
      </w:r>
      <w:r w:rsidR="006856DB">
        <w:rPr>
          <w:b/>
          <w:bCs/>
        </w:rPr>
        <w:instrText xml:space="preserve"> ADDIN EN.CITE &lt;EndNote&gt;&lt;Cite&gt;&lt;Author&gt;Odeniyi&lt;/Author&gt;&lt;Year&gt;2013&lt;/Year&gt;&lt;RecNum&gt;187&lt;/RecNum&gt;&lt;IDText&gt;Adrenocortical function in Nigerians with human immunodeficiency virus infection&lt;/IDText&gt;&lt;DisplayText&gt;[14]&lt;/DisplayText&gt;&lt;record&gt;&lt;rec-number&gt;187&lt;/rec-number&gt;&lt;foreign-keys&gt;&lt;key app="EN" db-id="rewvwzsvn202d4e5t29x5fd7pewtw95ezet0" timestamp="1763137308" guid="1ea7a0dc-875b-462e-a32c-dea98459aba5"&gt;187&lt;/key&gt;&lt;/foreign-keys&gt;&lt;ref-type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Pr="00FA7517">
        <w:rPr>
          <w:b/>
          <w:bCs/>
        </w:rPr>
        <w:fldChar w:fldCharType="separate"/>
      </w:r>
      <w:r w:rsidR="006856DB">
        <w:rPr>
          <w:b/>
          <w:bCs/>
          <w:noProof/>
        </w:rPr>
        <w:t>[14]</w:t>
      </w:r>
      <w:r w:rsidRPr="00FA7517">
        <w:rPr>
          <w:b/>
          <w:bCs/>
        </w:rPr>
        <w:fldChar w:fldCharType="end"/>
      </w:r>
      <w:r>
        <w:rPr>
          <w:b/>
          <w:bCs/>
        </w:rPr>
        <w:t>.</w:t>
      </w:r>
      <w:r>
        <w:t xml:space="preserve"> </w:t>
      </w:r>
      <w:r w:rsidR="006B12F3">
        <w:t xml:space="preserve">Various </w:t>
      </w:r>
      <w:r>
        <w:t xml:space="preserve">prevalences of AI among HIV-positive patients are attributable to </w:t>
      </w:r>
      <w:r w:rsidRPr="00B427FD">
        <w:t xml:space="preserve">bias </w:t>
      </w:r>
      <w:r>
        <w:t>arising from small study sizes and diverse cut-offs for cortisol</w:t>
      </w:r>
      <w:r>
        <w:rPr>
          <w:lang w:val="en-ZA"/>
        </w:rPr>
        <w:t>.</w:t>
      </w:r>
      <w:r w:rsidR="006B12F3">
        <w:rPr>
          <w:lang w:val="en-ZA"/>
        </w:rPr>
        <w:t xml:space="preserve">  We cannot advocate for routine exclusion of AI among HIV-positive patients, despite prior recommendations </w:t>
      </w:r>
      <w:r>
        <w:rPr>
          <w:b/>
          <w:bCs/>
          <w:lang w:val="en-ZA"/>
        </w:rPr>
        <w:fldChar w:fldCharType="begin"/>
      </w:r>
      <w:r w:rsidR="00D1474B">
        <w:rPr>
          <w:b/>
          <w:bCs/>
          <w:lang w:val="en-ZA"/>
        </w:rPr>
        <w:instrText xml:space="preserve"> ADDIN EN.CITE &lt;EndNote&gt;&lt;Cite&gt;&lt;Author&gt;Prasanthai&lt;/Author&gt;&lt;Year&gt;2007&lt;/Year&gt;&lt;RecNum&gt;203&lt;/RecNum&gt;&lt;DisplayText&gt;[24]&lt;/DisplayText&gt;&lt;record&gt;&lt;rec-number&gt;203&lt;/rec-number&gt;&lt;foreign-keys&gt;&lt;key app="EN" db-id="rewvwzsvn202d4e5t29x5fd7pewtw95ezet0" timestamp="1763137308" guid="1579732f-be58-4d8a-b891-38c2cd080b0e"&gt;203&lt;/key&gt;&lt;/foreign-keys&gt;&lt;ref-type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Pr>
          <w:b/>
          <w:bCs/>
          <w:lang w:val="en-ZA"/>
        </w:rPr>
        <w:fldChar w:fldCharType="separate"/>
      </w:r>
      <w:r w:rsidR="00D1474B">
        <w:rPr>
          <w:b/>
          <w:bCs/>
          <w:noProof/>
          <w:lang w:val="en-ZA"/>
        </w:rPr>
        <w:t>[24]</w:t>
      </w:r>
      <w:r>
        <w:rPr>
          <w:b/>
          <w:bCs/>
          <w:lang w:val="en-ZA"/>
        </w:rPr>
        <w:fldChar w:fldCharType="end"/>
      </w:r>
      <w:r w:rsidRPr="002713C7">
        <w:rPr>
          <w:b/>
          <w:bCs/>
          <w:lang w:val="en-ZA"/>
        </w:rPr>
        <w:t>.</w:t>
      </w:r>
      <w:r>
        <w:rPr>
          <w:lang w:val="en-ZA"/>
        </w:rPr>
        <w:t xml:space="preserve"> Screening </w:t>
      </w:r>
      <w:r w:rsidRPr="00EF3C47">
        <w:rPr>
          <w:lang w:val="en-ZA"/>
        </w:rPr>
        <w:t xml:space="preserve">for </w:t>
      </w:r>
      <w:r>
        <w:rPr>
          <w:lang w:val="en-ZA"/>
        </w:rPr>
        <w:t>AI</w:t>
      </w:r>
      <w:r w:rsidRPr="00EF3C47">
        <w:rPr>
          <w:lang w:val="en-ZA"/>
        </w:rPr>
        <w:t xml:space="preserve"> in advanced HIV</w:t>
      </w:r>
      <w:r>
        <w:rPr>
          <w:lang w:val="en-ZA"/>
        </w:rPr>
        <w:t xml:space="preserve"> should be </w:t>
      </w:r>
      <w:r w:rsidRPr="00EF3C47">
        <w:rPr>
          <w:lang w:val="en-ZA"/>
        </w:rPr>
        <w:t>reserved for very high-risk cases</w:t>
      </w:r>
      <w:r>
        <w:rPr>
          <w:lang w:val="en-ZA"/>
        </w:rPr>
        <w:t xml:space="preserve">. </w:t>
      </w:r>
    </w:p>
    <w:p w14:paraId="08F7DB91" w14:textId="77777777" w:rsidR="00C13071" w:rsidRDefault="00C13071" w:rsidP="00B90C3E">
      <w:pPr>
        <w:ind w:right="373"/>
        <w:jc w:val="both"/>
      </w:pPr>
      <w:r>
        <w:rPr>
          <w:lang w:val="en-ZA"/>
        </w:rPr>
        <w:t xml:space="preserve"> </w:t>
      </w:r>
    </w:p>
    <w:p w14:paraId="27AF088B" w14:textId="75F9F604" w:rsidR="00C13071" w:rsidRDefault="00C13071" w:rsidP="00B90C3E">
      <w:pPr>
        <w:ind w:right="373"/>
        <w:jc w:val="both"/>
      </w:pPr>
      <w:r>
        <w:t xml:space="preserve">Patients in the </w:t>
      </w:r>
      <w:r w:rsidRPr="00B427FD">
        <w:t>lowest CD4 tertile, were younger</w:t>
      </w:r>
      <w:r w:rsidR="00930313">
        <w:t>,</w:t>
      </w:r>
      <w:r>
        <w:t xml:space="preserve"> reflecting that they may be </w:t>
      </w:r>
      <w:r w:rsidRPr="00B427FD">
        <w:t>less</w:t>
      </w:r>
      <w:r w:rsidR="006B12F3">
        <w:t xml:space="preserve"> predisposed </w:t>
      </w:r>
      <w:r>
        <w:t>to</w:t>
      </w:r>
      <w:r w:rsidR="006B12F3">
        <w:t xml:space="preserve"> being </w:t>
      </w:r>
      <w:r>
        <w:t>tested for HIV or exhibit a delay</w:t>
      </w:r>
      <w:r w:rsidR="006B12F3">
        <w:t xml:space="preserve"> in </w:t>
      </w:r>
      <w:r w:rsidRPr="00B427FD">
        <w:t>initiation of antiretroviral therapy</w:t>
      </w:r>
      <w:r>
        <w:rPr>
          <w:b/>
          <w:bCs/>
        </w:rPr>
        <w:t xml:space="preserve"> </w:t>
      </w:r>
      <w:r>
        <w:rPr>
          <w:b/>
          <w:bCs/>
        </w:rPr>
        <w:fldChar w:fldCharType="begin"/>
      </w:r>
      <w:r w:rsidR="001E50D0">
        <w:rPr>
          <w:b/>
          <w:bCs/>
        </w:rPr>
        <w:instrText xml:space="preserve"> ADDIN EN.CITE &lt;EndNote&gt;&lt;Cite&gt;&lt;Author&gt;Ahmed&lt;/Author&gt;&lt;Year&gt;2017&lt;/Year&gt;&lt;RecNum&gt;206&lt;/RecNum&gt;&lt;DisplayText&gt;[27]&lt;/DisplayText&gt;&lt;record&gt;&lt;rec-number&gt;206&lt;/rec-number&gt;&lt;foreign-keys&gt;&lt;key app="EN" db-id="rewvwzsvn202d4e5t29x5fd7pewtw95ezet0" timestamp="1763137308" guid="1791b400-f5c6-4b4a-a986-b636f9cf7981"&gt;206&lt;/key&gt;&lt;/foreign-keys&gt;&lt;ref-type name="Journal Article"&gt;17&lt;/ref-type&gt;&lt;contributors&gt;&lt;authors&gt;&lt;author&gt;Ahmed, Syed Imran&lt;/author&gt;&lt;author&gt;Syed Sulaiman, Syed Azhar&lt;/author&gt;&lt;author&gt;Hassali, Mohamed Azmi&lt;/author&gt;&lt;author&gt;Thiruchelvam, Kaeshaelya&lt;/author&gt;&lt;author&gt;Hasan, Syed Shahzad&lt;/author&gt;&lt;author&gt;Lee, Christopher KC&lt;/author&gt;&lt;/authors&gt;&lt;/contributors&gt;&lt;titles&gt;&lt;title&gt;Attitudes and barriers towards HIV screening: A qualitative study of people living with HIV/AIDS (PLWHA) in Malaysia&lt;/title&gt;&lt;secondary-title&gt;Journal of Infection Prevention&lt;/secondary-title&gt;&lt;/titles&gt;&lt;periodical&gt;&lt;full-title&gt;Journal of Infection Prevention&lt;/full-title&gt;&lt;/periodical&gt;&lt;pages&gt;242-247&lt;/pages&gt;&lt;volume&gt;18&lt;/volume&gt;&lt;number&gt;5&lt;/number&gt;&lt;dates&gt;&lt;year&gt;2017&lt;/year&gt;&lt;/dates&gt;&lt;isbn&gt;1757-1774&lt;/isbn&gt;&lt;urls&gt;&lt;/urls&gt;&lt;/record&gt;&lt;/Cite&gt;&lt;/EndNote&gt;</w:instrText>
      </w:r>
      <w:r>
        <w:rPr>
          <w:b/>
          <w:bCs/>
        </w:rPr>
        <w:fldChar w:fldCharType="separate"/>
      </w:r>
      <w:r w:rsidR="001E50D0">
        <w:rPr>
          <w:b/>
          <w:bCs/>
          <w:noProof/>
        </w:rPr>
        <w:t>[27]</w:t>
      </w:r>
      <w:r>
        <w:rPr>
          <w:b/>
          <w:bCs/>
        </w:rPr>
        <w:fldChar w:fldCharType="end"/>
      </w:r>
      <w:r w:rsidRPr="00B427FD">
        <w:rPr>
          <w:b/>
          <w:bCs/>
        </w:rPr>
        <w:t>.</w:t>
      </w:r>
      <w:r>
        <w:rPr>
          <w:b/>
          <w:bCs/>
        </w:rPr>
        <w:t xml:space="preserve"> </w:t>
      </w:r>
      <w:r w:rsidRPr="00B427FD">
        <w:t>Younger</w:t>
      </w:r>
      <w:r w:rsidRPr="00B427FD">
        <w:rPr>
          <w:color w:val="FF0000"/>
        </w:rPr>
        <w:t xml:space="preserve"> </w:t>
      </w:r>
      <w:r w:rsidRPr="00B427FD">
        <w:rPr>
          <w:color w:val="000000" w:themeColor="text1"/>
        </w:rPr>
        <w:t>patients</w:t>
      </w:r>
      <w:r w:rsidRPr="00B427FD">
        <w:rPr>
          <w:color w:val="FF0000"/>
        </w:rPr>
        <w:t xml:space="preserve"> </w:t>
      </w:r>
      <w:r w:rsidRPr="00054398">
        <w:rPr>
          <w:color w:val="000000" w:themeColor="text1"/>
        </w:rPr>
        <w:t>may</w:t>
      </w:r>
      <w:r>
        <w:rPr>
          <w:color w:val="FF0000"/>
        </w:rPr>
        <w:t xml:space="preserve"> </w:t>
      </w:r>
      <w:r w:rsidRPr="000C5EBF">
        <w:rPr>
          <w:color w:val="000000" w:themeColor="text1"/>
        </w:rPr>
        <w:t xml:space="preserve">underestimate their risk of testing positive due to perceived good health </w:t>
      </w:r>
      <w:r w:rsidRPr="000C5EBF">
        <w:rPr>
          <w:b/>
          <w:bCs/>
          <w:color w:val="000000" w:themeColor="text1"/>
        </w:rPr>
        <w:fldChar w:fldCharType="begin"/>
      </w:r>
      <w:r w:rsidR="001E50D0">
        <w:rPr>
          <w:b/>
          <w:bCs/>
          <w:color w:val="000000" w:themeColor="text1"/>
        </w:rPr>
        <w:instrText xml:space="preserve"> ADDIN EN.CITE &lt;EndNote&gt;&lt;Cite&gt;&lt;Author&gt;Peralta&lt;/Author&gt;&lt;Year&gt;2007&lt;/Year&gt;&lt;RecNum&gt;198&lt;/RecNum&gt;&lt;IDText&gt;Barriers and facilitators to adolescent HIV testing&lt;/IDText&gt;&lt;DisplayText&gt;[28]&lt;/DisplayText&gt;&lt;record&gt;&lt;rec-number&gt;198&lt;/rec-number&gt;&lt;foreign-keys&gt;&lt;key app="EN" db-id="rewvwzsvn202d4e5t29x5fd7pewtw95ezet0" timestamp="1763137308" guid="81329102-d0bc-4eb2-8533-432bb584fd11"&gt;198&lt;/key&gt;&lt;/foreign-keys&gt;&lt;ref-type name="Journal Article"&gt;17&lt;/ref-type&gt;&lt;contributors&gt;&lt;authors&gt;&lt;author&gt;Peralta, Ligia&lt;/author&gt;&lt;author&gt;Deeds, Bethany Griffin&lt;/author&gt;&lt;author&gt;Hipszer, Sandra&lt;/author&gt;&lt;author&gt;Ghalib, Kareem&lt;/author&gt;&lt;/authors&gt;&lt;/contributors&gt;&lt;titles&gt;&lt;title&gt;Barriers and facilitators to adolescent HIV testing&lt;/title&gt;&lt;secondary-title&gt;AIDS patient care and STDs&lt;/secondary-title&gt;&lt;/titles&gt;&lt;periodical&gt;&lt;full-title&gt;AIDS patient care and STDs&lt;/full-title&gt;&lt;/periodical&gt;&lt;pages&gt;400-408&lt;/pages&gt;&lt;volume&gt;21&lt;/volume&gt;&lt;number&gt;6&lt;/number&gt;&lt;dates&gt;&lt;year&gt;2007&lt;/year&gt;&lt;/dates&gt;&lt;isbn&gt;1087-2914&lt;/isbn&gt;&lt;urls&gt;&lt;/urls&gt;&lt;/record&gt;&lt;/Cite&gt;&lt;/EndNote&gt;</w:instrText>
      </w:r>
      <w:r w:rsidRPr="000C5EBF">
        <w:rPr>
          <w:b/>
          <w:bCs/>
          <w:color w:val="000000" w:themeColor="text1"/>
        </w:rPr>
        <w:fldChar w:fldCharType="separate"/>
      </w:r>
      <w:r w:rsidR="001E50D0">
        <w:rPr>
          <w:b/>
          <w:bCs/>
          <w:noProof/>
          <w:color w:val="000000" w:themeColor="text1"/>
        </w:rPr>
        <w:t>[28]</w:t>
      </w:r>
      <w:r w:rsidRPr="000C5EBF">
        <w:rPr>
          <w:b/>
          <w:bCs/>
          <w:color w:val="000000" w:themeColor="text1"/>
        </w:rPr>
        <w:fldChar w:fldCharType="end"/>
      </w:r>
      <w:r w:rsidRPr="000C5EBF">
        <w:rPr>
          <w:color w:val="000000" w:themeColor="text1"/>
        </w:rPr>
        <w:t xml:space="preserve">, they may also </w:t>
      </w:r>
      <w:r w:rsidRPr="00B427FD">
        <w:t xml:space="preserve">fear positive results and the mandatory incumbent-associated lifestyle changes necessary with a positive result, stigma and discrimination within communities, and perceived concerns about the maintenance of confidentiality of their HIV results </w:t>
      </w:r>
      <w:r w:rsidRPr="000C5EBF">
        <w:rPr>
          <w:b/>
          <w:bCs/>
        </w:rPr>
        <w:fldChar w:fldCharType="begin"/>
      </w:r>
      <w:r w:rsidR="001E50D0">
        <w:rPr>
          <w:b/>
          <w:bCs/>
        </w:rPr>
        <w:instrText xml:space="preserve"> ADDIN EN.CITE &lt;EndNote&gt;&lt;Cite&gt;&lt;Author&gt;Katirayi&lt;/Author&gt;&lt;Year&gt;2023&lt;/Year&gt;&lt;RecNum&gt;197&lt;/RecNum&gt;&lt;IDText&gt;Understanding gender differences of people with HIV newly diagnosed or returning to care with advanced HIV disease in Malawi: a qualitative study&lt;/IDText&gt;&lt;DisplayText&gt;[29]&lt;/DisplayText&gt;&lt;record&gt;&lt;rec-number&gt;197&lt;/rec-number&gt;&lt;foreign-keys&gt;&lt;key app="EN" db-id="rewvwzsvn202d4e5t29x5fd7pewtw95ezet0" timestamp="1763137308" guid="c040e869-42cd-4731-9219-46fa9086619b"&gt;197&lt;/key&gt;&lt;/foreign-keys&gt;&lt;ref-type name="Journal Article"&gt;17&lt;/ref-type&gt;&lt;contributors&gt;&lt;authors&gt;&lt;author&gt;Katirayi, Leila&lt;/author&gt;&lt;author&gt;Maphosa, Thulani&lt;/author&gt;&lt;author&gt;Chilikutali, Lloyd&lt;/author&gt;&lt;author&gt;Chamanga, Rachel&lt;/author&gt;&lt;author&gt;Petersson, Josephine&lt;/author&gt;&lt;author&gt;Khatib, Sarah&lt;/author&gt;&lt;author&gt;Munthali, Boswell&lt;/author&gt;&lt;author&gt;Nyirenda, Rose&lt;/author&gt;&lt;author&gt;Matiya, Eddie&lt;/author&gt;&lt;author&gt;Nyirenda, Laywell&lt;/author&gt;&lt;author&gt;Tiam, Appolinaire&lt;/author&gt;&lt;author&gt;Denoeud, Lise&lt;/author&gt;&lt;/authors&gt;&lt;/contributors&gt;&lt;titles&gt;&lt;title&gt;Understanding gender differences of people with HIV newly diagnosed or returning to care with advanced HIV disease in Malawi: a qualitative study&lt;/title&gt;&lt;secondary-title&gt;BMC Public Health&lt;/secondary-title&gt;&lt;/titles&gt;&lt;periodical&gt;&lt;full-title&gt;BMC Public Health&lt;/full-title&gt;&lt;/periodical&gt;&lt;volume&gt;23&lt;/volume&gt;&lt;dates&gt;&lt;year&gt;2023&lt;/year&gt;&lt;pub-dates&gt;&lt;date&gt;12/01&lt;/date&gt;&lt;/pub-dates&gt;&lt;/dates&gt;&lt;urls&gt;&lt;/urls&gt;&lt;electronic-resource-num&gt;10.1186/s12889-023-17384-y&lt;/electronic-resource-num&gt;&lt;/record&gt;&lt;/Cite&gt;&lt;/EndNote&gt;</w:instrText>
      </w:r>
      <w:r w:rsidRPr="000C5EBF">
        <w:rPr>
          <w:b/>
          <w:bCs/>
        </w:rPr>
        <w:fldChar w:fldCharType="separate"/>
      </w:r>
      <w:r w:rsidR="001E50D0">
        <w:rPr>
          <w:b/>
          <w:bCs/>
          <w:noProof/>
        </w:rPr>
        <w:t>[29]</w:t>
      </w:r>
      <w:r w:rsidRPr="000C5EBF">
        <w:rPr>
          <w:b/>
          <w:bCs/>
        </w:rPr>
        <w:fldChar w:fldCharType="end"/>
      </w:r>
      <w:r>
        <w:t xml:space="preserve">. </w:t>
      </w:r>
      <w:r w:rsidRPr="00B427FD">
        <w:t>Very low CD4 counts if using antiretroviral therapy may be due to antiretroviral resistance, HIV mutations, poor compliance or simultaneous multiple HIV strain coinfection (superinfection),</w:t>
      </w:r>
      <w:r w:rsidR="006B12F3">
        <w:t xml:space="preserve"> thought to be </w:t>
      </w:r>
      <w:r w:rsidRPr="00B427FD">
        <w:t xml:space="preserve">rare among younger individuals </w:t>
      </w:r>
      <w:r>
        <w:rPr>
          <w:b/>
          <w:bCs/>
        </w:rPr>
        <w:fldChar w:fldCharType="begin"/>
      </w:r>
      <w:r w:rsidR="001E50D0">
        <w:rPr>
          <w:b/>
          <w:bCs/>
        </w:rPr>
        <w:instrText xml:space="preserve"> ADDIN EN.CITE &lt;EndNote&gt;&lt;Cite&gt;&lt;Author&gt;Redd&lt;/Author&gt;&lt;Year&gt;2012&lt;/Year&gt;&lt;RecNum&gt;7&lt;/RecNum&gt;&lt;DisplayText&gt;[30]&lt;/DisplayText&gt;&lt;record&gt;&lt;rec-number&gt;7&lt;/rec-number&gt;&lt;foreign-keys&gt;&lt;key app="EN" db-id="rewvwzsvn202d4e5t29x5fd7pewtw95ezet0" timestamp="1760957862" guid="345fc194-cf20-45ae-b66a-a26a97c67feb"&gt;7&lt;/key&gt;&lt;/foreign-keys&gt;&lt;ref-type name="Journal Article"&gt;17&lt;/ref-type&gt;&lt;contributors&gt;&lt;authors&gt;&lt;author&gt;Redd, Andrew D&lt;/author&gt;&lt;author&gt;Mullis, Caroline E&lt;/author&gt;&lt;author&gt;Serwadda, David&lt;/author&gt;&lt;author&gt;Kong, Xiangrong&lt;/author&gt;&lt;author&gt;Martens, Craig&lt;/author&gt;&lt;author&gt;Ricklefs, Stacy M&lt;/author&gt;&lt;author&gt;Tobian, Aaron AR&lt;/author&gt;&lt;author&gt;Xiao, Changchang&lt;/author&gt;&lt;author&gt;Grabowski, Mary K&lt;/author&gt;&lt;author&gt;Nalugoda, Fred&lt;/author&gt;&lt;/authors&gt;&lt;/contributors&gt;&lt;titles&gt;&lt;title&gt;The rates of HIV superinfection and primary HIV incidence in a general population in Rakai, Uganda&lt;/title&gt;&lt;secondary-title&gt;The Journal of infectious diseases&lt;/secondary-title&gt;&lt;/titles&gt;&lt;periodical&gt;&lt;full-title&gt;The Journal of infectious diseases&lt;/full-title&gt;&lt;/periodical&gt;&lt;pages&gt;267-274&lt;/pages&gt;&lt;volume&gt;206&lt;/volume&gt;&lt;number&gt;2&lt;/number&gt;&lt;dates&gt;&lt;year&gt;2012&lt;/year&gt;&lt;/dates&gt;&lt;isbn&gt;1537-6613&lt;/isbn&gt;&lt;urls&gt;&lt;/urls&gt;&lt;/record&gt;&lt;/Cite&gt;&lt;/EndNote&gt;</w:instrText>
      </w:r>
      <w:r>
        <w:rPr>
          <w:b/>
          <w:bCs/>
        </w:rPr>
        <w:fldChar w:fldCharType="separate"/>
      </w:r>
      <w:r w:rsidR="001E50D0">
        <w:rPr>
          <w:b/>
          <w:bCs/>
          <w:noProof/>
        </w:rPr>
        <w:t>[30]</w:t>
      </w:r>
      <w:r>
        <w:rPr>
          <w:b/>
          <w:bCs/>
        </w:rPr>
        <w:fldChar w:fldCharType="end"/>
      </w:r>
      <w:r w:rsidRPr="00B427FD">
        <w:t>. As expected, the subgroup with the lowest CD4 count</w:t>
      </w:r>
      <w:r>
        <w:t>s</w:t>
      </w:r>
      <w:r w:rsidRPr="00B427FD">
        <w:t xml:space="preserve"> also had the highest viral loads and associated leu</w:t>
      </w:r>
      <w:r>
        <w:t>k</w:t>
      </w:r>
      <w:r w:rsidRPr="00B427FD">
        <w:t>opaenia, lymphopaenia, neut</w:t>
      </w:r>
      <w:r>
        <w:t>r</w:t>
      </w:r>
      <w:r w:rsidRPr="00B427FD">
        <w:t>opaenia</w:t>
      </w:r>
      <w:r>
        <w:t xml:space="preserve"> relative to the groups with higher CD4 counts. </w:t>
      </w:r>
    </w:p>
    <w:p w14:paraId="00E77F30" w14:textId="77777777" w:rsidR="00C13071" w:rsidRPr="0067472B" w:rsidRDefault="00C13071" w:rsidP="00B90C3E">
      <w:pPr>
        <w:ind w:right="373"/>
        <w:jc w:val="both"/>
        <w:rPr>
          <w:color w:val="EE0000"/>
        </w:rPr>
      </w:pPr>
    </w:p>
    <w:p w14:paraId="4C06FAE0" w14:textId="2A2A9C10" w:rsidR="00C13071" w:rsidRDefault="00C13071" w:rsidP="00B90C3E">
      <w:pPr>
        <w:spacing w:line="276" w:lineRule="auto"/>
        <w:ind w:right="373"/>
        <w:jc w:val="both"/>
      </w:pPr>
      <w:r>
        <w:t xml:space="preserve">The </w:t>
      </w:r>
      <w:commentRangeStart w:id="13"/>
      <w:r>
        <w:t>heart rate among</w:t>
      </w:r>
      <w:r w:rsidR="00CA7141">
        <w:t xml:space="preserve"> AI </w:t>
      </w:r>
      <w:commentRangeEnd w:id="13"/>
      <w:r w:rsidR="006B12F3">
        <w:rPr>
          <w:rStyle w:val="CommentReference"/>
          <w:sz w:val="22"/>
          <w:szCs w:val="22"/>
        </w:rPr>
        <w:commentReference w:id="13"/>
      </w:r>
      <w:r>
        <w:t xml:space="preserve">was relatively slower compared with non-AI patients, which was also reported in the original description of Addison’s disease, potentially due to increased vagal tone </w:t>
      </w:r>
      <w:r w:rsidRPr="00460E06">
        <w:rPr>
          <w:b/>
          <w:bCs/>
        </w:rPr>
        <w:fldChar w:fldCharType="begin"/>
      </w:r>
      <w:r w:rsidR="001E50D0">
        <w:rPr>
          <w:b/>
          <w:bCs/>
        </w:rPr>
        <w:instrText xml:space="preserve"> ADDIN EN.CITE &lt;EndNote&gt;&lt;Cite&gt;&lt;Author&gt;Zaloga&lt;/Author&gt;&lt;Year&gt;2001&lt;/Year&gt;&lt;RecNum&gt;225&lt;/RecNum&gt;&lt;DisplayText&gt;[31]&lt;/DisplayText&gt;&lt;record&gt;&lt;rec-number&gt;225&lt;/rec-number&gt;&lt;foreign-keys&gt;&lt;key app="EN" db-id="vfaz2rvskspp2hewzd85w09yfredpe5p9rds" timestamp="1761134134"&gt;225&lt;/key&gt;&lt;/foreign-keys&gt;&lt;ref-type name="Journal Article"&gt;17&lt;/ref-type&gt;&lt;contributors&gt;&lt;authors&gt;&lt;author&gt;Zaloga, Gary P&lt;/author&gt;&lt;author&gt;Marik, Paul&lt;/author&gt;&lt;/authors&gt;&lt;/contributors&gt;&lt;titles&gt;&lt;title&gt;Hypothalamic-pituitary-adrenal insufficiency&lt;/title&gt;&lt;secondary-title&gt;Critical care clinics&lt;/secondary-title&gt;&lt;/titles&gt;&lt;periodical&gt;&lt;full-title&gt;Critical care clinics&lt;/full-title&gt;&lt;/periodical&gt;&lt;pages&gt;25-41&lt;/pages&gt;&lt;volume&gt;17&lt;/volume&gt;&lt;number&gt;1&lt;/number&gt;&lt;dates&gt;&lt;year&gt;2001&lt;/year&gt;&lt;/dates&gt;&lt;isbn&gt;0749-0704&lt;/isbn&gt;&lt;urls&gt;&lt;/urls&gt;&lt;/record&gt;&lt;/Cite&gt;&lt;/EndNote&gt;</w:instrText>
      </w:r>
      <w:r w:rsidRPr="00460E06">
        <w:rPr>
          <w:b/>
          <w:bCs/>
        </w:rPr>
        <w:fldChar w:fldCharType="separate"/>
      </w:r>
      <w:r w:rsidR="001E50D0">
        <w:rPr>
          <w:b/>
          <w:bCs/>
          <w:noProof/>
        </w:rPr>
        <w:t>[31]</w:t>
      </w:r>
      <w:r w:rsidRPr="00460E06">
        <w:rPr>
          <w:b/>
          <w:bCs/>
        </w:rPr>
        <w:fldChar w:fldCharType="end"/>
      </w:r>
      <w:r w:rsidRPr="00460E06">
        <w:rPr>
          <w:b/>
          <w:bCs/>
          <w:color w:val="000000" w:themeColor="text1"/>
        </w:rPr>
        <w:t>.</w:t>
      </w:r>
      <w:r w:rsidR="00A57F73">
        <w:t xml:space="preserve"> AI </w:t>
      </w:r>
      <w:r>
        <w:t xml:space="preserve">in our cohort was associated with a higher incidence of </w:t>
      </w:r>
      <w:r w:rsidRPr="00B427FD">
        <w:t>extrapulmonary</w:t>
      </w:r>
      <w:r w:rsidR="00A57F73">
        <w:t xml:space="preserve"> TB </w:t>
      </w:r>
      <w:r w:rsidRPr="00B427FD">
        <w:t>and cryptoccocal infections.</w:t>
      </w:r>
      <w:r w:rsidR="00A57F73">
        <w:t xml:space="preserve"> </w:t>
      </w:r>
      <w:commentRangeStart w:id="14"/>
      <w:r w:rsidR="00A57F73">
        <w:t xml:space="preserve">Extrapulmonary </w:t>
      </w:r>
      <w:r w:rsidR="00A57F73">
        <w:lastRenderedPageBreak/>
        <w:t xml:space="preserve">TB </w:t>
      </w:r>
      <w:r w:rsidRPr="00B427FD">
        <w:t>may be aetiological in the development of</w:t>
      </w:r>
      <w:r w:rsidR="009E6289">
        <w:t xml:space="preserve"> AI </w:t>
      </w:r>
      <w:r w:rsidRPr="00B427FD">
        <w:t>due to its predilection for infiltration of the adrenal glands and</w:t>
      </w:r>
      <w:r>
        <w:t xml:space="preserve"> paradoxically, rifampicin the mainstay for the treatment of TB</w:t>
      </w:r>
      <w:r w:rsidRPr="00B427FD">
        <w:t xml:space="preserve"> accelerates cortisol metabolism through induction of cytochrome </w:t>
      </w:r>
      <w:r>
        <w:t>P-</w:t>
      </w:r>
      <w:r w:rsidRPr="00B427FD">
        <w:t>450-3A4</w:t>
      </w:r>
      <w:commentRangeEnd w:id="14"/>
      <w:r w:rsidR="006B12F3" w:rsidRPr="00B427FD">
        <w:rPr>
          <w:rStyle w:val="CommentReference"/>
          <w:sz w:val="22"/>
          <w:szCs w:val="22"/>
        </w:rPr>
        <w:commentReference w:id="14"/>
      </w:r>
      <w:r w:rsidRPr="00B427FD">
        <w:t>.</w:t>
      </w:r>
      <w:r>
        <w:t xml:space="preserve"> </w:t>
      </w:r>
      <w:r w:rsidRPr="00097DFB">
        <w:rPr>
          <w:b/>
          <w:bCs/>
        </w:rPr>
        <w:fldChar w:fldCharType="begin"/>
      </w:r>
      <w:r w:rsidR="001E50D0">
        <w:rPr>
          <w:b/>
          <w:bCs/>
        </w:rPr>
        <w:instrText xml:space="preserve"> ADDIN EN.CITE &lt;EndNote&gt;&lt;Cite&gt;&lt;Author&gt;Elansary&lt;/Author&gt;&lt;Year&gt;1983&lt;/Year&gt;&lt;RecNum&gt;211&lt;/RecNum&gt;&lt;DisplayText&gt;[32]&lt;/DisplayText&gt;&lt;record&gt;&lt;rec-number&gt;211&lt;/rec-number&gt;&lt;foreign-keys&gt;&lt;key app="EN" db-id="rewvwzsvn202d4e5t29x5fd7pewtw95ezet0" timestamp="1763137308" guid="ea0b294c-62a3-4e78-95ea-307805a6067c"&gt;211&lt;/key&gt;&lt;/foreign-keys&gt;&lt;ref-type name="Journal Article"&gt;17&lt;/ref-type&gt;&lt;contributors&gt;&lt;authors&gt;&lt;author&gt;Elansary, EH&lt;/author&gt;&lt;author&gt;Earis, JE&lt;/author&gt;&lt;/authors&gt;&lt;/contributors&gt;&lt;titles&gt;&lt;title&gt;Rifampicin and adrenal crisis&lt;/title&gt;&lt;secondary-title&gt;British Medical Journal (Clinical research ed.)&lt;/secondary-title&gt;&lt;/titles&gt;&lt;periodical&gt;&lt;full-title&gt;British Medical Journal (Clinical research ed.)&lt;/full-title&gt;&lt;/periodical&gt;&lt;pages&gt;1861&lt;/pages&gt;&lt;volume&gt;286&lt;/volume&gt;&lt;number&gt;6381&lt;/number&gt;&lt;dates&gt;&lt;year&gt;1983&lt;/year&gt;&lt;/dates&gt;&lt;urls&gt;&lt;/urls&gt;&lt;/record&gt;&lt;/Cite&gt;&lt;/EndNote&gt;</w:instrText>
      </w:r>
      <w:r w:rsidRPr="00097DFB">
        <w:rPr>
          <w:b/>
          <w:bCs/>
        </w:rPr>
        <w:fldChar w:fldCharType="separate"/>
      </w:r>
      <w:r w:rsidR="001E50D0">
        <w:rPr>
          <w:b/>
          <w:bCs/>
          <w:noProof/>
        </w:rPr>
        <w:t>[32]</w:t>
      </w:r>
      <w:r w:rsidRPr="00097DFB">
        <w:rPr>
          <w:b/>
          <w:bCs/>
        </w:rPr>
        <w:fldChar w:fldCharType="end"/>
      </w:r>
      <w:r w:rsidRPr="00B427FD">
        <w:t xml:space="preserve"> Similarly, disseminated cryptococcal infection may induce</w:t>
      </w:r>
      <w:r w:rsidR="009E6289">
        <w:t xml:space="preserve"> PAI </w:t>
      </w:r>
      <w:r w:rsidRPr="00B427FD">
        <w:t>through direct infiltration of the adrenal glands</w:t>
      </w:r>
      <w:r>
        <w:t xml:space="preserve"> </w:t>
      </w:r>
      <w:r w:rsidRPr="00097DFB">
        <w:rPr>
          <w:b/>
          <w:bCs/>
        </w:rPr>
        <w:fldChar w:fldCharType="begin"/>
      </w:r>
      <w:r w:rsidR="001E50D0">
        <w:rPr>
          <w:b/>
          <w:bCs/>
        </w:rPr>
        <w:instrText xml:space="preserve"> ADDIN EN.CITE &lt;EndNote&gt;&lt;Cite&gt;&lt;Author&gt;Ito&lt;/Author&gt;&lt;Year&gt;2017&lt;/Year&gt;&lt;RecNum&gt;228&lt;/RecNum&gt;&lt;DisplayText&gt;[33]&lt;/DisplayText&gt;&lt;record&gt;&lt;rec-number&gt;228&lt;/rec-number&gt;&lt;foreign-keys&gt;&lt;key app="EN" db-id="vfaz2rvskspp2hewzd85w09yfredpe5p9rds" timestamp="1761139634"&gt;228&lt;/key&gt;&lt;/foreign-keys&gt;&lt;ref-type name="Journal Article"&gt;17&lt;/ref-type&gt;&lt;contributors&gt;&lt;authors&gt;&lt;author&gt;Ito, Misa&lt;/author&gt;&lt;author&gt;Hinata, Takashi&lt;/author&gt;&lt;author&gt;Tamura, Kaku&lt;/author&gt;&lt;author&gt;Koga, Ayano&lt;/author&gt;&lt;author&gt;Ito, Toshimitsu&lt;/author&gt;&lt;author&gt;Fujii, Hiroko&lt;/author&gt;&lt;author&gt;Hirata, Fumihiko&lt;/author&gt;&lt;author&gt;Sakuta, Hidenari&lt;/author&gt;&lt;/authors&gt;&lt;/contributors&gt;&lt;titles&gt;&lt;title&gt;Disseminated cryptococcosis with adrenal insufficiency and meningitis in an immunocompetent individual&lt;/title&gt;&lt;secondary-title&gt;Internal Medicine&lt;/secondary-title&gt;&lt;/titles&gt;&lt;periodical&gt;&lt;full-title&gt;Internal Medicine&lt;/full-title&gt;&lt;/periodical&gt;&lt;pages&gt;1259-1264&lt;/pages&gt;&lt;volume&gt;56&lt;/volume&gt;&lt;number&gt;10&lt;/number&gt;&lt;dates&gt;&lt;year&gt;2017&lt;/year&gt;&lt;/dates&gt;&lt;isbn&gt;0918-2918&lt;/isbn&gt;&lt;urls&gt;&lt;/urls&gt;&lt;/record&gt;&lt;/Cite&gt;&lt;/EndNote&gt;</w:instrText>
      </w:r>
      <w:r w:rsidRPr="00097DFB">
        <w:rPr>
          <w:b/>
          <w:bCs/>
        </w:rPr>
        <w:fldChar w:fldCharType="separate"/>
      </w:r>
      <w:r w:rsidR="001E50D0">
        <w:rPr>
          <w:b/>
          <w:bCs/>
          <w:noProof/>
        </w:rPr>
        <w:t>[33]</w:t>
      </w:r>
      <w:r w:rsidRPr="00097DFB">
        <w:rPr>
          <w:b/>
          <w:bCs/>
        </w:rPr>
        <w:fldChar w:fldCharType="end"/>
      </w:r>
      <w:r>
        <w:t xml:space="preserve"> </w:t>
      </w:r>
      <w:r w:rsidRPr="00B427FD">
        <w:t>and its incumbent therapy</w:t>
      </w:r>
      <w:r>
        <w:t>,</w:t>
      </w:r>
      <w:r w:rsidRPr="00B427FD">
        <w:t xml:space="preserve"> fluconazole may result in</w:t>
      </w:r>
      <w:r w:rsidR="009E6289">
        <w:t xml:space="preserve"> AI </w:t>
      </w:r>
      <w:r w:rsidRPr="00B427FD">
        <w:t xml:space="preserve">through inhibiting steroidogenesis </w:t>
      </w:r>
      <w:r w:rsidRPr="00A5372D">
        <w:rPr>
          <w:b/>
          <w:bCs/>
        </w:rPr>
        <w:fldChar w:fldCharType="begin"/>
      </w:r>
      <w:r w:rsidR="001E50D0">
        <w:rPr>
          <w:b/>
          <w:bCs/>
        </w:rPr>
        <w:instrText xml:space="preserve"> ADDIN EN.CITE &lt;EndNote&gt;&lt;Cite&gt;&lt;Author&gt;Paolo Jr&lt;/Author&gt;&lt;Year&gt;2006&lt;/Year&gt;&lt;RecNum&gt;214&lt;/RecNum&gt;&lt;DisplayText&gt;[34]&lt;/DisplayText&gt;&lt;record&gt;&lt;rec-number&gt;214&lt;/rec-number&gt;&lt;foreign-keys&gt;&lt;key app="EN" db-id="rewvwzsvn202d4e5t29x5fd7pewtw95ezet0" timestamp="1763137308" guid="856410bc-4f56-4879-9b4a-70345dd045d5"&gt;214&lt;/key&gt;&lt;/foreign-keys&gt;&lt;ref-type name="Journal Article"&gt;17&lt;/ref-type&gt;&lt;contributors&gt;&lt;authors&gt;&lt;author&gt;Paolo Jr, William F&lt;/author&gt;&lt;author&gt;Nosanchuk, Joshua D&lt;/author&gt;&lt;/authors&gt;&lt;/contributors&gt;&lt;titles&gt;&lt;title&gt;Adrenal infections&lt;/title&gt;&lt;secondary-title&gt;International journal of infectious diseases&lt;/secondary-title&gt;&lt;/titles&gt;&lt;periodical&gt;&lt;full-title&gt;International journal of infectious diseases&lt;/full-title&gt;&lt;/periodical&gt;&lt;pages&gt;343-353&lt;/pages&gt;&lt;volume&gt;10&lt;/volume&gt;&lt;number&gt;5&lt;/number&gt;&lt;dates&gt;&lt;year&gt;2006&lt;/year&gt;&lt;/dates&gt;&lt;isbn&gt;1201-9712&lt;/isbn&gt;&lt;urls&gt;&lt;/urls&gt;&lt;/record&gt;&lt;/Cite&gt;&lt;/EndNote&gt;</w:instrText>
      </w:r>
      <w:r w:rsidRPr="00A5372D">
        <w:rPr>
          <w:b/>
          <w:bCs/>
        </w:rPr>
        <w:fldChar w:fldCharType="separate"/>
      </w:r>
      <w:r w:rsidR="001E50D0">
        <w:rPr>
          <w:b/>
          <w:bCs/>
          <w:noProof/>
        </w:rPr>
        <w:t>[34]</w:t>
      </w:r>
      <w:r w:rsidRPr="00A5372D">
        <w:rPr>
          <w:b/>
          <w:bCs/>
        </w:rPr>
        <w:fldChar w:fldCharType="end"/>
      </w:r>
      <w:r>
        <w:rPr>
          <w:b/>
          <w:bCs/>
          <w:color w:val="000000" w:themeColor="text1"/>
        </w:rPr>
        <w:t xml:space="preserve"> </w:t>
      </w:r>
      <w:r>
        <w:rPr>
          <w:b/>
          <w:bCs/>
          <w:color w:val="000000" w:themeColor="text1"/>
        </w:rPr>
        <w:fldChar w:fldCharType="begin"/>
      </w:r>
      <w:r w:rsidR="001E50D0">
        <w:rPr>
          <w:b/>
          <w:bCs/>
          <w:color w:val="000000" w:themeColor="text1"/>
        </w:rPr>
        <w:instrText xml:space="preserve"> ADDIN EN.CITE &lt;EndNote&gt;&lt;Cite&gt;&lt;Author&gt;Pont&lt;/Author&gt;&lt;Year&gt;1982&lt;/Year&gt;&lt;RecNum&gt;215&lt;/RecNum&gt;&lt;DisplayText&gt;[35]&lt;/DisplayText&gt;&lt;record&gt;&lt;rec-number&gt;215&lt;/rec-number&gt;&lt;foreign-keys&gt;&lt;key app="EN" db-id="rewvwzsvn202d4e5t29x5fd7pewtw95ezet0" timestamp="1763137308" guid="bf51badc-b907-4426-af5b-00b3d5981ece"&gt;215&lt;/key&gt;&lt;/foreign-keys&gt;&lt;ref-type name="Journal Article"&gt;17&lt;/ref-type&gt;&lt;contributors&gt;&lt;authors&gt;&lt;author&gt;Pont, Allan&lt;/author&gt;&lt;author&gt;Williams, Paul L&lt;/author&gt;&lt;author&gt;Loose, David S&lt;/author&gt;&lt;author&gt;Feldman, David&lt;/author&gt;&lt;author&gt;Reitz, Richard E&lt;/author&gt;&lt;author&gt;Bochra, Charlotte&lt;/author&gt;&lt;author&gt;STEVENS, DAVID A&lt;/author&gt;&lt;/authors&gt;&lt;/contributors&gt;&lt;titles&gt;&lt;title&gt;Ketoconazole blocks adrenal steroid synthesis&lt;/title&gt;&lt;secondary-title&gt;Annals of internal medicine&lt;/secondary-title&gt;&lt;/titles&gt;&lt;periodical&gt;&lt;full-title&gt;Annals of Internal Medicine&lt;/full-title&gt;&lt;/periodical&gt;&lt;pages&gt;370-372&lt;/pages&gt;&lt;volume&gt;97&lt;/volume&gt;&lt;number&gt;3&lt;/number&gt;&lt;dates&gt;&lt;year&gt;1982&lt;/year&gt;&lt;/dates&gt;&lt;isbn&gt;0003-4819&lt;/isbn&gt;&lt;urls&gt;&lt;/urls&gt;&lt;/record&gt;&lt;/Cite&gt;&lt;/EndNote&gt;</w:instrText>
      </w:r>
      <w:r>
        <w:rPr>
          <w:b/>
          <w:bCs/>
          <w:color w:val="000000" w:themeColor="text1"/>
        </w:rPr>
        <w:fldChar w:fldCharType="separate"/>
      </w:r>
      <w:r w:rsidR="001E50D0">
        <w:rPr>
          <w:b/>
          <w:bCs/>
          <w:noProof/>
          <w:color w:val="000000" w:themeColor="text1"/>
        </w:rPr>
        <w:t>[35]</w:t>
      </w:r>
      <w:r>
        <w:rPr>
          <w:b/>
          <w:bCs/>
          <w:color w:val="000000" w:themeColor="text1"/>
        </w:rPr>
        <w:fldChar w:fldCharType="end"/>
      </w:r>
      <w:r w:rsidRPr="00B427FD">
        <w:rPr>
          <w:b/>
          <w:bCs/>
          <w:color w:val="000000" w:themeColor="text1"/>
        </w:rPr>
        <w:t>.</w:t>
      </w:r>
      <w:r w:rsidRPr="00B427FD">
        <w:rPr>
          <w:color w:val="000000" w:themeColor="text1"/>
        </w:rPr>
        <w:t xml:space="preserve"> </w:t>
      </w:r>
    </w:p>
    <w:p w14:paraId="42D3442F" w14:textId="77777777" w:rsidR="00C13071" w:rsidRDefault="00C13071" w:rsidP="00B90C3E">
      <w:pPr>
        <w:spacing w:line="276" w:lineRule="auto"/>
        <w:ind w:right="373"/>
        <w:jc w:val="both"/>
      </w:pPr>
    </w:p>
    <w:p w14:paraId="3DEB9817" w14:textId="0F7787E8" w:rsidR="00C13071" w:rsidRPr="005F563C" w:rsidRDefault="00C13071" w:rsidP="00B90C3E">
      <w:pPr>
        <w:spacing w:line="276" w:lineRule="auto"/>
        <w:ind w:right="373"/>
        <w:jc w:val="both"/>
        <w:rPr>
          <w:color w:val="000000" w:themeColor="text1"/>
        </w:rPr>
      </w:pPr>
      <w:r w:rsidRPr="00B427FD">
        <w:t xml:space="preserve">We also observed a relatively </w:t>
      </w:r>
      <w:commentRangeStart w:id="15"/>
      <w:r w:rsidRPr="00B427FD">
        <w:t xml:space="preserve">higher haemoglobin concentration among </w:t>
      </w:r>
      <w:commentRangeEnd w:id="15"/>
      <w:r w:rsidR="006B12F3" w:rsidRPr="00B427FD">
        <w:rPr>
          <w:rStyle w:val="CommentReference"/>
          <w:sz w:val="22"/>
          <w:szCs w:val="22"/>
        </w:rPr>
        <w:commentReference w:id="15"/>
      </w:r>
      <w:r w:rsidRPr="00B427FD">
        <w:t>patients with</w:t>
      </w:r>
      <w:r w:rsidR="00E91E47">
        <w:t xml:space="preserve"> AI</w:t>
      </w:r>
      <w:r w:rsidRPr="00B427FD">
        <w:t xml:space="preserve">, in contradistinction to the usual expecting findings of normochromic normocytic anaemia </w:t>
      </w:r>
      <w:r w:rsidRPr="00A5372D">
        <w:rPr>
          <w:b/>
          <w:bCs/>
        </w:rPr>
        <w:fldChar w:fldCharType="begin">
          <w:fldData xml:space="preserve">PEVuZE5vdGU+PENpdGU+PEF1dGhvcj5PZWxrZXJzPC9BdXRob3I+PFllYXI+MTk5NjwvWWVhcj48
UmVjTnVtPjY5PC9SZWNOdW0+PElEVGV4dD5BZHJlbmFsIGluc3VmZmljaWVuY3k8L0lEVGV4dD48
RGlzcGxheVRleHQ+WzM2LCAzN108L0Rpc3BsYXlUZXh0PjxyZWNvcmQ+PHJlYy1udW1iZXI+Njk8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1E50D0">
        <w:rPr>
          <w:b/>
          <w:bCs/>
        </w:rPr>
        <w:instrText xml:space="preserve"> ADDIN EN.CITE </w:instrText>
      </w:r>
      <w:r w:rsidR="001E50D0">
        <w:rPr>
          <w:b/>
          <w:bCs/>
        </w:rPr>
        <w:fldChar w:fldCharType="begin">
          <w:fldData xml:space="preserve">PEVuZE5vdGU+PENpdGU+PEF1dGhvcj5PZWxrZXJzPC9BdXRob3I+PFllYXI+MTk5NjwvWWVhcj48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</w:fldData>
        </w:fldChar>
      </w:r>
      <w:r w:rsidR="001E50D0">
        <w:rPr>
          <w:b/>
          <w:bCs/>
        </w:rPr>
        <w:instrText xml:space="preserve"> ADDIN EN.CITE.DATA </w:instrText>
      </w:r>
      <w:r w:rsidR="001E50D0">
        <w:rPr>
          <w:b/>
          <w:bCs/>
        </w:rPr>
      </w:r>
      <w:r w:rsidR="001E50D0">
        <w:rPr>
          <w:b/>
          <w:bCs/>
        </w:rPr>
        <w:fldChar w:fldCharType="end"/>
      </w:r>
      <w:r w:rsidRPr="00A5372D">
        <w:rPr>
          <w:b/>
          <w:bCs/>
        </w:rPr>
      </w:r>
      <w:r w:rsidRPr="00A5372D">
        <w:rPr>
          <w:b/>
          <w:bCs/>
        </w:rPr>
        <w:fldChar w:fldCharType="separate"/>
      </w:r>
      <w:r w:rsidR="001E50D0">
        <w:rPr>
          <w:b/>
          <w:bCs/>
          <w:noProof/>
        </w:rPr>
        <w:t>[36, 37]</w:t>
      </w:r>
      <w:r w:rsidRPr="00A5372D">
        <w:rPr>
          <w:b/>
          <w:bCs/>
        </w:rPr>
        <w:fldChar w:fldCharType="end"/>
      </w:r>
      <w:r w:rsidRPr="00B427FD">
        <w:t xml:space="preserve">, which </w:t>
      </w:r>
      <w:r>
        <w:t>is</w:t>
      </w:r>
      <w:r w:rsidRPr="00B427FD">
        <w:t xml:space="preserve"> likely explained by hemoconcentration</w:t>
      </w:r>
      <w:r w:rsidR="00E91E47">
        <w:t>,</w:t>
      </w:r>
      <w:r w:rsidRPr="00B427FD">
        <w:t xml:space="preserve"> associated with dehydration due to excess vomiting and/ or diarrhoea, from a myriad of causes</w:t>
      </w:r>
      <w:r>
        <w:t xml:space="preserve"> in HIV</w:t>
      </w:r>
      <w:r w:rsidRPr="00B427FD">
        <w:t>.</w:t>
      </w:r>
      <w:r>
        <w:t xml:space="preserve"> </w:t>
      </w:r>
      <w:r w:rsidRPr="00097DFB">
        <w:rPr>
          <w:b/>
          <w:bCs/>
          <w:color w:val="000000" w:themeColor="text1"/>
        </w:rPr>
        <w:fldChar w:fldCharType="begin"/>
      </w:r>
      <w:r w:rsidR="001E50D0">
        <w:rPr>
          <w:b/>
          <w:bCs/>
          <w:color w:val="000000" w:themeColor="text1"/>
        </w:rPr>
        <w:instrText xml:space="preserve"> ADDIN EN.CITE &lt;EndNote&gt;&lt;Cite&gt;&lt;Author&gt;Rushworth&lt;/Author&gt;&lt;Year&gt;2014&lt;/Year&gt;&lt;RecNum&gt;41&lt;/RecNum&gt;&lt;IDText&gt;A descriptive study of adrenal crises in adults with adrenal insufficiency: increased risk with age and in those with bacterial infections&lt;/IDText&gt;&lt;DisplayText&gt;[38, 39]&lt;/DisplayText&gt;&lt;record&gt;&lt;rec-number&gt;41&lt;/rec-number&gt;&lt;foreign-keys&gt;&lt;key app="EN" db-id="rewvwzsvn202d4e5t29x5fd7pewtw95ezet0" timestamp="1763137308" guid="fc46ccea-2a1a-45c5-a1ca-922aa307beb8"&gt;41&lt;/key&gt;&lt;/foreign-keys&gt;&lt;ref-type name="Journal Article"&gt;17&lt;/ref-type&gt;&lt;contributors&gt;&lt;authors&gt;&lt;author&gt;Rushworth, R Louise&lt;/author&gt;&lt;author&gt;Torpy, David J&lt;/author&gt;&lt;/authors&gt;&lt;/contributors&gt;&lt;titles&gt;&lt;title&gt;A descriptive study of adrenal crises in adults with adrenal insufficiency: increased risk with age and in those with bacterial infections&lt;/title&gt;&lt;secondary-title&gt;BMC endocrine disorders&lt;/secondary-title&gt;&lt;/titles&gt;&lt;periodical&gt;&lt;full-title&gt;BMC endocrine disorders&lt;/full-title&gt;&lt;/periodical&gt;&lt;pages&gt;79&lt;/pages&gt;&lt;volume&gt;14&lt;/volume&gt;&lt;number&gt;1&lt;/number&gt;&lt;dates&gt;&lt;year&gt;2014&lt;/year&gt;&lt;/dates&gt;&lt;isbn&gt;1472-6823&lt;/isbn&gt;&lt;urls&gt;&lt;/urls&gt;&lt;/record&gt;&lt;/Cite&gt;&lt;Cite&gt;&lt;Author&gt;Lousada&lt;/Author&gt;&lt;Year&gt;2021&lt;/Year&gt;&lt;RecNum&gt;217&lt;/RecNum&gt;&lt;record&gt;&lt;rec-number&gt;217&lt;/rec-number&gt;&lt;foreign-keys&gt;&lt;key app="EN" db-id="rewvwzsvn202d4e5t29x5fd7pewtw95ezet0" timestamp="1763137308" guid="9659efb5-1777-492c-b890-6bc109bd8f7f"&gt;217&lt;/key&gt;&lt;/foreign-keys&gt;&lt;ref-type name="Journal Article"&gt;17&lt;/ref-type&gt;&lt;contributors&gt;&lt;authors&gt;&lt;author&gt;Lousada, Lia Mesquita&lt;/author&gt;&lt;author&gt;Mendonca, Berenice B&lt;/author&gt;&lt;author&gt;Bachega, Tania ASS&lt;/author&gt;&lt;/authors&gt;&lt;/contributors&gt;&lt;titles&gt;&lt;title&gt;Adrenal crisis and mortality rate in adrenal insufficiency and congenital adrenal hyperplasia&lt;/title&gt;&lt;secondary-title&gt;Archives of Endocrinology and Metabolism&lt;/secondary-title&gt;&lt;/titles&gt;&lt;periodical&gt;&lt;full-title&gt;Archives of Endocrinology and Metabolism&lt;/full-title&gt;&lt;/periodical&gt;&lt;pages&gt;488-494&lt;/pages&gt;&lt;volume&gt;65&lt;/volume&gt;&lt;number&gt;4&lt;/number&gt;&lt;dates&gt;&lt;year&gt;2021&lt;/year&gt;&lt;/dates&gt;&lt;isbn&gt;2359-3997&lt;/isbn&gt;&lt;urls&gt;&lt;/urls&gt;&lt;/record&gt;&lt;/Cite&gt;&lt;/EndNote&gt;</w:instrText>
      </w:r>
      <w:r w:rsidRPr="00097DFB">
        <w:rPr>
          <w:b/>
          <w:bCs/>
          <w:color w:val="000000" w:themeColor="text1"/>
        </w:rPr>
        <w:fldChar w:fldCharType="separate"/>
      </w:r>
      <w:r w:rsidR="001E50D0">
        <w:rPr>
          <w:b/>
          <w:bCs/>
          <w:noProof/>
          <w:color w:val="000000" w:themeColor="text1"/>
        </w:rPr>
        <w:t>[38, 39]</w:t>
      </w:r>
      <w:r w:rsidRPr="00097DFB">
        <w:rPr>
          <w:b/>
          <w:bCs/>
          <w:color w:val="000000" w:themeColor="text1"/>
        </w:rPr>
        <w:fldChar w:fldCharType="end"/>
      </w:r>
      <w:r w:rsidRPr="00097DFB">
        <w:rPr>
          <w:b/>
          <w:bCs/>
          <w:color w:val="000000" w:themeColor="text1"/>
        </w:rPr>
        <w:t>.</w:t>
      </w:r>
      <w:r>
        <w:rPr>
          <w:color w:val="FF0000"/>
        </w:rPr>
        <w:t xml:space="preserve"> </w:t>
      </w:r>
      <w:r>
        <w:t>Additionally, w</w:t>
      </w:r>
      <w:r w:rsidRPr="00B427FD">
        <w:t xml:space="preserve">e </w:t>
      </w:r>
      <w:r>
        <w:t xml:space="preserve">found </w:t>
      </w:r>
      <w:r w:rsidRPr="00B427FD">
        <w:t>curiously</w:t>
      </w:r>
      <w:r>
        <w:t xml:space="preserve"> that a subset of </w:t>
      </w:r>
      <w:r w:rsidRPr="00B427FD">
        <w:t xml:space="preserve">  patients with</w:t>
      </w:r>
      <w:r w:rsidR="00C427F7">
        <w:t xml:space="preserve"> AI </w:t>
      </w:r>
      <w:r w:rsidRPr="00B427FD">
        <w:t>had relative</w:t>
      </w:r>
      <w:r>
        <w:t xml:space="preserve"> higher serum sodium concentrations</w:t>
      </w:r>
      <w:r w:rsidRPr="00B427FD">
        <w:t>. Potential explanations for this association</w:t>
      </w:r>
      <w:r>
        <w:t xml:space="preserve"> may</w:t>
      </w:r>
      <w:r w:rsidRPr="00B427FD">
        <w:t xml:space="preserve"> include contraction of the intravascular volume due to vomiting from a range of c</w:t>
      </w:r>
      <w:r>
        <w:t>au</w:t>
      </w:r>
      <w:r w:rsidRPr="00B427FD">
        <w:t xml:space="preserve">ses including </w:t>
      </w:r>
      <w:r w:rsidR="00C427F7">
        <w:t xml:space="preserve">HAART </w:t>
      </w:r>
      <w:r w:rsidRPr="00B427FD">
        <w:t>therapy or HIV associated opportunistic infections of the gut</w:t>
      </w:r>
      <w:r>
        <w:t>,</w:t>
      </w:r>
      <w:r w:rsidRPr="00B427FD">
        <w:t xml:space="preserve"> leading to diarrhoea</w:t>
      </w:r>
      <w:r>
        <w:t xml:space="preserve"> with inadequate water intake to match the losses</w:t>
      </w:r>
      <w:r w:rsidRPr="00097DFB">
        <w:rPr>
          <w:b/>
          <w:bCs/>
        </w:rPr>
        <w:t xml:space="preserve"> </w:t>
      </w:r>
      <w:r w:rsidRPr="00097DFB">
        <w:rPr>
          <w:b/>
          <w:bCs/>
        </w:rPr>
        <w:fldChar w:fldCharType="begin"/>
      </w:r>
      <w:r w:rsidR="001E50D0">
        <w:rPr>
          <w:b/>
          <w:bCs/>
        </w:rPr>
        <w:instrText xml:space="preserve"> ADDIN EN.CITE &lt;EndNote&gt;&lt;Cite&gt;&lt;Author&gt;Hariram&lt;/Author&gt;&lt;Year&gt;2018&lt;/Year&gt;&lt;RecNum&gt;218&lt;/RecNum&gt;&lt;DisplayText&gt;[40]&lt;/DisplayText&gt;&lt;record&gt;&lt;rec-number&gt;218&lt;/rec-number&gt;&lt;foreign-keys&gt;&lt;key app="EN" db-id="rewvwzsvn202d4e5t29x5fd7pewtw95ezet0" timestamp="1763137308" guid="17e2a739-c188-4543-8876-790e9f6c93c9"&gt;218&lt;/key&gt;&lt;/foreign-keys&gt;&lt;ref-type name="Journal Article"&gt;17&lt;/ref-type&gt;&lt;contributors&gt;&lt;authors&gt;&lt;author&gt;Hariram, T&lt;/author&gt;&lt;author&gt;Naidoo, KL&lt;/author&gt;&lt;author&gt;Ramji, S&lt;/author&gt;&lt;/authors&gt;&lt;/contributors&gt;&lt;titles&gt;&lt;title&gt;Hypernatraemic dehydration in infants with acute gastroenteritis at King Edward VIII Hospital, Durban, South Africa&lt;/title&gt;&lt;secondary-title&gt;South African Journal of Child Health&lt;/secondary-title&gt;&lt;/titles&gt;&lt;periodical&gt;&lt;full-title&gt;South African Journal of Child Health&lt;/full-title&gt;&lt;/periodical&gt;&lt;pages&gt;10-14&lt;/pages&gt;&lt;volume&gt;12&lt;/volume&gt;&lt;number&gt;1&lt;/number&gt;&lt;dates&gt;&lt;year&gt;2018&lt;/year&gt;&lt;/dates&gt;&lt;isbn&gt;1999-7671&lt;/isbn&gt;&lt;urls&gt;&lt;/urls&gt;&lt;/record&gt;&lt;/Cite&gt;&lt;/EndNote&gt;</w:instrText>
      </w:r>
      <w:r w:rsidRPr="00097DFB">
        <w:rPr>
          <w:b/>
          <w:bCs/>
        </w:rPr>
        <w:fldChar w:fldCharType="separate"/>
      </w:r>
      <w:r w:rsidR="001E50D0">
        <w:rPr>
          <w:b/>
          <w:bCs/>
          <w:noProof/>
        </w:rPr>
        <w:t>[40]</w:t>
      </w:r>
      <w:r w:rsidRPr="00097DFB">
        <w:rPr>
          <w:b/>
          <w:bCs/>
        </w:rPr>
        <w:fldChar w:fldCharType="end"/>
      </w:r>
      <w:r w:rsidRPr="00097DFB">
        <w:rPr>
          <w:b/>
          <w:bCs/>
        </w:rPr>
        <w:t>(4</w:t>
      </w:r>
      <w:r w:rsidR="00065064">
        <w:rPr>
          <w:b/>
          <w:bCs/>
        </w:rPr>
        <w:t>3</w:t>
      </w:r>
      <w:r w:rsidRPr="00097DFB">
        <w:rPr>
          <w:b/>
          <w:bCs/>
        </w:rPr>
        <w:t>)</w:t>
      </w:r>
      <w:r w:rsidR="00E72BBE">
        <w:rPr>
          <w:b/>
          <w:bCs/>
        </w:rPr>
        <w:t>.</w:t>
      </w:r>
      <w:r>
        <w:rPr>
          <w:color w:val="000000" w:themeColor="text1"/>
        </w:rPr>
        <w:t xml:space="preserve"> </w:t>
      </w:r>
    </w:p>
    <w:p w14:paraId="12367C1B" w14:textId="77777777" w:rsidR="00C13071" w:rsidRPr="009136DD" w:rsidRDefault="00C13071" w:rsidP="00B90C3E">
      <w:pPr>
        <w:spacing w:line="276" w:lineRule="auto"/>
        <w:ind w:right="373"/>
        <w:jc w:val="both"/>
        <w:rPr>
          <w:color w:val="EE0000"/>
        </w:rPr>
      </w:pPr>
      <w:r>
        <w:rPr>
          <w:color w:val="EE0000"/>
        </w:rPr>
        <w:t xml:space="preserve"> </w:t>
      </w:r>
    </w:p>
    <w:p w14:paraId="4F43D1CD" w14:textId="4A5323BD" w:rsidR="00C13071" w:rsidRPr="009136DD" w:rsidRDefault="00C13071" w:rsidP="00B90C3E">
      <w:pPr>
        <w:spacing w:line="276" w:lineRule="auto"/>
        <w:ind w:right="373"/>
        <w:jc w:val="both"/>
        <w:rPr>
          <w:b/>
          <w:bCs/>
          <w:color w:val="EE0000"/>
        </w:rPr>
      </w:pPr>
      <w:r>
        <w:t>SAI appears to occur more commonly than PAI among patients with advanced HIV, possibly due to elevated concentrations of proinflammatory circulating cytokines. Proinflammatory cytokines have the potential to directly suppress CRH and ACTH</w:t>
      </w:r>
      <w:r w:rsidR="002E6189">
        <w:t>,</w:t>
      </w:r>
      <w:r>
        <w:t xml:space="preserve"> which may be reversible. </w:t>
      </w:r>
      <w:r w:rsidRPr="00097DFB">
        <w:rPr>
          <w:b/>
          <w:bCs/>
        </w:rPr>
        <w:fldChar w:fldCharType="begin"/>
      </w:r>
      <w:r w:rsidR="001E50D0">
        <w:rPr>
          <w:b/>
          <w:bCs/>
        </w:rPr>
        <w:instrText xml:space="preserve"> ADDIN EN.CITE &lt;EndNote&gt;&lt;Cite&gt;&lt;Author&gt;Donegan&lt;/Author&gt;&lt;Year&gt;2018&lt;/Year&gt;&lt;RecNum&gt;219&lt;/RecNum&gt;&lt;DisplayText&gt;[41]&lt;/DisplayText&gt;&lt;record&gt;&lt;rec-number&gt;219&lt;/rec-number&gt;&lt;foreign-keys&gt;&lt;key app="EN" db-id="rewvwzsvn202d4e5t29x5fd7pewtw95ezet0" timestamp="1763137308" guid="098616e5-1601-41af-af25-68331ced441a"&gt;219&lt;/key&gt;&lt;/foreign-keys&gt;&lt;ref-type name="Conference Proceedings"&gt;10&lt;/ref-type&gt;&lt;contributors&gt;&lt;authors&gt;&lt;author&gt;Donegan, Diane&lt;/author&gt;&lt;author&gt;Bancos, Irina&lt;/author&gt;&lt;/authors&gt;&lt;/contributors&gt;&lt;titles&gt;&lt;title&gt;Opioid-induced adrenal insufficiency&lt;/title&gt;&lt;secondary-title&gt;Mayo Clinic Proceedings&lt;/secondary-title&gt;&lt;/titles&gt;&lt;pages&gt;937-944&lt;/pages&gt;&lt;volume&gt;93&lt;/volume&gt;&lt;number&gt;7&lt;/number&gt;&lt;dates&gt;&lt;year&gt;2018&lt;/year&gt;&lt;/dates&gt;&lt;publisher&gt;Elsevier&lt;/publisher&gt;&lt;isbn&gt;0025-6196&lt;/isbn&gt;&lt;urls&gt;&lt;/urls&gt;&lt;/record&gt;&lt;/Cite&gt;&lt;/EndNote&gt;</w:instrText>
      </w:r>
      <w:r w:rsidRPr="00097DFB">
        <w:rPr>
          <w:b/>
          <w:bCs/>
        </w:rPr>
        <w:fldChar w:fldCharType="separate"/>
      </w:r>
      <w:r w:rsidR="001E50D0">
        <w:rPr>
          <w:b/>
          <w:bCs/>
          <w:noProof/>
        </w:rPr>
        <w:t>[41]</w:t>
      </w:r>
      <w:r w:rsidRPr="00097DFB">
        <w:rPr>
          <w:b/>
          <w:bCs/>
        </w:rPr>
        <w:fldChar w:fldCharType="end"/>
      </w:r>
      <w:r w:rsidR="00E72BBE">
        <w:rPr>
          <w:b/>
          <w:bCs/>
          <w:color w:val="000000" w:themeColor="text1"/>
        </w:rPr>
        <w:t>.</w:t>
      </w:r>
    </w:p>
    <w:p w14:paraId="77D495F0" w14:textId="77777777" w:rsidR="00C13071" w:rsidRDefault="00C13071" w:rsidP="00B90C3E">
      <w:pPr>
        <w:spacing w:line="276" w:lineRule="auto"/>
        <w:ind w:right="373"/>
        <w:jc w:val="both"/>
        <w:rPr>
          <w:color w:val="000000" w:themeColor="text1"/>
        </w:rPr>
      </w:pPr>
    </w:p>
    <w:p w14:paraId="31890AAE" w14:textId="322E8314" w:rsidR="00C13071" w:rsidRDefault="00C13071" w:rsidP="00B90C3E">
      <w:pPr>
        <w:spacing w:line="276" w:lineRule="auto"/>
        <w:ind w:right="373"/>
        <w:jc w:val="both"/>
        <w:rPr>
          <w:b/>
          <w:bCs/>
          <w:color w:val="000000" w:themeColor="text1"/>
        </w:rPr>
      </w:pPr>
      <w:r w:rsidRPr="00B427FD">
        <w:rPr>
          <w:color w:val="000000" w:themeColor="text1"/>
        </w:rPr>
        <w:t xml:space="preserve">The association between </w:t>
      </w:r>
      <w:r w:rsidRPr="00BF4CD6">
        <w:rPr>
          <w:i/>
          <w:iCs/>
          <w:color w:val="000000" w:themeColor="text1"/>
        </w:rPr>
        <w:t>Cryptococcus neoformans</w:t>
      </w:r>
      <w:r w:rsidRPr="00B427FD">
        <w:rPr>
          <w:color w:val="000000" w:themeColor="text1"/>
        </w:rPr>
        <w:t xml:space="preserve"> and mortality in </w:t>
      </w:r>
      <w:r>
        <w:rPr>
          <w:color w:val="000000" w:themeColor="text1"/>
        </w:rPr>
        <w:t xml:space="preserve">HIV is well described, </w:t>
      </w:r>
      <w:r w:rsidRPr="00B427FD">
        <w:rPr>
          <w:color w:val="000000" w:themeColor="text1"/>
        </w:rPr>
        <w:t>w</w:t>
      </w:r>
      <w:r>
        <w:rPr>
          <w:color w:val="000000" w:themeColor="text1"/>
        </w:rPr>
        <w:t xml:space="preserve">ith Rajasingham </w:t>
      </w:r>
      <w:r w:rsidRPr="00BF4CD6">
        <w:rPr>
          <w:i/>
          <w:iCs/>
          <w:color w:val="000000" w:themeColor="text1"/>
        </w:rPr>
        <w:t>et al</w:t>
      </w:r>
      <w:r>
        <w:rPr>
          <w:color w:val="000000" w:themeColor="text1"/>
        </w:rPr>
        <w:t xml:space="preserve">, reporting that 75% of the cryptococcal meningitis deaths occur in sub-Saharan Africa </w:t>
      </w:r>
      <w:r w:rsidRPr="000F46BF">
        <w:rPr>
          <w:b/>
          <w:bCs/>
          <w:color w:val="000000" w:themeColor="text1"/>
        </w:rPr>
        <w:fldChar w:fldCharType="begin"/>
      </w:r>
      <w:r w:rsidR="001E50D0">
        <w:rPr>
          <w:b/>
          <w:bCs/>
          <w:color w:val="000000" w:themeColor="text1"/>
        </w:rPr>
        <w:instrText xml:space="preserve"> ADDIN EN.CITE &lt;EndNote&gt;&lt;Cite&gt;&lt;Author&gt;Rajasingham&lt;/Author&gt;&lt;Year&gt;2017&lt;/Year&gt;&lt;RecNum&gt;230&lt;/RecNum&gt;&lt;DisplayText&gt;[42]&lt;/DisplayText&gt;&lt;record&gt;&lt;rec-number&gt;230&lt;/rec-number&gt;&lt;foreign-keys&gt;&lt;key app="EN" db-id="rewvwzsvn202d4e5t29x5fd7pewtw95ezet0" timestamp="1763137309" guid="06f5009a-ad21-4f32-b866-47b18b3d4c0f"&gt;230&lt;/key&gt;&lt;/foreign-keys&gt;&lt;ref-type name="Journal Article"&gt;17&lt;/ref-type&gt;&lt;contributors&gt;&lt;authors&gt;&lt;author&gt;Rajasingham, Radha&lt;/author&gt;&lt;author&gt;Smith, Rachel M&lt;/author&gt;&lt;author&gt;Park, Benjamin J&lt;/author&gt;&lt;author&gt;Jarvis, Joseph N&lt;/author&gt;&lt;author&gt;Govender, Nelesh P&lt;/author&gt;&lt;author&gt;Chiller, Tom M&lt;/author&gt;&lt;author&gt;Denning, David W&lt;/author&gt;&lt;author&gt;Loyse, Angela&lt;/author&gt;&lt;author&gt;Boulware, David R&lt;/author&gt;&lt;/authors&gt;&lt;/contributors&gt;&lt;titles&gt;&lt;title&gt;Global burden of disease of HIV-associated cryptococcal meningitis: an updated analysis&lt;/title&gt;&lt;secondary-title&gt;The Lancet infectious diseases&lt;/secondary-title&gt;&lt;/titles&gt;&lt;periodical&gt;&lt;full-title&gt;The Lancet infectious diseases&lt;/full-title&gt;&lt;/periodical&gt;&lt;pages&gt;873-881&lt;/pages&gt;&lt;volume&gt;17&lt;/volume&gt;&lt;number&gt;8&lt;/number&gt;&lt;dates&gt;&lt;year&gt;2017&lt;/year&gt;&lt;/dates&gt;&lt;isbn&gt;1473-3099&lt;/isbn&gt;&lt;urls&gt;&lt;/urls&gt;&lt;/record&gt;&lt;/Cite&gt;&lt;/EndNote&gt;</w:instrText>
      </w:r>
      <w:r w:rsidRPr="000F46BF">
        <w:rPr>
          <w:b/>
          <w:bCs/>
          <w:color w:val="000000" w:themeColor="text1"/>
        </w:rPr>
        <w:fldChar w:fldCharType="separate"/>
      </w:r>
      <w:r w:rsidR="001E50D0">
        <w:rPr>
          <w:b/>
          <w:bCs/>
          <w:noProof/>
          <w:color w:val="000000" w:themeColor="text1"/>
        </w:rPr>
        <w:t>[42]</w:t>
      </w:r>
      <w:r w:rsidRPr="000F46BF">
        <w:rPr>
          <w:b/>
          <w:bCs/>
          <w:color w:val="000000" w:themeColor="text1"/>
        </w:rPr>
        <w:fldChar w:fldCharType="end"/>
      </w:r>
      <w:r>
        <w:rPr>
          <w:color w:val="000000" w:themeColor="text1"/>
        </w:rPr>
        <w:t xml:space="preserve">, </w:t>
      </w:r>
      <w:r w:rsidRPr="00B427FD">
        <w:rPr>
          <w:color w:val="000000" w:themeColor="text1"/>
        </w:rPr>
        <w:t>We</w:t>
      </w:r>
      <w:r>
        <w:rPr>
          <w:color w:val="000000" w:themeColor="text1"/>
        </w:rPr>
        <w:t xml:space="preserve"> have observed an association of cryptococcal infection and mortality in patients with</w:t>
      </w:r>
      <w:r w:rsidR="00773FDC">
        <w:rPr>
          <w:color w:val="000000" w:themeColor="text1"/>
        </w:rPr>
        <w:t xml:space="preserve"> AI</w:t>
      </w:r>
      <w:r>
        <w:rPr>
          <w:color w:val="000000" w:themeColor="text1"/>
        </w:rPr>
        <w:t>. Despite initiating hydrocortisone replacement therapy, mortality was higher than the background of HIV positive patients suggesting that they may have died from an adrenal crisis, or that the combination of</w:t>
      </w:r>
      <w:r w:rsidR="00773FDC">
        <w:rPr>
          <w:color w:val="000000" w:themeColor="text1"/>
        </w:rPr>
        <w:t xml:space="preserve"> AI</w:t>
      </w:r>
      <w:r>
        <w:rPr>
          <w:color w:val="000000" w:themeColor="text1"/>
        </w:rPr>
        <w:t xml:space="preserve">, HIV and cryptococcus represented overwhelming insults </w:t>
      </w:r>
      <w:r w:rsidRPr="00097DFB">
        <w:rPr>
          <w:b/>
          <w:bCs/>
          <w:color w:val="000000" w:themeColor="text1"/>
        </w:rPr>
        <w:fldChar w:fldCharType="begin"/>
      </w:r>
      <w:r w:rsidR="001E50D0">
        <w:rPr>
          <w:b/>
          <w:bCs/>
          <w:color w:val="000000" w:themeColor="text1"/>
        </w:rPr>
        <w:instrText xml:space="preserve"> ADDIN EN.CITE &lt;EndNote&gt;&lt;Cite&gt;&lt;Author&gt;Chaka&lt;/Author&gt;&lt;Year&gt;2020&lt;/Year&gt;&lt;RecNum&gt;222&lt;/RecNum&gt;&lt;DisplayText&gt;[43]&lt;/DisplayText&gt;&lt;record&gt;&lt;rec-number&gt;222&lt;/rec-number&gt;&lt;foreign-keys&gt;&lt;key app="EN" db-id="rewvwzsvn202d4e5t29x5fd7pewtw95ezet0" timestamp="1763137308" guid="b83eccf8-aa38-4880-ab07-02fbe130d460"&gt;222&lt;/key&gt;&lt;/foreign-keys&gt;&lt;ref-type name="Journal Article"&gt;17&lt;/ref-type&gt;&lt;contributors&gt;&lt;authors&gt;&lt;author&gt;Chaka, Wendy&lt;/author&gt;&lt;author&gt;Berger, Christopher&lt;/author&gt;&lt;author&gt;Huo, Stella&lt;/author&gt;&lt;author&gt;Robertson, Valerie&lt;/author&gt;&lt;author&gt;Tachiona, Chipo&lt;/author&gt;&lt;author&gt;Magwenzi, Marcelyn&lt;/author&gt;&lt;author&gt;Magombei, Trish&lt;/author&gt;&lt;author&gt;Mpamhanga, Chengetai&lt;/author&gt;&lt;author&gt;Katzenstein, David&lt;/author&gt;&lt;author&gt;Metcalfe, John&lt;/author&gt;&lt;/authors&gt;&lt;/contributors&gt;&lt;titles&gt;&lt;title&gt;Presentation and outcome of suspected sepsis in a high-HIV burden, high antiretroviral coverage setting&lt;/title&gt;&lt;secondary-title&gt;International Journal of Infectious Diseases&lt;/secondary-title&gt;&lt;/titles&gt;&lt;periodical&gt;&lt;full-title&gt;International journal of infectious diseases&lt;/full-title&gt;&lt;/periodical&gt;&lt;pages&gt;276-283&lt;/pages&gt;&lt;volume&gt;96&lt;/volume&gt;&lt;dates&gt;&lt;year&gt;2020&lt;/year&gt;&lt;/dates&gt;&lt;isbn&gt;1201-9712&lt;/isbn&gt;&lt;urls&gt;&lt;/urls&gt;&lt;/record&gt;&lt;/Cite&gt;&lt;/EndNote&gt;</w:instrText>
      </w:r>
      <w:r w:rsidRPr="00097DFB">
        <w:rPr>
          <w:b/>
          <w:bCs/>
          <w:color w:val="000000" w:themeColor="text1"/>
        </w:rPr>
        <w:fldChar w:fldCharType="separate"/>
      </w:r>
      <w:r w:rsidR="001E50D0">
        <w:rPr>
          <w:b/>
          <w:bCs/>
          <w:noProof/>
          <w:color w:val="000000" w:themeColor="text1"/>
        </w:rPr>
        <w:t>[43]</w:t>
      </w:r>
      <w:r w:rsidRPr="00097DFB">
        <w:rPr>
          <w:b/>
          <w:bCs/>
          <w:color w:val="000000" w:themeColor="text1"/>
        </w:rPr>
        <w:fldChar w:fldCharType="end"/>
      </w:r>
      <w:r w:rsidR="00E72BBE">
        <w:rPr>
          <w:b/>
          <w:bCs/>
          <w:color w:val="000000" w:themeColor="text1"/>
        </w:rPr>
        <w:t>.</w:t>
      </w:r>
    </w:p>
    <w:p w14:paraId="716B7DAA" w14:textId="77777777" w:rsidR="00C13071" w:rsidRPr="00513511" w:rsidRDefault="00C13071" w:rsidP="00B90C3E">
      <w:pPr>
        <w:spacing w:line="276" w:lineRule="auto"/>
        <w:ind w:right="373"/>
        <w:jc w:val="both"/>
        <w:rPr>
          <w:color w:val="FF0000"/>
        </w:rPr>
      </w:pPr>
    </w:p>
    <w:p w14:paraId="43C0D566" w14:textId="08964403" w:rsidR="00C13071" w:rsidRDefault="00C13071" w:rsidP="00B90C3E">
      <w:pPr>
        <w:spacing w:line="276" w:lineRule="auto"/>
        <w:ind w:right="373"/>
        <w:jc w:val="both"/>
        <w:rPr>
          <w:color w:val="000000" w:themeColor="text1"/>
          <w:lang w:val="en-ZA"/>
        </w:rPr>
      </w:pPr>
      <w:r>
        <w:rPr>
          <w:color w:val="000000" w:themeColor="text1"/>
        </w:rPr>
        <w:t xml:space="preserve">Chronic stress and elevated cortisol have been associated with increased ICU mortality </w:t>
      </w:r>
      <w:r w:rsidRPr="00097DFB">
        <w:rPr>
          <w:b/>
          <w:bCs/>
          <w:color w:val="000000" w:themeColor="text1"/>
        </w:rPr>
        <w:fldChar w:fldCharType="begin"/>
      </w:r>
      <w:r w:rsidR="001E50D0">
        <w:rPr>
          <w:b/>
          <w:bCs/>
          <w:color w:val="000000" w:themeColor="text1"/>
        </w:rPr>
        <w:instrText xml:space="preserve"> ADDIN EN.CITE &lt;EndNote&gt;&lt;Cite&gt;&lt;Author&gt;Van den Berghe&lt;/Author&gt;&lt;Year&gt;2021&lt;/Year&gt;&lt;RecNum&gt;223&lt;/RecNum&gt;&lt;DisplayText&gt;[44, 45]&lt;/DisplayText&gt;&lt;record&gt;&lt;rec-number&gt;223&lt;/rec-number&gt;&lt;foreign-keys&gt;&lt;key app="EN" db-id="vfaz2rvskspp2hewzd85w09yfredpe5p9rds" timestamp="1761132611"&gt;223&lt;/key&gt;&lt;/foreign-keys&gt;&lt;ref-type name="Journal Article"&gt;17&lt;/ref-type&gt;&lt;contributors&gt;&lt;authors&gt;&lt;author&gt;Van den Berghe, Greet&lt;/author&gt;&lt;/authors&gt;&lt;/contributors&gt;&lt;titles&gt;&lt;title&gt;Adrenal function/dysfunction in critically ill patients: a concise narrative review of recent novel insights&lt;/title&gt;&lt;secondary-title&gt;Journal of anesthesia&lt;/secondary-title&gt;&lt;/titles&gt;&lt;periodical&gt;&lt;full-title&gt;Journal of anesthesia&lt;/full-title&gt;&lt;/periodical&gt;&lt;pages&gt;903-910&lt;/pages&gt;&lt;volume&gt;35&lt;/volume&gt;&lt;number&gt;6&lt;/number&gt;&lt;dates&gt;&lt;year&gt;2021&lt;/year&gt;&lt;/dates&gt;&lt;isbn&gt;0913-8668&lt;/isbn&gt;&lt;urls&gt;&lt;/urls&gt;&lt;/record&gt;&lt;/Cite&gt;&lt;Cite&gt;&lt;Author&gt;Christ-Crain&lt;/Author&gt;&lt;Year&gt;2007&lt;/Year&gt;&lt;RecNum&gt;223&lt;/RecNum&gt;&lt;record&gt;&lt;rec-number&gt;223&lt;/rec-number&gt;&lt;foreign-keys&gt;&lt;key app="EN" db-id="rewvwzsvn202d4e5t29x5fd7pewtw95ezet0" timestamp="1763137308" guid="a3b3e9ef-1256-4f60-928a-9e74eb233a39"&gt;223&lt;/key&gt;&lt;/foreign-keys&gt;&lt;ref-type name="Journal Article"&gt;17&lt;/ref-type&gt;&lt;contributors&gt;&lt;authors&gt;&lt;author&gt;Christ-Crain, Mirjam&lt;/author&gt;&lt;author&gt;Stolz, Daiana&lt;/author&gt;&lt;author&gt;Jutla, Sukhdeep&lt;/author&gt;&lt;author&gt;Couppis, Orestes&lt;/author&gt;&lt;author&gt;Müller, Christian&lt;/author&gt;&lt;author&gt;Bingisser, Roland&lt;/author&gt;&lt;author&gt;Schuetz, Philipp&lt;/author&gt;&lt;author&gt;Tamm, Michael&lt;/author&gt;&lt;author&gt;Edwards, Ray&lt;/author&gt;&lt;author&gt;Müller, Beat&lt;/author&gt;&lt;/authors&gt;&lt;/contributors&gt;&lt;titles&gt;&lt;title&gt;Free and total cortisol levels as predictors of severity and outcome in community-acquired pneumonia&lt;/title&gt;&lt;secondary-title&gt;American journal of respiratory and critical care medicine&lt;/secondary-title&gt;&lt;/titles&gt;&lt;periodical&gt;&lt;full-title&gt;American journal of respiratory and critical care medicine&lt;/full-title&gt;&lt;/periodical&gt;&lt;pages&gt;913-920&lt;/pages&gt;&lt;volume&gt;176&lt;/volume&gt;&lt;number&gt;9&lt;/number&gt;&lt;dates&gt;&lt;year&gt;2007&lt;/year&gt;&lt;/dates&gt;&lt;isbn&gt;1073-449X&lt;/isbn&gt;&lt;urls&gt;&lt;/urls&gt;&lt;/record&gt;&lt;/Cite&gt;&lt;/EndNote&gt;</w:instrText>
      </w:r>
      <w:r w:rsidRPr="00097DFB">
        <w:rPr>
          <w:b/>
          <w:bCs/>
          <w:color w:val="000000" w:themeColor="text1"/>
        </w:rPr>
        <w:fldChar w:fldCharType="separate"/>
      </w:r>
      <w:r w:rsidR="001E50D0">
        <w:rPr>
          <w:b/>
          <w:bCs/>
          <w:noProof/>
          <w:color w:val="000000" w:themeColor="text1"/>
        </w:rPr>
        <w:t>[44, 45]</w:t>
      </w:r>
      <w:r w:rsidRPr="00097DFB">
        <w:rPr>
          <w:b/>
          <w:bCs/>
          <w:color w:val="000000" w:themeColor="text1"/>
        </w:rPr>
        <w:fldChar w:fldCharType="end"/>
      </w:r>
      <w:r w:rsidR="00E72BBE">
        <w:rPr>
          <w:color w:val="000000" w:themeColor="text1"/>
        </w:rPr>
        <w:t>.</w:t>
      </w:r>
      <w:r>
        <w:rPr>
          <w:color w:val="000000" w:themeColor="text1"/>
        </w:rPr>
        <w:t xml:space="preserve"> The association of mortality with lower random, basal, stimulated and incremental cortisol </w:t>
      </w:r>
      <w:r w:rsidRPr="00097DFB">
        <w:rPr>
          <w:b/>
          <w:bCs/>
          <w:color w:val="000000" w:themeColor="text1"/>
        </w:rPr>
        <w:fldChar w:fldCharType="begin"/>
      </w:r>
      <w:r w:rsidR="001E50D0">
        <w:rPr>
          <w:b/>
          <w:bCs/>
          <w:color w:val="000000" w:themeColor="text1"/>
        </w:rPr>
        <w:instrText xml:space="preserve"> ADDIN EN.CITE &lt;EndNote&gt;&lt;Cite&gt;&lt;Author&gt;Maqbool&lt;/Author&gt;&lt;Year&gt;2009&lt;/Year&gt;&lt;RecNum&gt;224&lt;/RecNum&gt;&lt;DisplayText&gt;[46]&lt;/DisplayText&gt;&lt;record&gt;&lt;rec-number&gt;224&lt;/rec-number&gt;&lt;foreign-keys&gt;&lt;key app="EN" db-id="rewvwzsvn202d4e5t29x5fd7pewtw95ezet0" timestamp="1763137308" guid="4a6def2d-2a56-48c8-8300-610126134cc4"&gt;224&lt;/key&gt;&lt;/foreign-keys&gt;&lt;ref-type name="Journal Article"&gt;17&lt;/ref-type&gt;&lt;contributors&gt;&lt;authors&gt;&lt;author&gt;Maqbool, Muzaffar&lt;/author&gt;&lt;author&gt;Shah, Zafar Amin&lt;/author&gt;&lt;author&gt;Wani, Fayaz Ahmad&lt;/author&gt;&lt;author&gt;Wahid, Abdul&lt;/author&gt;&lt;author&gt;Parveen, Shaheena&lt;/author&gt;&lt;author&gt;Nazir, Arjumand&lt;/author&gt;&lt;/authors&gt;&lt;/contributors&gt;&lt;titles&gt;&lt;title&gt;Prevalence of occult adrenal insufficiency and the prognostic value of a short corticotropin stimulation test in patients with septic shock&lt;/title&gt;&lt;secondary-title&gt;Indian Journal of Critical Care Medicine: Peer-reviewed, Official Publication of Indian Society of Critical Care Medicine&lt;/secondary-title&gt;&lt;/titles&gt;&lt;periodical&gt;&lt;full-title&gt;Indian Journal of Critical Care Medicine: Peer-reviewed, Official Publication of Indian Society of Critical Care Medicine&lt;/full-title&gt;&lt;/periodical&gt;&lt;pages&gt;85&lt;/pages&gt;&lt;volume&gt;13&lt;/volume&gt;&lt;number&gt;2&lt;/number&gt;&lt;dates&gt;&lt;year&gt;2009&lt;/year&gt;&lt;/dates&gt;&lt;urls&gt;&lt;/urls&gt;&lt;/record&gt;&lt;/Cite&gt;&lt;/EndNote&gt;</w:instrText>
      </w:r>
      <w:r w:rsidRPr="00097DFB">
        <w:rPr>
          <w:b/>
          <w:bCs/>
          <w:color w:val="000000" w:themeColor="text1"/>
        </w:rPr>
        <w:fldChar w:fldCharType="separate"/>
      </w:r>
      <w:r w:rsidR="001E50D0">
        <w:rPr>
          <w:b/>
          <w:bCs/>
          <w:noProof/>
          <w:color w:val="000000" w:themeColor="text1"/>
        </w:rPr>
        <w:t>[46]</w:t>
      </w:r>
      <w:r w:rsidRPr="00097DFB">
        <w:rPr>
          <w:b/>
          <w:bCs/>
          <w:color w:val="000000" w:themeColor="text1"/>
        </w:rPr>
        <w:fldChar w:fldCharType="end"/>
      </w:r>
      <w:r>
        <w:rPr>
          <w:b/>
          <w:bCs/>
          <w:color w:val="000000" w:themeColor="text1"/>
        </w:rPr>
        <w:t xml:space="preserve"> </w:t>
      </w:r>
      <w:r>
        <w:rPr>
          <w:color w:val="000000" w:themeColor="text1"/>
        </w:rPr>
        <w:t>concentrations in</w:t>
      </w:r>
      <w:r w:rsidR="00006BD1">
        <w:rPr>
          <w:color w:val="000000" w:themeColor="text1"/>
        </w:rPr>
        <w:t xml:space="preserve"> AI </w:t>
      </w:r>
      <w:r>
        <w:rPr>
          <w:color w:val="000000" w:themeColor="text1"/>
        </w:rPr>
        <w:t>are consistent with a U-shaped association of cortisol with mortality.</w:t>
      </w:r>
      <w:r>
        <w:rPr>
          <w:spacing w:val="-2"/>
        </w:rPr>
        <w:t xml:space="preserve"> </w:t>
      </w:r>
    </w:p>
    <w:p w14:paraId="57C78072" w14:textId="77777777" w:rsidR="00C13071" w:rsidRPr="006F4D9C" w:rsidRDefault="00C13071" w:rsidP="00B90C3E">
      <w:pPr>
        <w:spacing w:line="276" w:lineRule="auto"/>
        <w:ind w:right="373"/>
        <w:jc w:val="both"/>
        <w:rPr>
          <w:color w:val="000000" w:themeColor="text1"/>
          <w:lang w:val="en-ZA"/>
        </w:rPr>
      </w:pPr>
    </w:p>
    <w:p w14:paraId="1B977FD1" w14:textId="55DC00F1" w:rsidR="00C13071" w:rsidRPr="005A0D54" w:rsidRDefault="00C13071" w:rsidP="00B90C3E">
      <w:pPr>
        <w:spacing w:line="276" w:lineRule="auto"/>
        <w:ind w:right="373"/>
        <w:jc w:val="both"/>
        <w:rPr>
          <w:b/>
          <w:bCs/>
        </w:rPr>
      </w:pPr>
      <w:r w:rsidRPr="00B427FD">
        <w:t>Patients with</w:t>
      </w:r>
      <w:r w:rsidR="00006BD1">
        <w:t xml:space="preserve"> AI </w:t>
      </w:r>
      <w:r w:rsidRPr="00B427FD">
        <w:t xml:space="preserve">had </w:t>
      </w:r>
      <w:r>
        <w:t>relatively better</w:t>
      </w:r>
      <w:r w:rsidRPr="00B427FD">
        <w:t xml:space="preserve"> survival at 12 months</w:t>
      </w:r>
      <w:r w:rsidR="00006BD1">
        <w:t xml:space="preserve"> following admission to hospital</w:t>
      </w:r>
      <w:r>
        <w:t>,</w:t>
      </w:r>
      <w:r w:rsidRPr="00B427FD">
        <w:t xml:space="preserve"> compared to those without</w:t>
      </w:r>
      <w:r w:rsidR="000B535F">
        <w:t xml:space="preserve"> AI</w:t>
      </w:r>
      <w:r>
        <w:t>. Potential explanations for this may have been better clinical surveillance and prompt recognition and treatment of their</w:t>
      </w:r>
      <w:r w:rsidR="000B535F">
        <w:t xml:space="preserve"> OI </w:t>
      </w:r>
      <w:r>
        <w:t>at their follow-up visits. On the other hand, we cannot suggest a survival advantage by having</w:t>
      </w:r>
      <w:r w:rsidR="000B535F">
        <w:t xml:space="preserve"> AI, </w:t>
      </w:r>
      <w:r>
        <w:t>when the literature is awash with accelerated mortality</w:t>
      </w:r>
      <w:r>
        <w:rPr>
          <w:b/>
          <w:bCs/>
        </w:rPr>
        <w:t xml:space="preserve"> </w:t>
      </w:r>
      <w:r w:rsidR="00E72BBE">
        <w:rPr>
          <w:b/>
          <w:bCs/>
        </w:rPr>
        <w:fldChar w:fldCharType="begin"/>
      </w:r>
      <w:r w:rsidR="001E50D0">
        <w:rPr>
          <w:b/>
          <w:bCs/>
        </w:rPr>
        <w:instrText xml:space="preserve"> ADDIN EN.CITE &lt;EndNote&gt;&lt;Cite&gt;&lt;Author&gt;Ngaosuwan&lt;/Author&gt;&lt;Year&gt;2021&lt;/Year&gt;&lt;RecNum&gt;11&lt;/RecNum&gt;&lt;DisplayText&gt;[47]&lt;/DisplayText&gt;&lt;record&gt;&lt;rec-number&gt;11&lt;/rec-number&gt;&lt;foreign-keys&gt;&lt;key app="EN" db-id="rewvwzsvn202d4e5t29x5fd7pewtw95ezet0" timestamp="1763136258" guid="459989ba-50a0-4193-9c74-7dc912a4b06d"&gt;11&lt;/key&gt;&lt;/foreign-keys&gt;&lt;ref-type name="Journal Article"&gt;17&lt;/ref-type&gt;&lt;contributors&gt;&lt;authors&gt;&lt;author&gt;Ngaosuwan, Kanchana&lt;/author&gt;&lt;author&gt;Johnston, Desmond G&lt;/author&gt;&lt;author&gt;Godsland, Ian F&lt;/author&gt;&lt;author&gt;Cox, Jeremy&lt;/author&gt;&lt;author&gt;Majeed, Azeem&lt;/author&gt;&lt;author&gt;Quint, Jennifer K&lt;/author&gt;&lt;author&gt;Oliver, Nick&lt;/author&gt;&lt;author&gt;Robinson, Stephen&lt;/author&gt;&lt;/authors&gt;&lt;/contributors&gt;&lt;titles&gt;&lt;title&gt;Increased mortality risk in patients with primary and secondary adrenal insufficiency&lt;/title&gt;&lt;secondary-title&gt;The Journal of Clinical Endocrinology &amp;amp; Metabolism&lt;/secondary-title&gt;&lt;/titles&gt;&lt;periodical&gt;&lt;full-title&gt;The Journal of Clinical Endocrinology &amp;amp; Metabolism&lt;/full-title&gt;&lt;/periodical&gt;&lt;pages&gt;e2759-e2768&lt;/pages&gt;&lt;volume&gt;106&lt;/volume&gt;&lt;number&gt;7&lt;/number&gt;&lt;dates&gt;&lt;year&gt;2021&lt;/year&gt;&lt;/dates&gt;&lt;isbn&gt;0021-972X&lt;/isbn&gt;&lt;urls&gt;&lt;/urls&gt;&lt;/record&gt;&lt;/Cite&gt;&lt;/EndNote&gt;</w:instrText>
      </w:r>
      <w:r w:rsidR="00E72BBE">
        <w:rPr>
          <w:b/>
          <w:bCs/>
        </w:rPr>
        <w:fldChar w:fldCharType="separate"/>
      </w:r>
      <w:r w:rsidR="001E50D0">
        <w:rPr>
          <w:b/>
          <w:bCs/>
          <w:noProof/>
        </w:rPr>
        <w:t>[47]</w:t>
      </w:r>
      <w:r w:rsidR="00E72BBE">
        <w:rPr>
          <w:b/>
          <w:bCs/>
        </w:rPr>
        <w:fldChar w:fldCharType="end"/>
      </w:r>
      <w:r w:rsidR="00E72BBE">
        <w:rPr>
          <w:b/>
          <w:bCs/>
        </w:rPr>
        <w:t>.</w:t>
      </w:r>
    </w:p>
    <w:p w14:paraId="1E0F25B5" w14:textId="77777777" w:rsidR="00C13071" w:rsidRPr="005A0D54" w:rsidRDefault="00C13071" w:rsidP="00B90C3E">
      <w:pPr>
        <w:widowControl/>
        <w:autoSpaceDE/>
        <w:autoSpaceDN/>
        <w:ind w:right="373"/>
        <w:rPr>
          <w:rFonts w:ascii="Aptos" w:eastAsia="Times New Roman" w:hAnsi="Aptos" w:cs="Times New Roman"/>
          <w:b/>
          <w:bCs/>
          <w:color w:val="212121"/>
          <w:sz w:val="24"/>
          <w:szCs w:val="24"/>
          <w:lang w:val="en-ZA" w:eastAsia="en-GB"/>
        </w:rPr>
      </w:pPr>
      <w:r w:rsidRPr="005A0D54">
        <w:rPr>
          <w:rFonts w:ascii="Aptos" w:eastAsia="Times New Roman" w:hAnsi="Aptos" w:cs="Times New Roman"/>
          <w:b/>
          <w:bCs/>
          <w:color w:val="000000"/>
          <w:sz w:val="24"/>
          <w:szCs w:val="24"/>
          <w:lang w:val="en-ZA" w:eastAsia="en-GB"/>
        </w:rPr>
        <w:t> </w:t>
      </w:r>
    </w:p>
    <w:p w14:paraId="46264DBF" w14:textId="153B2077" w:rsidR="00C13071" w:rsidRPr="00BF4CD6" w:rsidRDefault="00C13071" w:rsidP="00B90C3E">
      <w:pPr>
        <w:widowControl/>
        <w:autoSpaceDE/>
        <w:autoSpaceDN/>
        <w:ind w:right="373"/>
        <w:jc w:val="both"/>
        <w:rPr>
          <w:rFonts w:eastAsia="Times New Roman"/>
          <w:color w:val="212121"/>
          <w:lang w:val="en-ZA" w:eastAsia="en-GB"/>
        </w:rPr>
      </w:pPr>
      <w:r w:rsidRPr="6D8D3595">
        <w:rPr>
          <w:rFonts w:eastAsia="Times New Roman"/>
          <w:color w:val="000000" w:themeColor="text1"/>
          <w:lang w:val="en-ZA" w:eastAsia="en-GB"/>
        </w:rPr>
        <w:t xml:space="preserve">The diagnosis of </w:t>
      </w:r>
      <w:r w:rsidR="00F162EA"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is often made on non-specific grounds, making its discrimination from other conditions in severely ill patients challenging. We have successfully developed and validated the first neural network model of its kind for this purpose, which demonstrated the ability to predict </w:t>
      </w:r>
      <w:r w:rsidR="00F162EA"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with </w:t>
      </w:r>
      <w:r w:rsidR="33D58742" w:rsidRPr="6D8D3595">
        <w:rPr>
          <w:rFonts w:eastAsia="Times New Roman"/>
          <w:color w:val="000000" w:themeColor="text1"/>
          <w:lang w:val="en-ZA" w:eastAsia="en-GB"/>
        </w:rPr>
        <w:t>100.0</w:t>
      </w:r>
      <w:r w:rsidRPr="6D8D3595">
        <w:rPr>
          <w:rFonts w:eastAsia="Times New Roman"/>
          <w:color w:val="000000" w:themeColor="text1"/>
          <w:lang w:val="en-ZA" w:eastAsia="en-GB"/>
        </w:rPr>
        <w:t>% sensitivity and 8</w:t>
      </w:r>
      <w:r w:rsidR="06FBB122" w:rsidRPr="6D8D3595">
        <w:rPr>
          <w:rFonts w:eastAsia="Times New Roman"/>
          <w:color w:val="000000" w:themeColor="text1"/>
          <w:lang w:val="en-ZA" w:eastAsia="en-GB"/>
        </w:rPr>
        <w:t>0</w:t>
      </w:r>
      <w:r w:rsidRPr="6D8D3595">
        <w:rPr>
          <w:rFonts w:eastAsia="Times New Roman"/>
          <w:color w:val="000000" w:themeColor="text1"/>
          <w:lang w:val="en-ZA" w:eastAsia="en-GB"/>
        </w:rPr>
        <w:t>.</w:t>
      </w:r>
      <w:r w:rsidR="5C0B7AFE" w:rsidRPr="6D8D3595">
        <w:rPr>
          <w:rFonts w:eastAsia="Times New Roman"/>
          <w:color w:val="000000" w:themeColor="text1"/>
          <w:lang w:val="en-ZA" w:eastAsia="en-GB"/>
        </w:rPr>
        <w:t>5</w:t>
      </w:r>
      <w:r w:rsidRPr="00A522E9">
        <w:rPr>
          <w:rFonts w:eastAsia="Times New Roman"/>
          <w:color w:val="000000" w:themeColor="text1"/>
          <w:lang w:val="en-ZA" w:eastAsia="en-GB"/>
        </w:rPr>
        <w:t>% specificity. Our findings confirm the central clinical role of cortisol concentrations in diagnosis, but other features</w:t>
      </w:r>
      <w:r w:rsidRPr="6D8D3595">
        <w:rPr>
          <w:rFonts w:eastAsia="Times New Roman"/>
          <w:color w:val="000000" w:themeColor="text1"/>
          <w:lang w:val="en-ZA" w:eastAsia="en-GB"/>
        </w:rPr>
        <w:t xml:space="preserve">, for example </w:t>
      </w:r>
      <w:r w:rsidR="31C38C77" w:rsidRPr="6D8D3595">
        <w:rPr>
          <w:rFonts w:eastAsia="Times New Roman"/>
          <w:color w:val="000000" w:themeColor="text1"/>
          <w:lang w:val="en-ZA" w:eastAsia="en-GB"/>
        </w:rPr>
        <w:t xml:space="preserve">anaemia, past TB and </w:t>
      </w:r>
      <w:r w:rsidRPr="6D8D3595">
        <w:rPr>
          <w:rFonts w:eastAsia="Times New Roman"/>
          <w:color w:val="000000" w:themeColor="text1"/>
          <w:lang w:val="en-ZA" w:eastAsia="en-GB"/>
        </w:rPr>
        <w:t xml:space="preserve">use of </w:t>
      </w:r>
      <w:r w:rsidR="31C38C77" w:rsidRPr="6D8D3595">
        <w:rPr>
          <w:rFonts w:eastAsia="Times New Roman"/>
          <w:color w:val="000000" w:themeColor="text1"/>
          <w:lang w:val="en-ZA" w:eastAsia="en-GB"/>
        </w:rPr>
        <w:t>anti-TB treatment</w:t>
      </w:r>
      <w:r w:rsidRPr="6D8D3595">
        <w:rPr>
          <w:rFonts w:eastAsia="Times New Roman"/>
          <w:color w:val="000000" w:themeColor="text1"/>
          <w:lang w:val="en-ZA" w:eastAsia="en-GB"/>
        </w:rPr>
        <w:t xml:space="preserve">. This machine learning model represents a promising step towards creating a reliable, data-driven tool to assist clinicians in the early identification of patients at high risk for </w:t>
      </w:r>
      <w:r w:rsidR="00D1474B" w:rsidRPr="6D8D3595">
        <w:rPr>
          <w:rFonts w:eastAsia="Times New Roman"/>
          <w:color w:val="000000" w:themeColor="text1"/>
          <w:lang w:val="en-ZA" w:eastAsia="en-GB"/>
        </w:rPr>
        <w:t>AI</w:t>
      </w:r>
      <w:r w:rsidRPr="6D8D3595">
        <w:rPr>
          <w:rFonts w:eastAsia="Times New Roman"/>
          <w:color w:val="000000" w:themeColor="text1"/>
          <w:lang w:val="en-ZA" w:eastAsia="en-GB"/>
        </w:rPr>
        <w:t xml:space="preserve"> in the context of HIV. </w:t>
      </w:r>
    </w:p>
    <w:p w14:paraId="46816CAE" w14:textId="77777777" w:rsidR="00C13071" w:rsidRPr="0063547C" w:rsidRDefault="00C13071" w:rsidP="00B90C3E">
      <w:pPr>
        <w:spacing w:line="276" w:lineRule="auto"/>
        <w:ind w:right="373"/>
        <w:jc w:val="both"/>
      </w:pPr>
    </w:p>
    <w:p w14:paraId="6E33364F" w14:textId="1B26D6D0" w:rsidR="00C13071" w:rsidRPr="00521FFA" w:rsidRDefault="00C13071" w:rsidP="00B90C3E">
      <w:pPr>
        <w:ind w:right="373"/>
        <w:jc w:val="both"/>
        <w:rPr>
          <w:rFonts w:eastAsia="Calibri"/>
          <w14:ligatures w14:val="standardContextual"/>
        </w:rPr>
      </w:pPr>
      <w:r>
        <w:rPr>
          <w:rFonts w:eastAsia="Times New Roman"/>
          <w:color w:val="000000"/>
          <w:lang w:val="en-ZA" w:eastAsia="en-ZA"/>
        </w:rPr>
        <w:t xml:space="preserve">The strength of the study lies in its </w:t>
      </w:r>
      <w:r w:rsidRPr="6D8D3595">
        <w:rPr>
          <w:rFonts w:eastAsia="Times New Roman"/>
          <w:color w:val="000000" w:themeColor="text1"/>
          <w:lang w:val="en-ZA" w:eastAsia="en-ZA"/>
        </w:rPr>
        <w:t xml:space="preserve">large size, a systematic approach to evaluating all patients for </w:t>
      </w:r>
      <w:r w:rsidR="00F162EA">
        <w:rPr>
          <w:rFonts w:eastAsia="Times New Roman"/>
          <w:color w:val="000000"/>
          <w:lang w:val="en-ZA" w:eastAsia="en-ZA"/>
        </w:rPr>
        <w:t>AI</w:t>
      </w:r>
      <w:r>
        <w:rPr>
          <w:rFonts w:eastAsia="Times New Roman"/>
          <w:color w:val="000000"/>
          <w:lang w:val="en-ZA" w:eastAsia="en-ZA"/>
        </w:rPr>
        <w:t xml:space="preserve"> and follow-up to </w:t>
      </w:r>
      <w:r w:rsidRPr="6D8D3595">
        <w:rPr>
          <w:rFonts w:eastAsia="Times New Roman"/>
          <w:color w:val="000000" w:themeColor="text1"/>
          <w:lang w:val="en-ZA" w:eastAsia="en-ZA"/>
        </w:rPr>
        <w:t>determine survival. As with all large studies there were missing data. For example, it could be considered a detraction that all patients with a random cortisol concentration less than</w:t>
      </w:r>
      <w:r w:rsidR="00931001">
        <w:rPr>
          <w:rFonts w:eastAsia="Times New Roman"/>
          <w:color w:val="000000" w:themeColor="text1"/>
          <w:lang w:val="en-ZA" w:eastAsia="en-ZA"/>
        </w:rPr>
        <w:t xml:space="preserve"> 400 </w:t>
      </w:r>
      <w:r w:rsidRPr="6D8D3595">
        <w:rPr>
          <w:rFonts w:eastAsia="Times New Roman"/>
          <w:color w:val="000000" w:themeColor="text1"/>
          <w:lang w:val="en-ZA" w:eastAsia="en-ZA"/>
        </w:rPr>
        <w:t>nmol/L did not undergo a tetracosactide test. It should also be recognised that our findings are not transferable to HIV positive patients with higher CD4 counts and absence of</w:t>
      </w:r>
      <w:r w:rsidR="00E020E4">
        <w:rPr>
          <w:rFonts w:eastAsia="Times New Roman"/>
          <w:color w:val="000000"/>
          <w:lang w:val="en-ZA" w:eastAsia="en-ZA"/>
        </w:rPr>
        <w:t xml:space="preserve"> OI</w:t>
      </w:r>
      <w:r>
        <w:rPr>
          <w:rFonts w:eastAsia="Times New Roman"/>
          <w:color w:val="000000"/>
          <w:lang w:val="en-ZA" w:eastAsia="en-ZA"/>
        </w:rPr>
        <w:t>. Additionally,</w:t>
      </w:r>
      <w:r w:rsidRPr="00521FFA">
        <w:rPr>
          <w:rFonts w:eastAsia="Calibri"/>
          <w14:ligatures w14:val="standardContextual"/>
        </w:rPr>
        <w:t xml:space="preserve"> if the cortisol cut-off </w:t>
      </w:r>
      <w:r w:rsidRPr="6D8D3595">
        <w:rPr>
          <w:rFonts w:eastAsia="Calibri"/>
        </w:rPr>
        <w:t xml:space="preserve">was over 400 </w:t>
      </w:r>
      <w:r w:rsidRPr="6D8D3595">
        <w:rPr>
          <w:rFonts w:eastAsia="Calibri"/>
        </w:rPr>
        <w:lastRenderedPageBreak/>
        <w:t xml:space="preserve">nmol/L, 26% of the cases would have been incorrectly diagnosed with </w:t>
      </w:r>
      <w:r w:rsidR="00D1474B">
        <w:rPr>
          <w:rFonts w:eastAsia="Calibri"/>
          <w14:ligatures w14:val="standardContextual"/>
        </w:rPr>
        <w:t>AI</w:t>
      </w:r>
      <w:r w:rsidRPr="00521FFA">
        <w:rPr>
          <w:rFonts w:eastAsia="Calibri"/>
          <w14:ligatures w14:val="standardContextual"/>
        </w:rPr>
        <w:t xml:space="preserve">. </w:t>
      </w:r>
      <w:r w:rsidRPr="6D8D3595">
        <w:rPr>
          <w:rFonts w:eastAsia="Calibri"/>
        </w:rPr>
        <w:t>This may represent a limitation of the assay, with a tendency to over-diagnose cases.</w:t>
      </w:r>
      <w:r>
        <w:rPr>
          <w:rFonts w:eastAsia="Calibri"/>
          <w14:ligatures w14:val="standardContextual"/>
        </w:rPr>
        <w:t xml:space="preserve"> </w:t>
      </w:r>
    </w:p>
    <w:p w14:paraId="3DB77281" w14:textId="77777777" w:rsidR="00C13071" w:rsidRPr="00F341E4" w:rsidRDefault="00C13071" w:rsidP="00B90C3E">
      <w:pPr>
        <w:ind w:right="373"/>
        <w:rPr>
          <w:rFonts w:eastAsia="Times New Roman"/>
          <w:b/>
          <w:bCs/>
          <w:color w:val="000000"/>
          <w:lang w:eastAsia="en-ZA"/>
        </w:rPr>
      </w:pPr>
    </w:p>
    <w:p w14:paraId="41B097CE" w14:textId="77777777" w:rsidR="00C13071" w:rsidRPr="00B427FD" w:rsidRDefault="00C13071" w:rsidP="00B90C3E">
      <w:pPr>
        <w:ind w:right="373"/>
      </w:pPr>
    </w:p>
    <w:p w14:paraId="2EBC849E" w14:textId="77777777" w:rsidR="00C13071" w:rsidRPr="00B427FD" w:rsidRDefault="00C13071" w:rsidP="00B90C3E">
      <w:pPr>
        <w:pStyle w:val="Heading1"/>
        <w:spacing w:line="251" w:lineRule="exact"/>
        <w:ind w:left="0" w:right="373"/>
        <w:rPr>
          <w:b w:val="0"/>
          <w:bCs w:val="0"/>
        </w:rPr>
      </w:pPr>
      <w:r w:rsidRPr="00B427FD">
        <w:rPr>
          <w:spacing w:val="-2"/>
          <w:sz w:val="24"/>
          <w:szCs w:val="24"/>
        </w:rPr>
        <w:t>Conclusion</w:t>
      </w:r>
    </w:p>
    <w:p w14:paraId="11385F84" w14:textId="19EA541D" w:rsidR="00C13071" w:rsidRPr="005E711A" w:rsidRDefault="00C13071" w:rsidP="00DB7B5C">
      <w:pPr>
        <w:ind w:right="373"/>
        <w:jc w:val="both"/>
      </w:pPr>
      <w:r>
        <w:t>This large, advanced</w:t>
      </w:r>
      <w:r w:rsidRPr="00B427FD">
        <w:rPr>
          <w:spacing w:val="-10"/>
        </w:rPr>
        <w:t xml:space="preserve"> </w:t>
      </w:r>
      <w:r w:rsidRPr="00B427FD">
        <w:t>HIV</w:t>
      </w:r>
      <w:r w:rsidRPr="00B427FD">
        <w:rPr>
          <w:spacing w:val="-13"/>
        </w:rPr>
        <w:t xml:space="preserve"> </w:t>
      </w:r>
      <w:r>
        <w:rPr>
          <w:spacing w:val="-12"/>
        </w:rPr>
        <w:t xml:space="preserve">study </w:t>
      </w:r>
      <w:r w:rsidRPr="00B427FD">
        <w:t>revealed</w:t>
      </w:r>
      <w:r w:rsidRPr="00B427FD">
        <w:rPr>
          <w:spacing w:val="-10"/>
        </w:rPr>
        <w:t xml:space="preserve"> </w:t>
      </w:r>
      <w:r>
        <w:rPr>
          <w:spacing w:val="-10"/>
        </w:rPr>
        <w:t xml:space="preserve">a significant </w:t>
      </w:r>
      <w:r>
        <w:rPr>
          <w:spacing w:val="-2"/>
        </w:rPr>
        <w:t xml:space="preserve">risk of </w:t>
      </w:r>
      <w:r w:rsidR="00F162EA">
        <w:rPr>
          <w:spacing w:val="-2"/>
        </w:rPr>
        <w:t>AI</w:t>
      </w:r>
      <w:r>
        <w:rPr>
          <w:spacing w:val="-2"/>
        </w:rPr>
        <w:t xml:space="preserve"> varying between </w:t>
      </w:r>
      <w:r w:rsidR="00174185">
        <w:rPr>
          <w:spacing w:val="-2"/>
        </w:rPr>
        <w:t>2</w:t>
      </w:r>
      <w:r>
        <w:rPr>
          <w:spacing w:val="-2"/>
        </w:rPr>
        <w:t xml:space="preserve">% and </w:t>
      </w:r>
      <w:r w:rsidR="033EF205">
        <w:t>4</w:t>
      </w:r>
      <w:r>
        <w:t xml:space="preserve">%, depending on the chosen stimulated cortisol cut off points, </w:t>
      </w:r>
      <w:r w:rsidR="00540867">
        <w:t>and</w:t>
      </w:r>
      <w:r>
        <w:t xml:space="preserve"> validated diagnostic criteria.  </w:t>
      </w:r>
      <w:r w:rsidR="7AB8D236">
        <w:t>Cryptococcal infection</w:t>
      </w:r>
      <w:r>
        <w:t xml:space="preserve"> </w:t>
      </w:r>
      <w:r w:rsidR="5A9AF5E2">
        <w:t>was</w:t>
      </w:r>
      <w:r>
        <w:t xml:space="preserve"> </w:t>
      </w:r>
      <w:r w:rsidRPr="00B427FD">
        <w:t>associated with</w:t>
      </w:r>
      <w:r>
        <w:t xml:space="preserve"> an </w:t>
      </w:r>
      <w:r w:rsidRPr="00B427FD">
        <w:t xml:space="preserve">increased </w:t>
      </w:r>
      <w:r>
        <w:t xml:space="preserve">risk of </w:t>
      </w:r>
      <w:r w:rsidR="00F162EA">
        <w:t>AI</w:t>
      </w:r>
      <w:r w:rsidR="307E4D11">
        <w:t xml:space="preserve"> and mortality</w:t>
      </w:r>
      <w:r>
        <w:t xml:space="preserve">. Artificial intelligence offers the promise of accurate prediction of HIV-associated </w:t>
      </w:r>
      <w:r w:rsidR="00F162EA">
        <w:t>AI</w:t>
      </w:r>
      <w:r>
        <w:t xml:space="preserve">. </w:t>
      </w:r>
    </w:p>
    <w:p w14:paraId="707E6F84" w14:textId="77777777" w:rsidR="00D554AF" w:rsidRDefault="00D554AF" w:rsidP="000A1AC6">
      <w:pPr>
        <w:pStyle w:val="Heading1"/>
        <w:ind w:left="0" w:right="373"/>
        <w:jc w:val="both"/>
        <w:rPr>
          <w:spacing w:val="-2"/>
        </w:rPr>
      </w:pPr>
    </w:p>
    <w:p w14:paraId="36271BF3" w14:textId="77777777" w:rsidR="00D554AF" w:rsidRDefault="00D554AF" w:rsidP="000A1AC6">
      <w:pPr>
        <w:pStyle w:val="Heading1"/>
        <w:ind w:left="0" w:right="373"/>
        <w:jc w:val="both"/>
        <w:rPr>
          <w:spacing w:val="-2"/>
        </w:rPr>
      </w:pPr>
    </w:p>
    <w:p w14:paraId="0F2628B0" w14:textId="77777777" w:rsidR="00A522E9" w:rsidRDefault="00A522E9" w:rsidP="00C13071">
      <w:pPr>
        <w:pStyle w:val="Heading1"/>
        <w:ind w:left="0"/>
        <w:jc w:val="both"/>
        <w:rPr>
          <w:spacing w:val="-2"/>
        </w:rPr>
      </w:pPr>
    </w:p>
    <w:p w14:paraId="23C92E6B" w14:textId="77777777" w:rsidR="00C13071" w:rsidRPr="008E3917" w:rsidRDefault="00C13071" w:rsidP="00B90C3E">
      <w:pPr>
        <w:pStyle w:val="Heading1"/>
        <w:ind w:left="720" w:right="407"/>
        <w:jc w:val="center"/>
        <w:rPr>
          <w:sz w:val="28"/>
          <w:szCs w:val="28"/>
        </w:rPr>
      </w:pPr>
      <w:r w:rsidRPr="008E3917">
        <w:rPr>
          <w:sz w:val="28"/>
          <w:szCs w:val="28"/>
        </w:rPr>
        <w:t>References</w:t>
      </w:r>
    </w:p>
    <w:p w14:paraId="78069077" w14:textId="77777777" w:rsidR="00C13071" w:rsidRDefault="00C13071" w:rsidP="00B90C3E">
      <w:pPr>
        <w:pStyle w:val="Heading1"/>
        <w:ind w:left="720" w:right="407"/>
        <w:jc w:val="both"/>
        <w:rPr>
          <w:b w:val="0"/>
          <w:bCs w:val="0"/>
        </w:rPr>
      </w:pPr>
    </w:p>
    <w:p w14:paraId="2EE11E04" w14:textId="77777777" w:rsidR="00C13071" w:rsidRDefault="00C13071" w:rsidP="00B90C3E">
      <w:pPr>
        <w:pStyle w:val="Heading1"/>
        <w:ind w:left="720" w:right="407"/>
        <w:jc w:val="both"/>
        <w:rPr>
          <w:b w:val="0"/>
          <w:bCs w:val="0"/>
        </w:rPr>
      </w:pPr>
    </w:p>
    <w:p w14:paraId="199565A8" w14:textId="77777777" w:rsidR="001E50D0" w:rsidRPr="001E50D0" w:rsidRDefault="00C13071" w:rsidP="001E50D0">
      <w:pPr>
        <w:pStyle w:val="EndNoteBibliography"/>
        <w:ind w:left="720" w:hanging="720"/>
      </w:pPr>
      <w:r>
        <w:rPr>
          <w:b/>
          <w:bCs/>
        </w:rPr>
        <w:fldChar w:fldCharType="begin"/>
      </w:r>
      <w:r>
        <w:rPr>
          <w:bCs/>
        </w:rPr>
        <w:instrText xml:space="preserve"> ADDIN EN.REFLIST </w:instrText>
      </w:r>
      <w:r>
        <w:rPr>
          <w:b/>
          <w:bCs/>
        </w:rPr>
        <w:fldChar w:fldCharType="separate"/>
      </w:r>
      <w:r w:rsidR="001E50D0" w:rsidRPr="001E50D0">
        <w:t>1.</w:t>
      </w:r>
      <w:r w:rsidR="001E50D0" w:rsidRPr="001E50D0">
        <w:tab/>
        <w:t xml:space="preserve">Dunlop, D., </w:t>
      </w:r>
      <w:r w:rsidR="001E50D0" w:rsidRPr="001E50D0">
        <w:rPr>
          <w:i/>
        </w:rPr>
        <w:t>Eight-six cases of Addison's disease.</w:t>
      </w:r>
      <w:r w:rsidR="001E50D0" w:rsidRPr="001E50D0">
        <w:t xml:space="preserve"> British medical journal, 1963. </w:t>
      </w:r>
      <w:r w:rsidR="001E50D0" w:rsidRPr="001E50D0">
        <w:rPr>
          <w:b/>
        </w:rPr>
        <w:t>2</w:t>
      </w:r>
      <w:r w:rsidR="001E50D0" w:rsidRPr="001E50D0">
        <w:t>(5362): p. 887.</w:t>
      </w:r>
    </w:p>
    <w:p w14:paraId="5738F4C8" w14:textId="77777777" w:rsidR="001E50D0" w:rsidRPr="001E50D0" w:rsidRDefault="001E50D0" w:rsidP="001E50D0">
      <w:pPr>
        <w:pStyle w:val="EndNoteBibliography"/>
        <w:ind w:left="720" w:hanging="720"/>
      </w:pPr>
      <w:r w:rsidRPr="001E50D0">
        <w:t>2.</w:t>
      </w:r>
      <w:r w:rsidRPr="001E50D0">
        <w:tab/>
        <w:t xml:space="preserve">Betterle, C. and L. Morlin, </w:t>
      </w:r>
      <w:r w:rsidRPr="001E50D0">
        <w:rPr>
          <w:i/>
        </w:rPr>
        <w:t>Autoimmune Addison’s disease</w:t>
      </w:r>
      <w:r w:rsidRPr="001E50D0">
        <w:t xml:space="preserve">, in </w:t>
      </w:r>
      <w:r w:rsidRPr="001E50D0">
        <w:rPr>
          <w:i/>
        </w:rPr>
        <w:t>Pediatric Adrenal Diseases</w:t>
      </w:r>
      <w:r w:rsidRPr="001E50D0">
        <w:t>. 2011, Karger Publishers. p. 161–172.</w:t>
      </w:r>
    </w:p>
    <w:p w14:paraId="02A0DABD" w14:textId="77777777" w:rsidR="001E50D0" w:rsidRPr="001E50D0" w:rsidRDefault="001E50D0" w:rsidP="001E50D0">
      <w:pPr>
        <w:pStyle w:val="EndNoteBibliography"/>
        <w:ind w:left="720" w:hanging="720"/>
      </w:pPr>
      <w:r w:rsidRPr="001E50D0">
        <w:t>3.</w:t>
      </w:r>
      <w:r w:rsidRPr="001E50D0">
        <w:tab/>
        <w:t xml:space="preserve">Ross, I.L. and N.S. Levitt, </w:t>
      </w:r>
      <w:r w:rsidRPr="001E50D0">
        <w:rPr>
          <w:i/>
        </w:rPr>
        <w:t>Addison's disease symptoms--a cross sectional study in urban South Africa.</w:t>
      </w:r>
      <w:r w:rsidRPr="001E50D0">
        <w:t xml:space="preserve"> PLoS One, 2013. </w:t>
      </w:r>
      <w:r w:rsidRPr="001E50D0">
        <w:rPr>
          <w:b/>
        </w:rPr>
        <w:t>8</w:t>
      </w:r>
      <w:r w:rsidRPr="001E50D0">
        <w:t>(1): p. e53526.</w:t>
      </w:r>
    </w:p>
    <w:p w14:paraId="3F132F14" w14:textId="77777777" w:rsidR="001E50D0" w:rsidRPr="001E50D0" w:rsidRDefault="001E50D0" w:rsidP="001E50D0">
      <w:pPr>
        <w:pStyle w:val="EndNoteBibliography"/>
        <w:ind w:left="720" w:hanging="720"/>
      </w:pPr>
      <w:r w:rsidRPr="001E50D0">
        <w:t>4.</w:t>
      </w:r>
      <w:r w:rsidRPr="001E50D0">
        <w:tab/>
        <w:t xml:space="preserve">Mofokeng, T.R., et al., </w:t>
      </w:r>
      <w:r w:rsidRPr="001E50D0">
        <w:rPr>
          <w:i/>
        </w:rPr>
        <w:t>Significant barriers to diagnosis and management of adrenal insufficiency in Africa.</w:t>
      </w:r>
      <w:r w:rsidRPr="001E50D0">
        <w:t xml:space="preserve"> Endocrine connections, 2020. </w:t>
      </w:r>
      <w:r w:rsidRPr="001E50D0">
        <w:rPr>
          <w:b/>
        </w:rPr>
        <w:t>9</w:t>
      </w:r>
      <w:r w:rsidRPr="001E50D0">
        <w:t>(5): p. 445–456.</w:t>
      </w:r>
    </w:p>
    <w:p w14:paraId="0B4733EC" w14:textId="77777777" w:rsidR="001E50D0" w:rsidRPr="001E50D0" w:rsidRDefault="001E50D0" w:rsidP="001E50D0">
      <w:pPr>
        <w:pStyle w:val="EndNoteBibliography"/>
        <w:ind w:left="720" w:hanging="720"/>
      </w:pPr>
      <w:r w:rsidRPr="001E50D0">
        <w:t>5.</w:t>
      </w:r>
      <w:r w:rsidRPr="001E50D0">
        <w:tab/>
        <w:t xml:space="preserve">Mofokeng, T.R.P., et al., </w:t>
      </w:r>
      <w:r w:rsidRPr="001E50D0">
        <w:rPr>
          <w:i/>
        </w:rPr>
        <w:t>Tiered healthcare in South Africa exposes deficiencies in management and more patients with infectious etiology of primary adrenal insufficiency.</w:t>
      </w:r>
      <w:r w:rsidRPr="001E50D0">
        <w:t xml:space="preserve"> PLoS One, 2020. </w:t>
      </w:r>
      <w:r w:rsidRPr="001E50D0">
        <w:rPr>
          <w:b/>
        </w:rPr>
        <w:t>15</w:t>
      </w:r>
      <w:r w:rsidRPr="001E50D0">
        <w:t>(11): p. e0241845.</w:t>
      </w:r>
    </w:p>
    <w:p w14:paraId="5BC91A9B" w14:textId="77777777" w:rsidR="001E50D0" w:rsidRPr="001E50D0" w:rsidRDefault="001E50D0" w:rsidP="001E50D0">
      <w:pPr>
        <w:pStyle w:val="EndNoteBibliography"/>
        <w:ind w:left="720" w:hanging="720"/>
      </w:pPr>
      <w:r w:rsidRPr="001E50D0">
        <w:t>6.</w:t>
      </w:r>
      <w:r w:rsidRPr="001E50D0">
        <w:tab/>
        <w:t xml:space="preserve">Goliber, T., </w:t>
      </w:r>
      <w:r w:rsidRPr="001E50D0">
        <w:rPr>
          <w:i/>
        </w:rPr>
        <w:t>The status of the HIV/AIDS epidemic in Sub-Saharan Africa.</w:t>
      </w:r>
      <w:r w:rsidRPr="001E50D0">
        <w:t xml:space="preserve"> Population Reference Bureau, 2002.</w:t>
      </w:r>
    </w:p>
    <w:p w14:paraId="445C4D86" w14:textId="77777777" w:rsidR="001E50D0" w:rsidRPr="001E50D0" w:rsidRDefault="001E50D0" w:rsidP="001E50D0">
      <w:pPr>
        <w:pStyle w:val="EndNoteBibliography"/>
        <w:ind w:left="720" w:hanging="720"/>
      </w:pPr>
      <w:r w:rsidRPr="001E50D0">
        <w:t>7.</w:t>
      </w:r>
      <w:r w:rsidRPr="001E50D0">
        <w:tab/>
        <w:t xml:space="preserve">Hofbauer, L.C. and A.E. Heufelder, </w:t>
      </w:r>
      <w:r w:rsidRPr="001E50D0">
        <w:rPr>
          <w:i/>
        </w:rPr>
        <w:t>Endocrine implications of human immunodeficiency virus infection.</w:t>
      </w:r>
      <w:r w:rsidRPr="001E50D0">
        <w:t xml:space="preserve"> Medicine, 1996. </w:t>
      </w:r>
      <w:r w:rsidRPr="001E50D0">
        <w:rPr>
          <w:b/>
        </w:rPr>
        <w:t>75</w:t>
      </w:r>
      <w:r w:rsidRPr="001E50D0">
        <w:t>(5): p. 262–278.</w:t>
      </w:r>
    </w:p>
    <w:p w14:paraId="7B92FE4C" w14:textId="77777777" w:rsidR="001E50D0" w:rsidRPr="001E50D0" w:rsidRDefault="001E50D0" w:rsidP="001E50D0">
      <w:pPr>
        <w:pStyle w:val="EndNoteBibliography"/>
        <w:ind w:left="720" w:hanging="720"/>
      </w:pPr>
      <w:r w:rsidRPr="001E50D0">
        <w:t>8.</w:t>
      </w:r>
      <w:r w:rsidRPr="001E50D0">
        <w:tab/>
        <w:t xml:space="preserve">Boulle, A., et al., </w:t>
      </w:r>
      <w:r w:rsidRPr="001E50D0">
        <w:rPr>
          <w:i/>
        </w:rPr>
        <w:t>Mortality in patients with HIV-1 infection starting antiretroviral therapy in South Africa, Europe, or North America: a collaborative analysis of prospective studies.</w:t>
      </w:r>
      <w:r w:rsidRPr="001E50D0">
        <w:t xml:space="preserve"> PLoS medicine, 2014. </w:t>
      </w:r>
      <w:r w:rsidRPr="001E50D0">
        <w:rPr>
          <w:b/>
        </w:rPr>
        <w:t>11</w:t>
      </w:r>
      <w:r w:rsidRPr="001E50D0">
        <w:t>(9): p. e1001718.</w:t>
      </w:r>
    </w:p>
    <w:p w14:paraId="538CB125" w14:textId="77777777" w:rsidR="001E50D0" w:rsidRPr="001E50D0" w:rsidRDefault="001E50D0" w:rsidP="001E50D0">
      <w:pPr>
        <w:pStyle w:val="EndNoteBibliography"/>
        <w:ind w:left="720" w:hanging="720"/>
      </w:pPr>
      <w:r w:rsidRPr="001E50D0">
        <w:t>9.</w:t>
      </w:r>
      <w:r w:rsidRPr="001E50D0">
        <w:tab/>
        <w:t xml:space="preserve">Arlt, W., </w:t>
      </w:r>
      <w:r w:rsidRPr="001E50D0">
        <w:rPr>
          <w:i/>
        </w:rPr>
        <w:t>Adrenal insufficiency.</w:t>
      </w:r>
      <w:r w:rsidRPr="001E50D0">
        <w:t xml:space="preserve"> Clinical medicine, 2008. </w:t>
      </w:r>
      <w:r w:rsidRPr="001E50D0">
        <w:rPr>
          <w:b/>
        </w:rPr>
        <w:t>8</w:t>
      </w:r>
      <w:r w:rsidRPr="001E50D0">
        <w:t>(2): p. 211.</w:t>
      </w:r>
    </w:p>
    <w:p w14:paraId="34AE7165" w14:textId="77777777" w:rsidR="001E50D0" w:rsidRPr="001E50D0" w:rsidRDefault="001E50D0" w:rsidP="001E50D0">
      <w:pPr>
        <w:pStyle w:val="EndNoteBibliography"/>
        <w:ind w:left="720" w:hanging="720"/>
      </w:pPr>
      <w:r w:rsidRPr="001E50D0">
        <w:t>10.</w:t>
      </w:r>
      <w:r w:rsidRPr="001E50D0">
        <w:tab/>
        <w:t xml:space="preserve">Husebye, E.S., et al., </w:t>
      </w:r>
      <w:r w:rsidRPr="001E50D0">
        <w:rPr>
          <w:i/>
        </w:rPr>
        <w:t>Adrenal insufficiency.</w:t>
      </w:r>
      <w:r w:rsidRPr="001E50D0">
        <w:t xml:space="preserve"> The Lancet, 2021. </w:t>
      </w:r>
      <w:r w:rsidRPr="001E50D0">
        <w:rPr>
          <w:b/>
        </w:rPr>
        <w:t>397</w:t>
      </w:r>
      <w:r w:rsidRPr="001E50D0">
        <w:t>(10274): p. 613–629.</w:t>
      </w:r>
    </w:p>
    <w:p w14:paraId="3E99BFC8" w14:textId="77777777" w:rsidR="001E50D0" w:rsidRPr="001E50D0" w:rsidRDefault="001E50D0" w:rsidP="001E50D0">
      <w:pPr>
        <w:pStyle w:val="EndNoteBibliography"/>
        <w:ind w:left="720" w:hanging="720"/>
      </w:pPr>
      <w:r w:rsidRPr="001E50D0">
        <w:t>11.</w:t>
      </w:r>
      <w:r w:rsidRPr="001E50D0">
        <w:tab/>
        <w:t xml:space="preserve">Eledrisi, M.S. and A.C. Verghese, </w:t>
      </w:r>
      <w:r w:rsidRPr="001E50D0">
        <w:rPr>
          <w:i/>
        </w:rPr>
        <w:t>Adrenal insufficiency in HIV infection: a review and recommendations.</w:t>
      </w:r>
      <w:r w:rsidRPr="001E50D0">
        <w:t xml:space="preserve"> The American journal of the medical sciences, 2001. </w:t>
      </w:r>
      <w:r w:rsidRPr="001E50D0">
        <w:rPr>
          <w:b/>
        </w:rPr>
        <w:t>321</w:t>
      </w:r>
      <w:r w:rsidRPr="001E50D0">
        <w:t>(2): p. 137–144.</w:t>
      </w:r>
    </w:p>
    <w:p w14:paraId="7D4989AD" w14:textId="77777777" w:rsidR="001E50D0" w:rsidRPr="001E50D0" w:rsidRDefault="001E50D0" w:rsidP="001E50D0">
      <w:pPr>
        <w:pStyle w:val="EndNoteBibliography"/>
        <w:ind w:left="720" w:hanging="720"/>
      </w:pPr>
      <w:r w:rsidRPr="001E50D0">
        <w:t>12.</w:t>
      </w:r>
      <w:r w:rsidRPr="001E50D0">
        <w:tab/>
        <w:t xml:space="preserve">Bornstein, S.R., </w:t>
      </w:r>
      <w:r w:rsidRPr="001E50D0">
        <w:rPr>
          <w:i/>
        </w:rPr>
        <w:t>Predisposing factors for adrenal insufficiency.</w:t>
      </w:r>
      <w:r w:rsidRPr="001E50D0">
        <w:t xml:space="preserve"> New England Journal of Medicine, 2009. </w:t>
      </w:r>
      <w:r w:rsidRPr="001E50D0">
        <w:rPr>
          <w:b/>
        </w:rPr>
        <w:t>360</w:t>
      </w:r>
      <w:r w:rsidRPr="001E50D0">
        <w:t>(22): p. 2328–2339.</w:t>
      </w:r>
    </w:p>
    <w:p w14:paraId="34BA14B0" w14:textId="77777777" w:rsidR="001E50D0" w:rsidRPr="001E50D0" w:rsidRDefault="001E50D0" w:rsidP="001E50D0">
      <w:pPr>
        <w:pStyle w:val="EndNoteBibliography"/>
        <w:ind w:left="720" w:hanging="720"/>
      </w:pPr>
      <w:r w:rsidRPr="001E50D0">
        <w:t>13.</w:t>
      </w:r>
      <w:r w:rsidRPr="001E50D0">
        <w:tab/>
        <w:t xml:space="preserve">Afreen, B., K.A. Khan, and A. Riaz, </w:t>
      </w:r>
      <w:r w:rsidRPr="001E50D0">
        <w:rPr>
          <w:i/>
        </w:rPr>
        <w:t>Adrenal insufficiency in Pakistani HIV infected patients.</w:t>
      </w:r>
      <w:r w:rsidRPr="001E50D0">
        <w:t xml:space="preserve"> Journal of Ayub Medical College Abbottabad, 2017. </w:t>
      </w:r>
      <w:r w:rsidRPr="001E50D0">
        <w:rPr>
          <w:b/>
        </w:rPr>
        <w:t>29</w:t>
      </w:r>
      <w:r w:rsidRPr="001E50D0">
        <w:t>(3): p. 428–431.</w:t>
      </w:r>
    </w:p>
    <w:p w14:paraId="7ED7C04A" w14:textId="77777777" w:rsidR="001E50D0" w:rsidRPr="001E50D0" w:rsidRDefault="001E50D0" w:rsidP="001E50D0">
      <w:pPr>
        <w:pStyle w:val="EndNoteBibliography"/>
        <w:ind w:left="720" w:hanging="720"/>
      </w:pPr>
      <w:r w:rsidRPr="001E50D0">
        <w:t>14.</w:t>
      </w:r>
      <w:r w:rsidRPr="001E50D0">
        <w:tab/>
        <w:t xml:space="preserve">Odeniyi, I., et al., </w:t>
      </w:r>
      <w:r w:rsidRPr="001E50D0">
        <w:rPr>
          <w:i/>
        </w:rPr>
        <w:t>Adrenocortical function in Nigerians with human immunodeficiency virus infection.</w:t>
      </w:r>
      <w:r w:rsidRPr="001E50D0">
        <w:t xml:space="preserve"> Ghana Medical Journal, 2013. </w:t>
      </w:r>
      <w:r w:rsidRPr="001E50D0">
        <w:rPr>
          <w:b/>
        </w:rPr>
        <w:t>47</w:t>
      </w:r>
      <w:r w:rsidRPr="001E50D0">
        <w:t>(4): p. 171.</w:t>
      </w:r>
    </w:p>
    <w:p w14:paraId="70836131" w14:textId="77777777" w:rsidR="001E50D0" w:rsidRPr="001E50D0" w:rsidRDefault="001E50D0" w:rsidP="001E50D0">
      <w:pPr>
        <w:pStyle w:val="EndNoteBibliography"/>
        <w:ind w:left="720" w:hanging="720"/>
      </w:pPr>
      <w:r w:rsidRPr="001E50D0">
        <w:t>15.</w:t>
      </w:r>
      <w:r w:rsidRPr="001E50D0">
        <w:tab/>
        <w:t xml:space="preserve">Sharma, N., et al., </w:t>
      </w:r>
      <w:r w:rsidRPr="001E50D0">
        <w:rPr>
          <w:i/>
        </w:rPr>
        <w:t>Presence, patterns &amp; predictors of hypocortisolism in patients with HIV infection in India.</w:t>
      </w:r>
      <w:r w:rsidRPr="001E50D0">
        <w:t xml:space="preserve"> Indian Journal of Medical Research, 2018. </w:t>
      </w:r>
      <w:r w:rsidRPr="001E50D0">
        <w:rPr>
          <w:b/>
        </w:rPr>
        <w:t>147</w:t>
      </w:r>
      <w:r w:rsidRPr="001E50D0">
        <w:t>(2): p. 142–150.</w:t>
      </w:r>
    </w:p>
    <w:p w14:paraId="5206D182" w14:textId="77777777" w:rsidR="001E50D0" w:rsidRPr="001E50D0" w:rsidRDefault="001E50D0" w:rsidP="001E50D0">
      <w:pPr>
        <w:pStyle w:val="EndNoteBibliography"/>
        <w:ind w:left="720" w:hanging="720"/>
      </w:pPr>
      <w:r w:rsidRPr="001E50D0">
        <w:t>16.</w:t>
      </w:r>
      <w:r w:rsidRPr="001E50D0">
        <w:tab/>
        <w:t xml:space="preserve">Bergthorsdottir, R., et al., </w:t>
      </w:r>
      <w:r w:rsidRPr="001E50D0">
        <w:rPr>
          <w:i/>
        </w:rPr>
        <w:t>Premature mortality in patients with Addison’s disease: a population-based study.</w:t>
      </w:r>
      <w:r w:rsidRPr="001E50D0">
        <w:t xml:space="preserve"> The Journal of Clinical Endocrinology &amp; Metabolism, 2006. </w:t>
      </w:r>
      <w:r w:rsidRPr="001E50D0">
        <w:rPr>
          <w:b/>
        </w:rPr>
        <w:t>91</w:t>
      </w:r>
      <w:r w:rsidRPr="001E50D0">
        <w:t>(12): p. 4849–4853.</w:t>
      </w:r>
    </w:p>
    <w:p w14:paraId="567FAD8E" w14:textId="77777777" w:rsidR="001E50D0" w:rsidRPr="001E50D0" w:rsidRDefault="001E50D0" w:rsidP="001E50D0">
      <w:pPr>
        <w:pStyle w:val="EndNoteBibliography"/>
        <w:ind w:left="720" w:hanging="720"/>
      </w:pPr>
      <w:r w:rsidRPr="001E50D0">
        <w:t>17.</w:t>
      </w:r>
      <w:r w:rsidRPr="001E50D0">
        <w:tab/>
        <w:t xml:space="preserve">Johannsson, G., et al., </w:t>
      </w:r>
      <w:r w:rsidRPr="001E50D0">
        <w:rPr>
          <w:i/>
        </w:rPr>
        <w:t>Adrenal insufficiency: review of clinical outcomes with current glucocorticoid replacement therapy.</w:t>
      </w:r>
      <w:r w:rsidRPr="001E50D0">
        <w:t xml:space="preserve"> Clinical endocrinology, 2015. </w:t>
      </w:r>
      <w:r w:rsidRPr="001E50D0">
        <w:rPr>
          <w:b/>
        </w:rPr>
        <w:t>82</w:t>
      </w:r>
      <w:r w:rsidRPr="001E50D0">
        <w:t>(1): p. 2–11.</w:t>
      </w:r>
    </w:p>
    <w:p w14:paraId="46E83EB3" w14:textId="77777777" w:rsidR="001E50D0" w:rsidRPr="001E50D0" w:rsidRDefault="001E50D0" w:rsidP="001E50D0">
      <w:pPr>
        <w:pStyle w:val="EndNoteBibliography"/>
        <w:ind w:left="720" w:hanging="720"/>
      </w:pPr>
      <w:r w:rsidRPr="001E50D0">
        <w:t>18.</w:t>
      </w:r>
      <w:r w:rsidRPr="001E50D0">
        <w:tab/>
        <w:t xml:space="preserve">Tchouakak, A., </w:t>
      </w:r>
      <w:r w:rsidRPr="001E50D0">
        <w:rPr>
          <w:i/>
        </w:rPr>
        <w:t>HIV progress raises life expectancy in Africa–UN.</w:t>
      </w:r>
      <w:r w:rsidRPr="001E50D0">
        <w:t xml:space="preserve"> SciDev. net-Health, 2024.</w:t>
      </w:r>
    </w:p>
    <w:p w14:paraId="75A0472F" w14:textId="77777777" w:rsidR="001E50D0" w:rsidRPr="001E50D0" w:rsidRDefault="001E50D0" w:rsidP="001E50D0">
      <w:pPr>
        <w:pStyle w:val="EndNoteBibliography"/>
        <w:ind w:left="720" w:hanging="720"/>
      </w:pPr>
      <w:r w:rsidRPr="001E50D0">
        <w:t>19.</w:t>
      </w:r>
      <w:r w:rsidRPr="001E50D0">
        <w:tab/>
        <w:t xml:space="preserve">Druce, I., et al., </w:t>
      </w:r>
      <w:r w:rsidRPr="001E50D0">
        <w:rPr>
          <w:i/>
        </w:rPr>
        <w:t>Routine screening for central and primary adrenal insufficiency during immune-checkpoint inhibitor therapy: an endocrinology perspective for oncologists.</w:t>
      </w:r>
      <w:r w:rsidRPr="001E50D0">
        <w:t xml:space="preserve"> Current Oncology, 2022. </w:t>
      </w:r>
      <w:r w:rsidRPr="001E50D0">
        <w:rPr>
          <w:b/>
        </w:rPr>
        <w:t>29</w:t>
      </w:r>
      <w:r w:rsidRPr="001E50D0">
        <w:t>(7): p. 4665–4677.</w:t>
      </w:r>
    </w:p>
    <w:p w14:paraId="14668668" w14:textId="77777777" w:rsidR="001E50D0" w:rsidRPr="001E50D0" w:rsidRDefault="001E50D0" w:rsidP="001E50D0">
      <w:pPr>
        <w:pStyle w:val="EndNoteBibliography"/>
        <w:ind w:left="720" w:hanging="720"/>
      </w:pPr>
      <w:r w:rsidRPr="001E50D0">
        <w:t>20.</w:t>
      </w:r>
      <w:r w:rsidRPr="001E50D0">
        <w:tab/>
        <w:t xml:space="preserve">Holst, J.P., et al., </w:t>
      </w:r>
      <w:r w:rsidRPr="001E50D0">
        <w:rPr>
          <w:i/>
        </w:rPr>
        <w:t>Use of steroid profiles in determining the cause of adrenal insufficiency.</w:t>
      </w:r>
      <w:r w:rsidRPr="001E50D0">
        <w:t xml:space="preserve"> Steroids, 2007. </w:t>
      </w:r>
      <w:r w:rsidRPr="001E50D0">
        <w:rPr>
          <w:b/>
        </w:rPr>
        <w:lastRenderedPageBreak/>
        <w:t>72</w:t>
      </w:r>
      <w:r w:rsidRPr="001E50D0">
        <w:t>(1): p. 71–84.</w:t>
      </w:r>
    </w:p>
    <w:p w14:paraId="7995C7EE" w14:textId="77777777" w:rsidR="001E50D0" w:rsidRPr="001E50D0" w:rsidRDefault="001E50D0" w:rsidP="001E50D0">
      <w:pPr>
        <w:pStyle w:val="EndNoteBibliography"/>
        <w:ind w:left="720" w:hanging="720"/>
      </w:pPr>
      <w:r w:rsidRPr="001E50D0">
        <w:t>21.</w:t>
      </w:r>
      <w:r w:rsidRPr="001E50D0">
        <w:tab/>
        <w:t xml:space="preserve">Vogeser, M., et al., </w:t>
      </w:r>
      <w:r w:rsidRPr="001E50D0">
        <w:rPr>
          <w:i/>
        </w:rPr>
        <w:t>Multicenter performance evaluation of a second generation cortisol assay.</w:t>
      </w:r>
      <w:r w:rsidRPr="001E50D0">
        <w:t xml:space="preserve"> Clinical Chemistry and Laboratory Medicine (CCLM), 2017. </w:t>
      </w:r>
      <w:r w:rsidRPr="001E50D0">
        <w:rPr>
          <w:b/>
        </w:rPr>
        <w:t>55</w:t>
      </w:r>
      <w:r w:rsidRPr="001E50D0">
        <w:t>(6): p. 826–835.</w:t>
      </w:r>
    </w:p>
    <w:p w14:paraId="4676C356" w14:textId="77777777" w:rsidR="001E50D0" w:rsidRPr="001E50D0" w:rsidRDefault="001E50D0" w:rsidP="001E50D0">
      <w:pPr>
        <w:pStyle w:val="EndNoteBibliography"/>
        <w:ind w:left="720" w:hanging="720"/>
      </w:pPr>
      <w:r w:rsidRPr="001E50D0">
        <w:t>22.</w:t>
      </w:r>
      <w:r w:rsidRPr="001E50D0">
        <w:tab/>
        <w:t xml:space="preserve">Février, M., K. Dorgham, and A. Rebollo, </w:t>
      </w:r>
      <w:r w:rsidRPr="001E50D0">
        <w:rPr>
          <w:i/>
        </w:rPr>
        <w:t>CD4+ T cell depletion in human immunodeficiency virus (HIV) infection: role of apoptosis.</w:t>
      </w:r>
      <w:r w:rsidRPr="001E50D0">
        <w:t xml:space="preserve"> Viruses, 2011. </w:t>
      </w:r>
      <w:r w:rsidRPr="001E50D0">
        <w:rPr>
          <w:b/>
        </w:rPr>
        <w:t>3</w:t>
      </w:r>
      <w:r w:rsidRPr="001E50D0">
        <w:t>(5): p. 586.</w:t>
      </w:r>
    </w:p>
    <w:p w14:paraId="447F91DC" w14:textId="77777777" w:rsidR="001E50D0" w:rsidRPr="001E50D0" w:rsidRDefault="001E50D0" w:rsidP="001E50D0">
      <w:pPr>
        <w:pStyle w:val="EndNoteBibliography"/>
        <w:ind w:left="720" w:hanging="720"/>
      </w:pPr>
      <w:r w:rsidRPr="001E50D0">
        <w:t>23.</w:t>
      </w:r>
      <w:r w:rsidRPr="001E50D0">
        <w:tab/>
        <w:t xml:space="preserve">Membreno, L., et al., </w:t>
      </w:r>
      <w:r w:rsidRPr="001E50D0">
        <w:rPr>
          <w:i/>
        </w:rPr>
        <w:t>Adrenocortical function in acquired immunodeficiency syndrome.</w:t>
      </w:r>
      <w:r w:rsidRPr="001E50D0">
        <w:t xml:space="preserve"> The Journal of Clinical Endocrinology &amp; Metabolism, 1987. </w:t>
      </w:r>
      <w:r w:rsidRPr="001E50D0">
        <w:rPr>
          <w:b/>
        </w:rPr>
        <w:t>65</w:t>
      </w:r>
      <w:r w:rsidRPr="001E50D0">
        <w:t>(3): p. 482–487.</w:t>
      </w:r>
    </w:p>
    <w:p w14:paraId="218F10DB" w14:textId="77777777" w:rsidR="001E50D0" w:rsidRPr="001E50D0" w:rsidRDefault="001E50D0" w:rsidP="001E50D0">
      <w:pPr>
        <w:pStyle w:val="EndNoteBibliography"/>
        <w:ind w:left="720" w:hanging="720"/>
      </w:pPr>
      <w:r w:rsidRPr="001E50D0">
        <w:t>24.</w:t>
      </w:r>
      <w:r w:rsidRPr="001E50D0">
        <w:tab/>
        <w:t xml:space="preserve">Prasanthai, V., et al., </w:t>
      </w:r>
      <w:r w:rsidRPr="001E50D0">
        <w:rPr>
          <w:i/>
        </w:rPr>
        <w:t>Prevalence of adrenal insufficiency in critically ill patients with AIDS.</w:t>
      </w:r>
      <w:r w:rsidRPr="001E50D0">
        <w:t xml:space="preserve"> JOURNAL-MEDICAL ASSOCIATION OF THAILAND, 2007. </w:t>
      </w:r>
      <w:r w:rsidRPr="001E50D0">
        <w:rPr>
          <w:b/>
        </w:rPr>
        <w:t>90</w:t>
      </w:r>
      <w:r w:rsidRPr="001E50D0">
        <w:t>(9): p. 1768.</w:t>
      </w:r>
    </w:p>
    <w:p w14:paraId="27FFA356" w14:textId="77777777" w:rsidR="001E50D0" w:rsidRPr="001E50D0" w:rsidRDefault="001E50D0" w:rsidP="001E50D0">
      <w:pPr>
        <w:pStyle w:val="EndNoteBibliography"/>
        <w:ind w:left="720" w:hanging="720"/>
      </w:pPr>
      <w:r w:rsidRPr="001E50D0">
        <w:t>25.</w:t>
      </w:r>
      <w:r w:rsidRPr="001E50D0">
        <w:tab/>
        <w:t xml:space="preserve">Bhatia, E., </w:t>
      </w:r>
      <w:r w:rsidRPr="001E50D0">
        <w:rPr>
          <w:i/>
        </w:rPr>
        <w:t>Adrenal disorders in people with HIV: The highs and lows.</w:t>
      </w:r>
      <w:r w:rsidRPr="001E50D0">
        <w:t xml:space="preserve"> Indian Journal of Medical Research, 2018. </w:t>
      </w:r>
      <w:r w:rsidRPr="001E50D0">
        <w:rPr>
          <w:b/>
        </w:rPr>
        <w:t>147</w:t>
      </w:r>
      <w:r w:rsidRPr="001E50D0">
        <w:t>(2): p. 125–127.</w:t>
      </w:r>
    </w:p>
    <w:p w14:paraId="411E83E9" w14:textId="77777777" w:rsidR="001E50D0" w:rsidRPr="001E50D0" w:rsidRDefault="001E50D0" w:rsidP="001E50D0">
      <w:pPr>
        <w:pStyle w:val="EndNoteBibliography"/>
        <w:ind w:left="720" w:hanging="720"/>
      </w:pPr>
      <w:r w:rsidRPr="001E50D0">
        <w:t>26.</w:t>
      </w:r>
      <w:r w:rsidRPr="001E50D0">
        <w:tab/>
        <w:t xml:space="preserve">Hassan, A., et al., </w:t>
      </w:r>
      <w:r w:rsidRPr="001E50D0">
        <w:rPr>
          <w:i/>
        </w:rPr>
        <w:t>Prevalence of Adrenocortical Insufficiency in Treatment-Naïve HIV Patients in Maiduguri: A Cross-Sectional Study.</w:t>
      </w:r>
      <w:r w:rsidRPr="001E50D0">
        <w:t xml:space="preserve"> Sch J Med Case Rep, 2025. </w:t>
      </w:r>
      <w:r w:rsidRPr="001E50D0">
        <w:rPr>
          <w:b/>
        </w:rPr>
        <w:t>8</w:t>
      </w:r>
      <w:r w:rsidRPr="001E50D0">
        <w:t>: p. 1914–1919.</w:t>
      </w:r>
    </w:p>
    <w:p w14:paraId="09A4D437" w14:textId="77777777" w:rsidR="001E50D0" w:rsidRPr="001E50D0" w:rsidRDefault="001E50D0" w:rsidP="001E50D0">
      <w:pPr>
        <w:pStyle w:val="EndNoteBibliography"/>
        <w:ind w:left="720" w:hanging="720"/>
      </w:pPr>
      <w:r w:rsidRPr="001E50D0">
        <w:t>27.</w:t>
      </w:r>
      <w:r w:rsidRPr="001E50D0">
        <w:tab/>
        <w:t xml:space="preserve">Ahmed, S.I., et al., </w:t>
      </w:r>
      <w:r w:rsidRPr="001E50D0">
        <w:rPr>
          <w:i/>
        </w:rPr>
        <w:t>Attitudes and barriers towards HIV screening: A qualitative study of people living with HIV/AIDS (PLWHA) in Malaysia.</w:t>
      </w:r>
      <w:r w:rsidRPr="001E50D0">
        <w:t xml:space="preserve"> Journal of Infection Prevention, 2017. </w:t>
      </w:r>
      <w:r w:rsidRPr="001E50D0">
        <w:rPr>
          <w:b/>
        </w:rPr>
        <w:t>18</w:t>
      </w:r>
      <w:r w:rsidRPr="001E50D0">
        <w:t>(5): p. 242–247.</w:t>
      </w:r>
    </w:p>
    <w:p w14:paraId="7D8DCE3D" w14:textId="77777777" w:rsidR="001E50D0" w:rsidRPr="001E50D0" w:rsidRDefault="001E50D0" w:rsidP="001E50D0">
      <w:pPr>
        <w:pStyle w:val="EndNoteBibliography"/>
        <w:ind w:left="720" w:hanging="720"/>
      </w:pPr>
      <w:r w:rsidRPr="001E50D0">
        <w:t>28.</w:t>
      </w:r>
      <w:r w:rsidRPr="001E50D0">
        <w:tab/>
        <w:t xml:space="preserve">Peralta, L., et al., </w:t>
      </w:r>
      <w:r w:rsidRPr="001E50D0">
        <w:rPr>
          <w:i/>
        </w:rPr>
        <w:t>Barriers and facilitators to adolescent HIV testing.</w:t>
      </w:r>
      <w:r w:rsidRPr="001E50D0">
        <w:t xml:space="preserve"> AIDS patient care and STDs, 2007. </w:t>
      </w:r>
      <w:r w:rsidRPr="001E50D0">
        <w:rPr>
          <w:b/>
        </w:rPr>
        <w:t>21</w:t>
      </w:r>
      <w:r w:rsidRPr="001E50D0">
        <w:t>(6): p. 400–408.</w:t>
      </w:r>
    </w:p>
    <w:p w14:paraId="32D2C6FD" w14:textId="77777777" w:rsidR="001E50D0" w:rsidRPr="001E50D0" w:rsidRDefault="001E50D0" w:rsidP="001E50D0">
      <w:pPr>
        <w:pStyle w:val="EndNoteBibliography"/>
        <w:ind w:left="720" w:hanging="720"/>
      </w:pPr>
      <w:r w:rsidRPr="001E50D0">
        <w:t>29.</w:t>
      </w:r>
      <w:r w:rsidRPr="001E50D0">
        <w:tab/>
        <w:t xml:space="preserve">Katirayi, L., et al., </w:t>
      </w:r>
      <w:r w:rsidRPr="001E50D0">
        <w:rPr>
          <w:i/>
        </w:rPr>
        <w:t>Understanding gender differences of people with HIV newly diagnosed or returning to care with advanced HIV disease in Malawi: a qualitative study.</w:t>
      </w:r>
      <w:r w:rsidRPr="001E50D0">
        <w:t xml:space="preserve"> BMC Public Health, 2023. </w:t>
      </w:r>
      <w:r w:rsidRPr="001E50D0">
        <w:rPr>
          <w:b/>
        </w:rPr>
        <w:t>23</w:t>
      </w:r>
      <w:r w:rsidRPr="001E50D0">
        <w:t>.</w:t>
      </w:r>
    </w:p>
    <w:p w14:paraId="30F4CEAF" w14:textId="77777777" w:rsidR="001E50D0" w:rsidRPr="001E50D0" w:rsidRDefault="001E50D0" w:rsidP="001E50D0">
      <w:pPr>
        <w:pStyle w:val="EndNoteBibliography"/>
        <w:ind w:left="720" w:hanging="720"/>
      </w:pPr>
      <w:r w:rsidRPr="001E50D0">
        <w:t>30.</w:t>
      </w:r>
      <w:r w:rsidRPr="001E50D0">
        <w:tab/>
        <w:t xml:space="preserve">Redd, A.D., et al., </w:t>
      </w:r>
      <w:r w:rsidRPr="001E50D0">
        <w:rPr>
          <w:i/>
        </w:rPr>
        <w:t>The rates of HIV superinfection and primary HIV incidence in a general population in Rakai, Uganda.</w:t>
      </w:r>
      <w:r w:rsidRPr="001E50D0">
        <w:t xml:space="preserve"> The Journal of infectious diseases, 2012. </w:t>
      </w:r>
      <w:r w:rsidRPr="001E50D0">
        <w:rPr>
          <w:b/>
        </w:rPr>
        <w:t>206</w:t>
      </w:r>
      <w:r w:rsidRPr="001E50D0">
        <w:t>(2): p. 267–274.</w:t>
      </w:r>
    </w:p>
    <w:p w14:paraId="22444681" w14:textId="77777777" w:rsidR="001E50D0" w:rsidRPr="001E50D0" w:rsidRDefault="001E50D0" w:rsidP="001E50D0">
      <w:pPr>
        <w:pStyle w:val="EndNoteBibliography"/>
        <w:ind w:left="720" w:hanging="720"/>
      </w:pPr>
      <w:r w:rsidRPr="001E50D0">
        <w:t>31.</w:t>
      </w:r>
      <w:r w:rsidRPr="001E50D0">
        <w:tab/>
        <w:t xml:space="preserve">Zaloga, G.P. and P. Marik, </w:t>
      </w:r>
      <w:r w:rsidRPr="001E50D0">
        <w:rPr>
          <w:i/>
        </w:rPr>
        <w:t>Hypothalamic-pituitary-adrenal insufficiency.</w:t>
      </w:r>
      <w:r w:rsidRPr="001E50D0">
        <w:t xml:space="preserve"> Critical care clinics, 2001. </w:t>
      </w:r>
      <w:r w:rsidRPr="001E50D0">
        <w:rPr>
          <w:b/>
        </w:rPr>
        <w:t>17</w:t>
      </w:r>
      <w:r w:rsidRPr="001E50D0">
        <w:t>(1): p. 25–41.</w:t>
      </w:r>
    </w:p>
    <w:p w14:paraId="097EDD3C" w14:textId="77777777" w:rsidR="001E50D0" w:rsidRPr="001E50D0" w:rsidRDefault="001E50D0" w:rsidP="001E50D0">
      <w:pPr>
        <w:pStyle w:val="EndNoteBibliography"/>
        <w:ind w:left="720" w:hanging="720"/>
      </w:pPr>
      <w:r w:rsidRPr="001E50D0">
        <w:t>32.</w:t>
      </w:r>
      <w:r w:rsidRPr="001E50D0">
        <w:tab/>
        <w:t xml:space="preserve">Elansary, E. and J. Earis, </w:t>
      </w:r>
      <w:r w:rsidRPr="001E50D0">
        <w:rPr>
          <w:i/>
        </w:rPr>
        <w:t>Rifampicin and adrenal crisis.</w:t>
      </w:r>
      <w:r w:rsidRPr="001E50D0">
        <w:t xml:space="preserve"> British Medical Journal (Clinical research ed.), 1983. </w:t>
      </w:r>
      <w:r w:rsidRPr="001E50D0">
        <w:rPr>
          <w:b/>
        </w:rPr>
        <w:t>286</w:t>
      </w:r>
      <w:r w:rsidRPr="001E50D0">
        <w:t>(6381): p. 1861.</w:t>
      </w:r>
    </w:p>
    <w:p w14:paraId="14997606" w14:textId="77777777" w:rsidR="001E50D0" w:rsidRPr="001E50D0" w:rsidRDefault="001E50D0" w:rsidP="001E50D0">
      <w:pPr>
        <w:pStyle w:val="EndNoteBibliography"/>
        <w:ind w:left="720" w:hanging="720"/>
      </w:pPr>
      <w:r w:rsidRPr="001E50D0">
        <w:t>33.</w:t>
      </w:r>
      <w:r w:rsidRPr="001E50D0">
        <w:tab/>
        <w:t xml:space="preserve">Ito, M., et al., </w:t>
      </w:r>
      <w:r w:rsidRPr="001E50D0">
        <w:rPr>
          <w:i/>
        </w:rPr>
        <w:t>Disseminated cryptococcosis with adrenal insufficiency and meningitis in an immunocompetent individual.</w:t>
      </w:r>
      <w:r w:rsidRPr="001E50D0">
        <w:t xml:space="preserve"> Internal Medicine, 2017. </w:t>
      </w:r>
      <w:r w:rsidRPr="001E50D0">
        <w:rPr>
          <w:b/>
        </w:rPr>
        <w:t>56</w:t>
      </w:r>
      <w:r w:rsidRPr="001E50D0">
        <w:t>(10): p. 1259–1264.</w:t>
      </w:r>
    </w:p>
    <w:p w14:paraId="794AF877" w14:textId="77777777" w:rsidR="001E50D0" w:rsidRPr="001E50D0" w:rsidRDefault="001E50D0" w:rsidP="001E50D0">
      <w:pPr>
        <w:pStyle w:val="EndNoteBibliography"/>
        <w:ind w:left="720" w:hanging="720"/>
      </w:pPr>
      <w:r w:rsidRPr="001E50D0">
        <w:t>34.</w:t>
      </w:r>
      <w:r w:rsidRPr="001E50D0">
        <w:tab/>
        <w:t xml:space="preserve">Paolo Jr, W.F. and J.D. Nosanchuk, </w:t>
      </w:r>
      <w:r w:rsidRPr="001E50D0">
        <w:rPr>
          <w:i/>
        </w:rPr>
        <w:t>Adrenal infections.</w:t>
      </w:r>
      <w:r w:rsidRPr="001E50D0">
        <w:t xml:space="preserve"> International journal of infectious diseases, 2006. </w:t>
      </w:r>
      <w:r w:rsidRPr="001E50D0">
        <w:rPr>
          <w:b/>
        </w:rPr>
        <w:t>10</w:t>
      </w:r>
      <w:r w:rsidRPr="001E50D0">
        <w:t>(5): p. 343–353.</w:t>
      </w:r>
    </w:p>
    <w:p w14:paraId="18798C6E" w14:textId="77777777" w:rsidR="001E50D0" w:rsidRPr="001E50D0" w:rsidRDefault="001E50D0" w:rsidP="001E50D0">
      <w:pPr>
        <w:pStyle w:val="EndNoteBibliography"/>
        <w:ind w:left="720" w:hanging="720"/>
      </w:pPr>
      <w:r w:rsidRPr="001E50D0">
        <w:t>35.</w:t>
      </w:r>
      <w:r w:rsidRPr="001E50D0">
        <w:tab/>
        <w:t xml:space="preserve">Pont, A., et al., </w:t>
      </w:r>
      <w:r w:rsidRPr="001E50D0">
        <w:rPr>
          <w:i/>
        </w:rPr>
        <w:t>Ketoconazole blocks adrenal steroid synthesis.</w:t>
      </w:r>
      <w:r w:rsidRPr="001E50D0">
        <w:t xml:space="preserve"> Annals of internal medicine, 1982. </w:t>
      </w:r>
      <w:r w:rsidRPr="001E50D0">
        <w:rPr>
          <w:b/>
        </w:rPr>
        <w:t>97</w:t>
      </w:r>
      <w:r w:rsidRPr="001E50D0">
        <w:t>(3): p. 370–372.</w:t>
      </w:r>
    </w:p>
    <w:p w14:paraId="33B5BFC1" w14:textId="77777777" w:rsidR="001E50D0" w:rsidRPr="001E50D0" w:rsidRDefault="001E50D0" w:rsidP="001E50D0">
      <w:pPr>
        <w:pStyle w:val="EndNoteBibliography"/>
        <w:ind w:left="720" w:hanging="720"/>
      </w:pPr>
      <w:r w:rsidRPr="001E50D0">
        <w:t>36.</w:t>
      </w:r>
      <w:r w:rsidRPr="001E50D0">
        <w:tab/>
        <w:t xml:space="preserve">Oelkers, W., </w:t>
      </w:r>
      <w:r w:rsidRPr="001E50D0">
        <w:rPr>
          <w:i/>
        </w:rPr>
        <w:t>Adrenal insufficiency.</w:t>
      </w:r>
      <w:r w:rsidRPr="001E50D0">
        <w:t xml:space="preserve"> N Engl J Med, 1996. </w:t>
      </w:r>
      <w:r w:rsidRPr="001E50D0">
        <w:rPr>
          <w:b/>
        </w:rPr>
        <w:t>335</w:t>
      </w:r>
      <w:r w:rsidRPr="001E50D0">
        <w:t>(16): p. 1206–12.</w:t>
      </w:r>
    </w:p>
    <w:p w14:paraId="73B3FCEF" w14:textId="77777777" w:rsidR="001E50D0" w:rsidRPr="001E50D0" w:rsidRDefault="001E50D0" w:rsidP="001E50D0">
      <w:pPr>
        <w:pStyle w:val="EndNoteBibliography"/>
        <w:ind w:left="720" w:hanging="720"/>
      </w:pPr>
      <w:r w:rsidRPr="001E50D0">
        <w:t>37.</w:t>
      </w:r>
      <w:r w:rsidRPr="001E50D0">
        <w:tab/>
        <w:t xml:space="preserve">Alexandraki, K.I. and A. Grossman, </w:t>
      </w:r>
      <w:r w:rsidRPr="001E50D0">
        <w:rPr>
          <w:i/>
        </w:rPr>
        <w:t>Diagnosis and management of adrenal insufficiency.</w:t>
      </w:r>
      <w:r w:rsidRPr="001E50D0">
        <w:t xml:space="preserve"> Endotext [Internet], 2018.</w:t>
      </w:r>
    </w:p>
    <w:p w14:paraId="23A3A4A3" w14:textId="77777777" w:rsidR="001E50D0" w:rsidRPr="001E50D0" w:rsidRDefault="001E50D0" w:rsidP="001E50D0">
      <w:pPr>
        <w:pStyle w:val="EndNoteBibliography"/>
        <w:ind w:left="720" w:hanging="720"/>
      </w:pPr>
      <w:r w:rsidRPr="001E50D0">
        <w:t>38.</w:t>
      </w:r>
      <w:r w:rsidRPr="001E50D0">
        <w:tab/>
        <w:t xml:space="preserve">Rushworth, R.L. and D.J. Torpy, </w:t>
      </w:r>
      <w:r w:rsidRPr="001E50D0">
        <w:rPr>
          <w:i/>
        </w:rPr>
        <w:t>A descriptive study of adrenal crises in adults with adrenal insufficiency: increased risk with age and in those with bacterial infections.</w:t>
      </w:r>
      <w:r w:rsidRPr="001E50D0">
        <w:t xml:space="preserve"> BMC endocrine disorders, 2014. </w:t>
      </w:r>
      <w:r w:rsidRPr="001E50D0">
        <w:rPr>
          <w:b/>
        </w:rPr>
        <w:t>14</w:t>
      </w:r>
      <w:r w:rsidRPr="001E50D0">
        <w:t>(1): p. 79.</w:t>
      </w:r>
    </w:p>
    <w:p w14:paraId="19B867DE" w14:textId="77777777" w:rsidR="001E50D0" w:rsidRPr="001E50D0" w:rsidRDefault="001E50D0" w:rsidP="001E50D0">
      <w:pPr>
        <w:pStyle w:val="EndNoteBibliography"/>
        <w:ind w:left="720" w:hanging="720"/>
      </w:pPr>
      <w:r w:rsidRPr="001E50D0">
        <w:t>39.</w:t>
      </w:r>
      <w:r w:rsidRPr="001E50D0">
        <w:tab/>
        <w:t xml:space="preserve">Lousada, L.M., B.B. Mendonca, and T.A. Bachega, </w:t>
      </w:r>
      <w:r w:rsidRPr="001E50D0">
        <w:rPr>
          <w:i/>
        </w:rPr>
        <w:t>Adrenal crisis and mortality rate in adrenal insufficiency and congenital adrenal hyperplasia.</w:t>
      </w:r>
      <w:r w:rsidRPr="001E50D0">
        <w:t xml:space="preserve"> Archives of Endocrinology and Metabolism, 2021. </w:t>
      </w:r>
      <w:r w:rsidRPr="001E50D0">
        <w:rPr>
          <w:b/>
        </w:rPr>
        <w:t>65</w:t>
      </w:r>
      <w:r w:rsidRPr="001E50D0">
        <w:t>(4): p. 488–494.</w:t>
      </w:r>
    </w:p>
    <w:p w14:paraId="433B4EF4" w14:textId="77777777" w:rsidR="001E50D0" w:rsidRPr="001E50D0" w:rsidRDefault="001E50D0" w:rsidP="001E50D0">
      <w:pPr>
        <w:pStyle w:val="EndNoteBibliography"/>
        <w:ind w:left="720" w:hanging="720"/>
      </w:pPr>
      <w:r w:rsidRPr="001E50D0">
        <w:t>40.</w:t>
      </w:r>
      <w:r w:rsidRPr="001E50D0">
        <w:tab/>
        <w:t xml:space="preserve">Hariram, T., K. Naidoo, and S. Ramji, </w:t>
      </w:r>
      <w:r w:rsidRPr="001E50D0">
        <w:rPr>
          <w:i/>
        </w:rPr>
        <w:t>Hypernatraemic dehydration in infants with acute gastroenteritis at King Edward VIII Hospital, Durban, South Africa.</w:t>
      </w:r>
      <w:r w:rsidRPr="001E50D0">
        <w:t xml:space="preserve"> South African Journal of Child Health, 2018. </w:t>
      </w:r>
      <w:r w:rsidRPr="001E50D0">
        <w:rPr>
          <w:b/>
        </w:rPr>
        <w:t>12</w:t>
      </w:r>
      <w:r w:rsidRPr="001E50D0">
        <w:t>(1): p. 10–14.</w:t>
      </w:r>
    </w:p>
    <w:p w14:paraId="1650FC38" w14:textId="77777777" w:rsidR="001E50D0" w:rsidRPr="001E50D0" w:rsidRDefault="001E50D0" w:rsidP="001E50D0">
      <w:pPr>
        <w:pStyle w:val="EndNoteBibliography"/>
        <w:ind w:left="720" w:hanging="720"/>
      </w:pPr>
      <w:r w:rsidRPr="001E50D0">
        <w:t>41.</w:t>
      </w:r>
      <w:r w:rsidRPr="001E50D0">
        <w:tab/>
        <w:t xml:space="preserve">Donegan, D. and I. Bancos. </w:t>
      </w:r>
      <w:r w:rsidRPr="001E50D0">
        <w:rPr>
          <w:i/>
        </w:rPr>
        <w:t>Opioid-induced adrenal insufficiency</w:t>
      </w:r>
      <w:r w:rsidRPr="001E50D0">
        <w:t xml:space="preserve">. in </w:t>
      </w:r>
      <w:r w:rsidRPr="001E50D0">
        <w:rPr>
          <w:i/>
        </w:rPr>
        <w:t>Mayo Clinic Proceedings</w:t>
      </w:r>
      <w:r w:rsidRPr="001E50D0">
        <w:t>. 2018. Elsevier.</w:t>
      </w:r>
    </w:p>
    <w:p w14:paraId="6DADDBEC" w14:textId="77777777" w:rsidR="001E50D0" w:rsidRPr="001E50D0" w:rsidRDefault="001E50D0" w:rsidP="001E50D0">
      <w:pPr>
        <w:pStyle w:val="EndNoteBibliography"/>
        <w:ind w:left="720" w:hanging="720"/>
      </w:pPr>
      <w:r w:rsidRPr="001E50D0">
        <w:t>42.</w:t>
      </w:r>
      <w:r w:rsidRPr="001E50D0">
        <w:tab/>
        <w:t xml:space="preserve">Rajasingham, R., et al., </w:t>
      </w:r>
      <w:r w:rsidRPr="001E50D0">
        <w:rPr>
          <w:i/>
        </w:rPr>
        <w:t>Global burden of disease of HIV-associated cryptococcal meningitis: an updated analysis.</w:t>
      </w:r>
      <w:r w:rsidRPr="001E50D0">
        <w:t xml:space="preserve"> The Lancet infectious diseases, 2017. </w:t>
      </w:r>
      <w:r w:rsidRPr="001E50D0">
        <w:rPr>
          <w:b/>
        </w:rPr>
        <w:t>17</w:t>
      </w:r>
      <w:r w:rsidRPr="001E50D0">
        <w:t>(8): p. 873–881.</w:t>
      </w:r>
    </w:p>
    <w:p w14:paraId="177149C7" w14:textId="77777777" w:rsidR="001E50D0" w:rsidRPr="001E50D0" w:rsidRDefault="001E50D0" w:rsidP="001E50D0">
      <w:pPr>
        <w:pStyle w:val="EndNoteBibliography"/>
        <w:ind w:left="720" w:hanging="720"/>
      </w:pPr>
      <w:r w:rsidRPr="001E50D0">
        <w:t>43.</w:t>
      </w:r>
      <w:r w:rsidRPr="001E50D0">
        <w:tab/>
        <w:t xml:space="preserve">Chaka, W., et al., </w:t>
      </w:r>
      <w:r w:rsidRPr="001E50D0">
        <w:rPr>
          <w:i/>
        </w:rPr>
        <w:t>Presentation and outcome of suspected sepsis in a high-HIV burden, high antiretroviral coverage setting.</w:t>
      </w:r>
      <w:r w:rsidRPr="001E50D0">
        <w:t xml:space="preserve"> International Journal of Infectious Diseases, 2020. </w:t>
      </w:r>
      <w:r w:rsidRPr="001E50D0">
        <w:rPr>
          <w:b/>
        </w:rPr>
        <w:t>96</w:t>
      </w:r>
      <w:r w:rsidRPr="001E50D0">
        <w:t>: p. 276–283.</w:t>
      </w:r>
    </w:p>
    <w:p w14:paraId="2B2BCD39" w14:textId="77777777" w:rsidR="001E50D0" w:rsidRPr="001E50D0" w:rsidRDefault="001E50D0" w:rsidP="001E50D0">
      <w:pPr>
        <w:pStyle w:val="EndNoteBibliography"/>
        <w:ind w:left="720" w:hanging="720"/>
      </w:pPr>
      <w:r w:rsidRPr="001E50D0">
        <w:t>44.</w:t>
      </w:r>
      <w:r w:rsidRPr="001E50D0">
        <w:tab/>
        <w:t xml:space="preserve">Van den Berghe, G., </w:t>
      </w:r>
      <w:r w:rsidRPr="001E50D0">
        <w:rPr>
          <w:i/>
        </w:rPr>
        <w:t>Adrenal function/dysfunction in critically ill patients: a concise narrative review of recent novel insights.</w:t>
      </w:r>
      <w:r w:rsidRPr="001E50D0">
        <w:t xml:space="preserve"> Journal of anesthesia, 2021. </w:t>
      </w:r>
      <w:r w:rsidRPr="001E50D0">
        <w:rPr>
          <w:b/>
        </w:rPr>
        <w:t>35</w:t>
      </w:r>
      <w:r w:rsidRPr="001E50D0">
        <w:t>(6): p. 903–910.</w:t>
      </w:r>
    </w:p>
    <w:p w14:paraId="583B6404" w14:textId="77777777" w:rsidR="001E50D0" w:rsidRPr="001E50D0" w:rsidRDefault="001E50D0" w:rsidP="001E50D0">
      <w:pPr>
        <w:pStyle w:val="EndNoteBibliography"/>
        <w:ind w:left="720" w:hanging="720"/>
      </w:pPr>
      <w:r w:rsidRPr="001E50D0">
        <w:t>45.</w:t>
      </w:r>
      <w:r w:rsidRPr="001E50D0">
        <w:tab/>
        <w:t xml:space="preserve">Christ-Crain, M., et al., </w:t>
      </w:r>
      <w:r w:rsidRPr="001E50D0">
        <w:rPr>
          <w:i/>
        </w:rPr>
        <w:t>Free and total cortisol levels as predictors of severity and outcome in community-acquired pneumonia.</w:t>
      </w:r>
      <w:r w:rsidRPr="001E50D0">
        <w:t xml:space="preserve"> American journal of respiratory and critical care medicine, 2007. </w:t>
      </w:r>
      <w:r w:rsidRPr="001E50D0">
        <w:rPr>
          <w:b/>
        </w:rPr>
        <w:t>176</w:t>
      </w:r>
      <w:r w:rsidRPr="001E50D0">
        <w:t>(9): p. 913–</w:t>
      </w:r>
      <w:r w:rsidRPr="001E50D0">
        <w:lastRenderedPageBreak/>
        <w:t>920.</w:t>
      </w:r>
    </w:p>
    <w:p w14:paraId="52F8120C" w14:textId="77777777" w:rsidR="001E50D0" w:rsidRPr="001E50D0" w:rsidRDefault="001E50D0" w:rsidP="001E50D0">
      <w:pPr>
        <w:pStyle w:val="EndNoteBibliography"/>
        <w:ind w:left="720" w:hanging="720"/>
      </w:pPr>
      <w:r w:rsidRPr="001E50D0">
        <w:t>46.</w:t>
      </w:r>
      <w:r w:rsidRPr="001E50D0">
        <w:tab/>
        <w:t xml:space="preserve">Maqbool, M., et al., </w:t>
      </w:r>
      <w:r w:rsidRPr="001E50D0">
        <w:rPr>
          <w:i/>
        </w:rPr>
        <w:t>Prevalence of occult adrenal insufficiency and the prognostic value of a short corticotropin stimulation test in patients with septic shock.</w:t>
      </w:r>
      <w:r w:rsidRPr="001E50D0">
        <w:t xml:space="preserve"> Indian Journal of Critical Care Medicine: Peer-reviewed, Official Publication of Indian Society of Critical Care Medicine, 2009. </w:t>
      </w:r>
      <w:r w:rsidRPr="001E50D0">
        <w:rPr>
          <w:b/>
        </w:rPr>
        <w:t>13</w:t>
      </w:r>
      <w:r w:rsidRPr="001E50D0">
        <w:t>(2): p. 85.</w:t>
      </w:r>
    </w:p>
    <w:p w14:paraId="559EF4BD" w14:textId="77777777" w:rsidR="001E50D0" w:rsidRPr="001E50D0" w:rsidRDefault="001E50D0" w:rsidP="001E50D0">
      <w:pPr>
        <w:pStyle w:val="EndNoteBibliography"/>
        <w:ind w:left="720" w:hanging="720"/>
      </w:pPr>
      <w:r w:rsidRPr="001E50D0">
        <w:t>47.</w:t>
      </w:r>
      <w:r w:rsidRPr="001E50D0">
        <w:tab/>
        <w:t xml:space="preserve">Ngaosuwan, K., et al., </w:t>
      </w:r>
      <w:r w:rsidRPr="001E50D0">
        <w:rPr>
          <w:i/>
        </w:rPr>
        <w:t>Increased mortality risk in patients with primary and secondary adrenal insufficiency.</w:t>
      </w:r>
      <w:r w:rsidRPr="001E50D0">
        <w:t xml:space="preserve"> The Journal of Clinical Endocrinology &amp; Metabolism, 2021. </w:t>
      </w:r>
      <w:r w:rsidRPr="001E50D0">
        <w:rPr>
          <w:b/>
        </w:rPr>
        <w:t>106</w:t>
      </w:r>
      <w:r w:rsidRPr="001E50D0">
        <w:t>(7): p. e2759–e2768.</w:t>
      </w:r>
    </w:p>
    <w:p w14:paraId="6FAE5E0E" w14:textId="11D93A51" w:rsidR="00C13071" w:rsidRDefault="00C13071" w:rsidP="00B90C3E">
      <w:pPr>
        <w:pStyle w:val="Heading1"/>
        <w:tabs>
          <w:tab w:val="left" w:pos="993"/>
        </w:tabs>
        <w:ind w:left="1134" w:right="407" w:hanging="425"/>
        <w:jc w:val="both"/>
        <w:rPr>
          <w:b w:val="0"/>
          <w:bCs w:val="0"/>
        </w:rPr>
      </w:pPr>
      <w:r>
        <w:fldChar w:fldCharType="end"/>
      </w:r>
    </w:p>
    <w:p w14:paraId="363FD646" w14:textId="33CF8377" w:rsidR="00093F64" w:rsidDel="00D16000" w:rsidRDefault="00093F64" w:rsidP="6D8D3595">
      <w:pPr>
        <w:rPr>
          <w:del w:id="16" w:author="Joseph Sempa" w:date="2026-07-25T19:21:00Z" w16du:dateUtc="2026-07-25T17:21:00Z"/>
        </w:rPr>
      </w:pPr>
    </w:p>
    <w:p w14:paraId="680DD3D9" w14:textId="35745D0D" w:rsidR="00093F64" w:rsidDel="00D16000" w:rsidRDefault="00093F64" w:rsidP="6D8D3595">
      <w:pPr>
        <w:rPr>
          <w:del w:id="17" w:author="Joseph Sempa" w:date="2026-07-25T19:21:00Z" w16du:dateUtc="2026-07-25T17:21:00Z"/>
        </w:rPr>
      </w:pPr>
    </w:p>
    <w:tbl>
      <w:tblPr>
        <w:tblW w:w="0" w:type="auto"/>
        <w:tblLook w:val="06A0" w:firstRow="1" w:lastRow="0" w:firstColumn="1" w:lastColumn="0" w:noHBand="1" w:noVBand="1"/>
      </w:tblPr>
      <w:tblGrid>
        <w:gridCol w:w="1125"/>
        <w:gridCol w:w="6480"/>
      </w:tblGrid>
      <w:tr w:rsidR="6D8D3595" w:rsidDel="00D16000" w14:paraId="4D867484" w14:textId="191B358F" w:rsidTr="6D8D3595">
        <w:trPr>
          <w:trHeight w:val="300"/>
          <w:del w:id="18" w:author="Joseph Sempa" w:date="2026-07-25T19:21:00Z" w16du:dateUtc="2026-07-25T17:21:00Z"/>
        </w:trPr>
        <w:tc>
          <w:tcPr>
            <w:tcW w:w="1125" w:type="dxa"/>
            <w:vAlign w:val="center"/>
          </w:tcPr>
          <w:p w14:paraId="004DFDFC" w14:textId="234AD76B" w:rsidR="6D8D3595" w:rsidDel="00D16000" w:rsidRDefault="6D8D3595">
            <w:pPr>
              <w:rPr>
                <w:del w:id="19" w:author="Joseph Sempa" w:date="2026-07-25T19:21:00Z" w16du:dateUtc="2026-07-25T17:21:00Z"/>
              </w:rPr>
            </w:pPr>
          </w:p>
        </w:tc>
        <w:tc>
          <w:tcPr>
            <w:tcW w:w="6480" w:type="dxa"/>
            <w:vAlign w:val="center"/>
          </w:tcPr>
          <w:p w14:paraId="4D374912" w14:textId="0936DF25" w:rsidR="6D8D3595" w:rsidDel="00D16000" w:rsidRDefault="6D8D3595">
            <w:pPr>
              <w:rPr>
                <w:del w:id="20" w:author="Joseph Sempa" w:date="2026-07-25T19:21:00Z" w16du:dateUtc="2026-07-25T17:21:00Z"/>
              </w:rPr>
            </w:pPr>
          </w:p>
        </w:tc>
      </w:tr>
      <w:tr w:rsidR="6D8D3595" w:rsidDel="00D16000" w14:paraId="0B325167" w14:textId="57B66BBB" w:rsidTr="6D8D3595">
        <w:trPr>
          <w:trHeight w:val="300"/>
          <w:del w:id="21" w:author="Joseph Sempa" w:date="2026-07-25T19:21:00Z" w16du:dateUtc="2026-07-25T17:21:00Z"/>
        </w:trPr>
        <w:tc>
          <w:tcPr>
            <w:tcW w:w="1125" w:type="dxa"/>
            <w:vAlign w:val="center"/>
          </w:tcPr>
          <w:p w14:paraId="3263DECB" w14:textId="43E25B62" w:rsidR="6D8D3595" w:rsidDel="00D16000" w:rsidRDefault="6D8D3595">
            <w:pPr>
              <w:rPr>
                <w:del w:id="22" w:author="Joseph Sempa" w:date="2026-07-25T19:21:00Z" w16du:dateUtc="2026-07-25T17:21:00Z"/>
              </w:rPr>
            </w:pPr>
          </w:p>
        </w:tc>
        <w:tc>
          <w:tcPr>
            <w:tcW w:w="6480" w:type="dxa"/>
            <w:vAlign w:val="center"/>
          </w:tcPr>
          <w:p w14:paraId="497861C3" w14:textId="5DD88D6D" w:rsidR="6D8D3595" w:rsidDel="00D16000" w:rsidRDefault="6D8D3595">
            <w:pPr>
              <w:rPr>
                <w:del w:id="23" w:author="Joseph Sempa" w:date="2026-07-25T19:21:00Z" w16du:dateUtc="2026-07-25T17:21:00Z"/>
              </w:rPr>
            </w:pPr>
          </w:p>
        </w:tc>
      </w:tr>
    </w:tbl>
    <w:p w14:paraId="372E1557" w14:textId="0C4FDCAC" w:rsidR="00093F64" w:rsidRPr="004F5A8A" w:rsidDel="00D16000" w:rsidRDefault="00093F64" w:rsidP="004F5A8A">
      <w:pPr>
        <w:rPr>
          <w:del w:id="24" w:author="Joseph Sempa" w:date="2026-07-25T19:21:00Z" w16du:dateUtc="2026-07-25T17:21:00Z"/>
        </w:rPr>
        <w:pPrChange w:id="25" w:author="Joseph Sempa" w:date="2026-07-25T19:29:00Z" w16du:dateUtc="2026-07-25T17:29:00Z">
          <w:pPr/>
        </w:pPrChange>
      </w:pPr>
    </w:p>
    <w:p w14:paraId="215AEFB7" w14:textId="6ED16FFF" w:rsidR="00093F64" w:rsidRPr="004F5A8A" w:rsidDel="00D16000" w:rsidRDefault="00093F64" w:rsidP="004F5A8A">
      <w:pPr>
        <w:rPr>
          <w:del w:id="26" w:author="Joseph Sempa" w:date="2026-07-25T19:21:00Z" w16du:dateUtc="2026-07-25T17:21:00Z"/>
        </w:rPr>
        <w:pPrChange w:id="27" w:author="Joseph Sempa" w:date="2026-07-25T19:29:00Z" w16du:dateUtc="2026-07-25T17:29:00Z">
          <w:pPr/>
        </w:pPrChange>
      </w:pPr>
    </w:p>
    <w:p w14:paraId="5CAE4643" w14:textId="73C28EB5" w:rsidR="00093F64" w:rsidRPr="004F5A8A" w:rsidDel="00D16000" w:rsidRDefault="00093F64" w:rsidP="004F5A8A">
      <w:pPr>
        <w:rPr>
          <w:del w:id="28" w:author="Joseph Sempa" w:date="2026-07-25T19:21:00Z" w16du:dateUtc="2026-07-25T17:21:00Z"/>
          <w:rPrChange w:id="29" w:author="Joseph Sempa" w:date="2026-07-25T19:28:00Z" w16du:dateUtc="2026-07-25T17:28:00Z">
            <w:rPr>
              <w:del w:id="30" w:author="Joseph Sempa" w:date="2026-07-25T19:21:00Z" w16du:dateUtc="2026-07-25T17:21:00Z"/>
              <w:b/>
              <w:bCs/>
              <w:color w:val="000000" w:themeColor="text1"/>
            </w:rPr>
          </w:rPrChange>
        </w:rPr>
        <w:pPrChange w:id="31" w:author="Joseph Sempa" w:date="2026-07-25T19:29:00Z" w16du:dateUtc="2026-07-25T17:29:00Z">
          <w:pPr/>
        </w:pPrChange>
      </w:pPr>
    </w:p>
    <w:p w14:paraId="6679597B" w14:textId="09E9A660" w:rsidR="00C13071" w:rsidRPr="004F5A8A" w:rsidDel="00D16000" w:rsidRDefault="00C13071" w:rsidP="004F5A8A">
      <w:pPr>
        <w:rPr>
          <w:del w:id="32" w:author="Joseph Sempa" w:date="2026-07-25T19:21:00Z" w16du:dateUtc="2026-07-25T17:21:00Z"/>
        </w:rPr>
        <w:pPrChange w:id="33" w:author="Joseph Sempa" w:date="2026-07-25T19:29:00Z" w16du:dateUtc="2026-07-25T17:29:00Z">
          <w:pPr/>
        </w:pPrChange>
      </w:pPr>
    </w:p>
    <w:p w14:paraId="18189FED" w14:textId="63A064A6" w:rsidR="00093F64" w:rsidRPr="004F5A8A" w:rsidDel="00D16000" w:rsidRDefault="00093F64" w:rsidP="004F5A8A">
      <w:pPr>
        <w:rPr>
          <w:del w:id="34" w:author="Joseph Sempa" w:date="2026-07-25T19:21:00Z" w16du:dateUtc="2026-07-25T17:21:00Z"/>
        </w:rPr>
        <w:pPrChange w:id="35" w:author="Joseph Sempa" w:date="2026-07-25T19:29:00Z" w16du:dateUtc="2026-07-25T17:29:00Z">
          <w:pPr>
            <w:pStyle w:val="BodyText"/>
            <w:ind w:left="560"/>
            <w:jc w:val="both"/>
          </w:pPr>
        </w:pPrChange>
      </w:pPr>
    </w:p>
    <w:p w14:paraId="5EEA3DEA" w14:textId="1B4221DA" w:rsidR="00093F64" w:rsidRPr="004F5A8A" w:rsidDel="00D16000" w:rsidRDefault="00093F64" w:rsidP="004F5A8A">
      <w:pPr>
        <w:rPr>
          <w:del w:id="36" w:author="Joseph Sempa" w:date="2026-07-25T19:21:00Z" w16du:dateUtc="2026-07-25T17:21:00Z"/>
        </w:rPr>
        <w:pPrChange w:id="37" w:author="Joseph Sempa" w:date="2026-07-25T19:29:00Z" w16du:dateUtc="2026-07-25T17:29:00Z">
          <w:pPr>
            <w:pStyle w:val="BodyText"/>
            <w:ind w:right="504"/>
          </w:pPr>
        </w:pPrChange>
      </w:pPr>
    </w:p>
    <w:p w14:paraId="4A34D122" w14:textId="2D10FB25" w:rsidR="00C13071" w:rsidRPr="004F5A8A" w:rsidDel="00D16000" w:rsidRDefault="00C13071" w:rsidP="004F5A8A">
      <w:pPr>
        <w:rPr>
          <w:del w:id="38" w:author="Joseph Sempa" w:date="2026-07-25T19:21:00Z" w16du:dateUtc="2026-07-25T17:21:00Z"/>
        </w:rPr>
        <w:pPrChange w:id="39" w:author="Joseph Sempa" w:date="2026-07-25T19:29:00Z" w16du:dateUtc="2026-07-25T17:29:00Z">
          <w:pPr>
            <w:pStyle w:val="Heading1"/>
            <w:ind w:right="504"/>
          </w:pPr>
        </w:pPrChange>
      </w:pPr>
    </w:p>
    <w:p w14:paraId="73153977" w14:textId="58677E91" w:rsidR="00BD67C1" w:rsidRPr="004F5A8A" w:rsidDel="00D16000" w:rsidRDefault="00BD67C1" w:rsidP="004F5A8A">
      <w:pPr>
        <w:rPr>
          <w:del w:id="40" w:author="Joseph Sempa" w:date="2026-07-25T19:21:00Z" w16du:dateUtc="2026-07-25T17:21:00Z"/>
          <w:rPrChange w:id="41" w:author="Joseph Sempa" w:date="2026-07-25T19:28:00Z" w16du:dateUtc="2026-07-25T17:28:00Z">
            <w:rPr>
              <w:del w:id="42" w:author="Joseph Sempa" w:date="2026-07-25T19:21:00Z" w16du:dateUtc="2026-07-25T17:21:00Z"/>
              <w:b w:val="0"/>
              <w:bCs w:val="0"/>
              <w:lang w:val="it-IT"/>
            </w:rPr>
          </w:rPrChange>
        </w:rPr>
        <w:pPrChange w:id="43" w:author="Joseph Sempa" w:date="2026-07-25T19:29:00Z" w16du:dateUtc="2026-07-25T17:29:00Z">
          <w:pPr>
            <w:pStyle w:val="Heading1"/>
            <w:ind w:left="720"/>
            <w:jc w:val="both"/>
          </w:pPr>
        </w:pPrChange>
      </w:pPr>
    </w:p>
    <w:p w14:paraId="5138323A" w14:textId="71D8F332" w:rsidR="00BD67C1" w:rsidRPr="004F5A8A" w:rsidDel="00D16000" w:rsidRDefault="00BD67C1" w:rsidP="004F5A8A">
      <w:pPr>
        <w:rPr>
          <w:del w:id="44" w:author="Joseph Sempa" w:date="2026-07-25T19:27:00Z" w16du:dateUtc="2026-07-25T17:27:00Z"/>
          <w:rPrChange w:id="45" w:author="Joseph Sempa" w:date="2026-07-25T19:28:00Z" w16du:dateUtc="2026-07-25T17:28:00Z">
            <w:rPr>
              <w:del w:id="46" w:author="Joseph Sempa" w:date="2026-07-25T19:27:00Z" w16du:dateUtc="2026-07-25T17:27:00Z"/>
              <w:b w:val="0"/>
              <w:bCs w:val="0"/>
              <w:lang w:val="it-IT"/>
            </w:rPr>
          </w:rPrChange>
        </w:rPr>
        <w:pPrChange w:id="47" w:author="Joseph Sempa" w:date="2026-07-25T19:29:00Z" w16du:dateUtc="2026-07-25T17:29:00Z">
          <w:pPr>
            <w:pStyle w:val="Heading1"/>
            <w:ind w:left="720"/>
            <w:jc w:val="both"/>
          </w:pPr>
        </w:pPrChange>
      </w:pPr>
    </w:p>
    <w:p w14:paraId="4ABFE1BF" w14:textId="2AF6CB83" w:rsidR="00093F64" w:rsidRPr="004F5A8A" w:rsidDel="00D16000" w:rsidRDefault="00093F64" w:rsidP="004F5A8A">
      <w:pPr>
        <w:rPr>
          <w:del w:id="48" w:author="Joseph Sempa" w:date="2026-07-25T19:27:00Z" w16du:dateUtc="2026-07-25T17:27:00Z"/>
          <w:rPrChange w:id="49" w:author="Joseph Sempa" w:date="2026-07-25T19:28:00Z" w16du:dateUtc="2026-07-25T17:28:00Z">
            <w:rPr>
              <w:del w:id="50" w:author="Joseph Sempa" w:date="2026-07-25T19:27:00Z" w16du:dateUtc="2026-07-25T17:27:00Z"/>
              <w:b w:val="0"/>
              <w:bCs w:val="0"/>
              <w:lang w:val="it-IT"/>
            </w:rPr>
          </w:rPrChange>
        </w:rPr>
        <w:pPrChange w:id="51" w:author="Joseph Sempa" w:date="2026-07-25T19:29:00Z" w16du:dateUtc="2026-07-25T17:29:00Z">
          <w:pPr>
            <w:pStyle w:val="Heading1"/>
            <w:ind w:left="720"/>
            <w:jc w:val="both"/>
          </w:pPr>
        </w:pPrChange>
      </w:pPr>
    </w:p>
    <w:p w14:paraId="79128571" w14:textId="58EA2E4A" w:rsidR="00093F64" w:rsidRPr="004F5A8A" w:rsidDel="00D16000" w:rsidRDefault="00093F64" w:rsidP="004F5A8A">
      <w:pPr>
        <w:rPr>
          <w:del w:id="52" w:author="Joseph Sempa" w:date="2026-07-25T19:27:00Z" w16du:dateUtc="2026-07-25T17:27:00Z"/>
          <w:rPrChange w:id="53" w:author="Joseph Sempa" w:date="2026-07-25T19:28:00Z" w16du:dateUtc="2026-07-25T17:28:00Z">
            <w:rPr>
              <w:del w:id="54" w:author="Joseph Sempa" w:date="2026-07-25T19:27:00Z" w16du:dateUtc="2026-07-25T17:27:00Z"/>
              <w:b w:val="0"/>
              <w:bCs w:val="0"/>
              <w:lang w:val="it-IT"/>
            </w:rPr>
          </w:rPrChange>
        </w:rPr>
        <w:pPrChange w:id="55" w:author="Joseph Sempa" w:date="2026-07-25T19:29:00Z" w16du:dateUtc="2026-07-25T17:29:00Z">
          <w:pPr>
            <w:pStyle w:val="Heading1"/>
            <w:ind w:left="0"/>
            <w:jc w:val="both"/>
          </w:pPr>
        </w:pPrChange>
      </w:pPr>
    </w:p>
    <w:p w14:paraId="731CBB83" w14:textId="2AFEB496" w:rsidR="00093F64" w:rsidRPr="004F5A8A" w:rsidDel="00D16000" w:rsidRDefault="00093F64" w:rsidP="004F5A8A">
      <w:pPr>
        <w:rPr>
          <w:del w:id="56" w:author="Joseph Sempa" w:date="2026-07-25T19:27:00Z" w16du:dateUtc="2026-07-25T17:27:00Z"/>
          <w:rPrChange w:id="57" w:author="Joseph Sempa" w:date="2026-07-25T19:28:00Z" w16du:dateUtc="2026-07-25T17:28:00Z">
            <w:rPr>
              <w:del w:id="58" w:author="Joseph Sempa" w:date="2026-07-25T19:27:00Z" w16du:dateUtc="2026-07-25T17:27:00Z"/>
              <w:b w:val="0"/>
              <w:bCs w:val="0"/>
              <w:lang w:val="it-IT"/>
            </w:rPr>
          </w:rPrChange>
        </w:rPr>
        <w:pPrChange w:id="59" w:author="Joseph Sempa" w:date="2026-07-25T19:29:00Z" w16du:dateUtc="2026-07-25T17:29:00Z">
          <w:pPr>
            <w:pStyle w:val="Heading1"/>
            <w:ind w:left="720"/>
            <w:jc w:val="both"/>
          </w:pPr>
        </w:pPrChange>
      </w:pPr>
    </w:p>
    <w:p w14:paraId="09738D25" w14:textId="0862A0F5" w:rsidR="00BD67C1" w:rsidRPr="004F5A8A" w:rsidDel="00D16000" w:rsidRDefault="00BD67C1" w:rsidP="004F5A8A">
      <w:pPr>
        <w:rPr>
          <w:del w:id="60" w:author="Joseph Sempa" w:date="2026-07-25T19:27:00Z" w16du:dateUtc="2026-07-25T17:27:00Z"/>
          <w:rPrChange w:id="61" w:author="Joseph Sempa" w:date="2026-07-25T19:28:00Z" w16du:dateUtc="2026-07-25T17:28:00Z">
            <w:rPr>
              <w:del w:id="62" w:author="Joseph Sempa" w:date="2026-07-25T19:27:00Z" w16du:dateUtc="2026-07-25T17:27:00Z"/>
              <w:b w:val="0"/>
              <w:bCs w:val="0"/>
              <w:lang w:val="it-IT"/>
            </w:rPr>
          </w:rPrChange>
        </w:rPr>
        <w:pPrChange w:id="63" w:author="Joseph Sempa" w:date="2026-07-25T19:29:00Z" w16du:dateUtc="2026-07-25T17:29:00Z">
          <w:pPr>
            <w:pStyle w:val="Heading1"/>
            <w:ind w:left="720"/>
            <w:jc w:val="both"/>
          </w:pPr>
        </w:pPrChange>
      </w:pPr>
    </w:p>
    <w:p w14:paraId="5D2A5D62" w14:textId="4AC58EE6" w:rsidR="00093F64" w:rsidRPr="004F5A8A" w:rsidDel="00D16000" w:rsidRDefault="00093F64" w:rsidP="004F5A8A">
      <w:pPr>
        <w:rPr>
          <w:del w:id="64" w:author="Joseph Sempa" w:date="2026-07-25T19:27:00Z" w16du:dateUtc="2026-07-25T17:27:00Z"/>
          <w:rPrChange w:id="65" w:author="Joseph Sempa" w:date="2026-07-25T19:28:00Z" w16du:dateUtc="2026-07-25T17:28:00Z">
            <w:rPr>
              <w:del w:id="66" w:author="Joseph Sempa" w:date="2026-07-25T19:27:00Z" w16du:dateUtc="2026-07-25T17:27:00Z"/>
              <w:b w:val="0"/>
              <w:bCs w:val="0"/>
              <w:lang w:val="it-IT"/>
            </w:rPr>
          </w:rPrChange>
        </w:rPr>
        <w:pPrChange w:id="67" w:author="Joseph Sempa" w:date="2026-07-25T19:29:00Z" w16du:dateUtc="2026-07-25T17:29:00Z">
          <w:pPr>
            <w:pStyle w:val="Heading1"/>
            <w:ind w:left="720"/>
            <w:jc w:val="both"/>
          </w:pPr>
        </w:pPrChange>
      </w:pPr>
    </w:p>
    <w:p w14:paraId="1AE1E25C" w14:textId="38F95BA6" w:rsidR="00C13071" w:rsidRPr="004F5A8A" w:rsidDel="00D16000" w:rsidRDefault="00093F64" w:rsidP="004F5A8A">
      <w:pPr>
        <w:rPr>
          <w:del w:id="68" w:author="Joseph Sempa" w:date="2026-07-25T19:27:00Z" w16du:dateUtc="2026-07-25T17:27:00Z"/>
          <w:rPrChange w:id="69" w:author="Joseph Sempa" w:date="2026-07-25T19:28:00Z" w16du:dateUtc="2026-07-25T17:28:00Z">
            <w:rPr>
              <w:del w:id="70" w:author="Joseph Sempa" w:date="2026-07-25T19:27:00Z" w16du:dateUtc="2026-07-25T17:27:00Z"/>
              <w:spacing w:val="-2"/>
              <w:lang w:val="it-IT"/>
            </w:rPr>
          </w:rPrChange>
        </w:rPr>
        <w:pPrChange w:id="71" w:author="Joseph Sempa" w:date="2026-07-25T19:29:00Z" w16du:dateUtc="2026-07-25T17:29:00Z">
          <w:pPr>
            <w:spacing w:line="251" w:lineRule="exact"/>
            <w:ind w:left="560" w:right="504"/>
          </w:pPr>
        </w:pPrChange>
      </w:pPr>
      <w:del w:id="72" w:author="Joseph Sempa" w:date="2026-07-25T19:27:00Z" w16du:dateUtc="2026-07-25T17:27:00Z">
        <w:r w:rsidRPr="004F5A8A" w:rsidDel="00D16000">
          <w:rPr>
            <w:rPrChange w:id="73" w:author="Joseph Sempa" w:date="2026-07-25T19:28:00Z" w16du:dateUtc="2026-07-25T17:28:00Z">
              <w:rPr>
                <w:noProof/>
              </w:rPr>
            </w:rPrChange>
          </w:rPr>
          <mc:AlternateContent>
            <mc:Choice Requires="wps">
              <w:drawing>
                <wp:anchor distT="0" distB="0" distL="114300" distR="114300" simplePos="0" relativeHeight="251658248" behindDoc="0" locked="0" layoutInCell="1" allowOverlap="1" wp14:anchorId="4D5A9998" wp14:editId="12C740FE">
                  <wp:simplePos x="0" y="0"/>
                  <wp:positionH relativeFrom="column">
                    <wp:posOffset>3725545</wp:posOffset>
                  </wp:positionH>
                  <wp:positionV relativeFrom="paragraph">
                    <wp:posOffset>4479290</wp:posOffset>
                  </wp:positionV>
                  <wp:extent cx="117396" cy="6350"/>
                  <wp:effectExtent l="0" t="0" r="35560" b="31750"/>
                  <wp:wrapNone/>
                  <wp:docPr id="1220501175" name="Straight Connector 4"/>
                  <wp:cNvGraphicFramePr/>
                  <a:graphic xmlns:a="http://schemas.openxmlformats.org/drawingml/2006/main">
                    <a:graphicData uri="http://schemas.microsoft.com/office/word/2010/wordprocessingShape">
                      <wps:wsp>
                        <wps:cNvCnPr/>
                        <wps:spPr>
                          <a:xfrm flipV="1">
                            <a:off x="0" y="0"/>
                            <a:ext cx="117396"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3DD9C" id="Straight Connector 4"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293.35pt,352.7pt" to="302.6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" strokecolor="#4579b8 [3044]" strokeweight="1.75pt"/>
              </w:pict>
            </mc:Fallback>
          </mc:AlternateContent>
        </w:r>
      </w:del>
    </w:p>
    <w:p w14:paraId="78FCD177" w14:textId="513DC5D9" w:rsidR="6D8D3595" w:rsidRPr="004F5A8A" w:rsidDel="00D16000" w:rsidRDefault="6D8D3595" w:rsidP="004F5A8A">
      <w:pPr>
        <w:rPr>
          <w:del w:id="74" w:author="Joseph Sempa" w:date="2026-07-25T19:27:00Z" w16du:dateUtc="2026-07-25T17:27:00Z"/>
          <w:rPrChange w:id="75" w:author="Joseph Sempa" w:date="2026-07-25T19:28:00Z" w16du:dateUtc="2026-07-25T17:28:00Z">
            <w:rPr>
              <w:del w:id="76" w:author="Joseph Sempa" w:date="2026-07-25T19:27:00Z" w16du:dateUtc="2026-07-25T17:27:00Z"/>
              <w:lang w:val="it-IT"/>
            </w:rPr>
          </w:rPrChange>
        </w:rPr>
        <w:pPrChange w:id="77" w:author="Joseph Sempa" w:date="2026-07-25T19:29:00Z" w16du:dateUtc="2026-07-25T17:29:00Z">
          <w:pPr>
            <w:ind w:left="720"/>
            <w:jc w:val="both"/>
          </w:pPr>
        </w:pPrChange>
      </w:pPr>
    </w:p>
    <w:p w14:paraId="3EC1067B" w14:textId="49DBE7CE" w:rsidR="6D8D3595" w:rsidRPr="004F5A8A" w:rsidDel="00D16000" w:rsidRDefault="6D8D3595" w:rsidP="004F5A8A">
      <w:pPr>
        <w:rPr>
          <w:del w:id="78" w:author="Joseph Sempa" w:date="2026-07-25T19:27:00Z" w16du:dateUtc="2026-07-25T17:27:00Z"/>
          <w:rPrChange w:id="79" w:author="Joseph Sempa" w:date="2026-07-25T19:28:00Z" w16du:dateUtc="2026-07-25T17:28:00Z">
            <w:rPr>
              <w:del w:id="80" w:author="Joseph Sempa" w:date="2026-07-25T19:27:00Z" w16du:dateUtc="2026-07-25T17:27:00Z"/>
              <w:lang w:val="it-IT"/>
            </w:rPr>
          </w:rPrChange>
        </w:rPr>
        <w:pPrChange w:id="81" w:author="Joseph Sempa" w:date="2026-07-25T19:29:00Z" w16du:dateUtc="2026-07-25T17:29:00Z">
          <w:pPr>
            <w:pStyle w:val="BodyText"/>
            <w:spacing w:before="134"/>
            <w:ind w:right="465"/>
            <w:jc w:val="both"/>
          </w:pPr>
        </w:pPrChange>
      </w:pPr>
    </w:p>
    <w:p w14:paraId="42070B9B" w14:textId="145898BD" w:rsidR="6D8D3595" w:rsidRPr="004F5A8A" w:rsidDel="00D16000" w:rsidRDefault="6D8D3595" w:rsidP="004F5A8A">
      <w:pPr>
        <w:rPr>
          <w:del w:id="82" w:author="Joseph Sempa" w:date="2026-07-25T19:27:00Z" w16du:dateUtc="2026-07-25T17:27:00Z"/>
          <w:rPrChange w:id="83" w:author="Joseph Sempa" w:date="2026-07-25T19:28:00Z" w16du:dateUtc="2026-07-25T17:28:00Z">
            <w:rPr>
              <w:del w:id="84" w:author="Joseph Sempa" w:date="2026-07-25T19:27:00Z" w16du:dateUtc="2026-07-25T17:27:00Z"/>
              <w:lang w:val="it-IT"/>
            </w:rPr>
          </w:rPrChange>
        </w:rPr>
        <w:pPrChange w:id="85" w:author="Joseph Sempa" w:date="2026-07-25T19:29:00Z" w16du:dateUtc="2026-07-25T17:29:00Z">
          <w:pPr>
            <w:pStyle w:val="BodyText"/>
            <w:spacing w:before="134"/>
            <w:ind w:right="465"/>
            <w:jc w:val="both"/>
          </w:pPr>
        </w:pPrChange>
      </w:pPr>
    </w:p>
    <w:p w14:paraId="318CFA1B" w14:textId="25E84867" w:rsidR="6D8D3595" w:rsidRPr="004F5A8A" w:rsidDel="00D16000" w:rsidRDefault="6D8D3595" w:rsidP="004F5A8A">
      <w:pPr>
        <w:rPr>
          <w:del w:id="86" w:author="Joseph Sempa" w:date="2026-07-25T19:27:00Z" w16du:dateUtc="2026-07-25T17:27:00Z"/>
          <w:rPrChange w:id="87" w:author="Joseph Sempa" w:date="2026-07-25T19:28:00Z" w16du:dateUtc="2026-07-25T17:28:00Z">
            <w:rPr>
              <w:del w:id="88" w:author="Joseph Sempa" w:date="2026-07-25T19:27:00Z" w16du:dateUtc="2026-07-25T17:27:00Z"/>
              <w:lang w:val="it-IT"/>
            </w:rPr>
          </w:rPrChange>
        </w:rPr>
        <w:pPrChange w:id="89" w:author="Joseph Sempa" w:date="2026-07-25T19:29:00Z" w16du:dateUtc="2026-07-25T17:29:00Z">
          <w:pPr>
            <w:pStyle w:val="BodyText"/>
            <w:spacing w:before="134"/>
            <w:ind w:right="465"/>
            <w:jc w:val="both"/>
          </w:pPr>
        </w:pPrChange>
      </w:pPr>
    </w:p>
    <w:p w14:paraId="60E9F7AB" w14:textId="5B2E64AB" w:rsidR="6D8D3595" w:rsidRPr="004F5A8A" w:rsidDel="00D16000" w:rsidRDefault="6D8D3595" w:rsidP="004F5A8A">
      <w:pPr>
        <w:rPr>
          <w:del w:id="90" w:author="Joseph Sempa" w:date="2026-07-25T19:27:00Z" w16du:dateUtc="2026-07-25T17:27:00Z"/>
          <w:rPrChange w:id="91" w:author="Joseph Sempa" w:date="2026-07-25T19:28:00Z" w16du:dateUtc="2026-07-25T17:28:00Z">
            <w:rPr>
              <w:del w:id="92" w:author="Joseph Sempa" w:date="2026-07-25T19:27:00Z" w16du:dateUtc="2026-07-25T17:27:00Z"/>
              <w:lang w:val="it-IT"/>
            </w:rPr>
          </w:rPrChange>
        </w:rPr>
        <w:pPrChange w:id="93" w:author="Joseph Sempa" w:date="2026-07-25T19:29:00Z" w16du:dateUtc="2026-07-25T17:29:00Z">
          <w:pPr>
            <w:pStyle w:val="BodyText"/>
            <w:spacing w:before="134"/>
            <w:ind w:right="465"/>
            <w:jc w:val="both"/>
          </w:pPr>
        </w:pPrChange>
      </w:pPr>
    </w:p>
    <w:p w14:paraId="0C5CF499" w14:textId="1DD8D861" w:rsidR="6D8D3595" w:rsidRPr="004F5A8A" w:rsidDel="00D16000" w:rsidRDefault="6D8D3595" w:rsidP="004F5A8A">
      <w:pPr>
        <w:rPr>
          <w:del w:id="94" w:author="Joseph Sempa" w:date="2026-07-25T19:27:00Z" w16du:dateUtc="2026-07-25T17:27:00Z"/>
          <w:rPrChange w:id="95" w:author="Joseph Sempa" w:date="2026-07-25T19:28:00Z" w16du:dateUtc="2026-07-25T17:28:00Z">
            <w:rPr>
              <w:del w:id="96" w:author="Joseph Sempa" w:date="2026-07-25T19:27:00Z" w16du:dateUtc="2026-07-25T17:27:00Z"/>
              <w:lang w:val="it-IT"/>
            </w:rPr>
          </w:rPrChange>
        </w:rPr>
        <w:pPrChange w:id="97" w:author="Joseph Sempa" w:date="2026-07-25T19:29:00Z" w16du:dateUtc="2026-07-25T17:29:00Z">
          <w:pPr>
            <w:pStyle w:val="BodyText"/>
            <w:spacing w:before="134"/>
            <w:ind w:right="465"/>
            <w:jc w:val="both"/>
          </w:pPr>
        </w:pPrChange>
      </w:pPr>
    </w:p>
    <w:p w14:paraId="197228B0" w14:textId="22F1B611" w:rsidR="6D8D3595" w:rsidRPr="004F5A8A" w:rsidDel="00D16000" w:rsidRDefault="6D8D3595" w:rsidP="004F5A8A">
      <w:pPr>
        <w:rPr>
          <w:del w:id="98" w:author="Joseph Sempa" w:date="2026-07-25T19:27:00Z" w16du:dateUtc="2026-07-25T17:27:00Z"/>
          <w:rPrChange w:id="99" w:author="Joseph Sempa" w:date="2026-07-25T19:28:00Z" w16du:dateUtc="2026-07-25T17:28:00Z">
            <w:rPr>
              <w:del w:id="100" w:author="Joseph Sempa" w:date="2026-07-25T19:27:00Z" w16du:dateUtc="2026-07-25T17:27:00Z"/>
              <w:lang w:val="it-IT"/>
            </w:rPr>
          </w:rPrChange>
        </w:rPr>
        <w:pPrChange w:id="101" w:author="Joseph Sempa" w:date="2026-07-25T19:29:00Z" w16du:dateUtc="2026-07-25T17:29:00Z">
          <w:pPr>
            <w:pStyle w:val="BodyText"/>
            <w:spacing w:before="134"/>
            <w:ind w:right="465"/>
            <w:jc w:val="both"/>
          </w:pPr>
        </w:pPrChange>
      </w:pPr>
    </w:p>
    <w:p w14:paraId="5DCEE531" w14:textId="2DE25FD3" w:rsidR="6D8D3595" w:rsidRPr="004F5A8A" w:rsidDel="00D16000" w:rsidRDefault="6D8D3595" w:rsidP="004F5A8A">
      <w:pPr>
        <w:rPr>
          <w:del w:id="102" w:author="Joseph Sempa" w:date="2026-07-25T19:27:00Z" w16du:dateUtc="2026-07-25T17:27:00Z"/>
          <w:rPrChange w:id="103" w:author="Joseph Sempa" w:date="2026-07-25T19:28:00Z" w16du:dateUtc="2026-07-25T17:28:00Z">
            <w:rPr>
              <w:del w:id="104" w:author="Joseph Sempa" w:date="2026-07-25T19:27:00Z" w16du:dateUtc="2026-07-25T17:27:00Z"/>
              <w:lang w:val="it-IT"/>
            </w:rPr>
          </w:rPrChange>
        </w:rPr>
        <w:pPrChange w:id="105" w:author="Joseph Sempa" w:date="2026-07-25T19:29:00Z" w16du:dateUtc="2026-07-25T17:29:00Z">
          <w:pPr>
            <w:pStyle w:val="BodyText"/>
            <w:spacing w:before="134"/>
            <w:ind w:right="465"/>
            <w:jc w:val="both"/>
          </w:pPr>
        </w:pPrChange>
      </w:pPr>
    </w:p>
    <w:p w14:paraId="20A61199" w14:textId="6082FD96" w:rsidR="6D8D3595" w:rsidRPr="004F5A8A" w:rsidDel="00D16000" w:rsidRDefault="6D8D3595" w:rsidP="004F5A8A">
      <w:pPr>
        <w:rPr>
          <w:del w:id="106" w:author="Joseph Sempa" w:date="2026-07-25T19:27:00Z" w16du:dateUtc="2026-07-25T17:27:00Z"/>
          <w:rPrChange w:id="107" w:author="Joseph Sempa" w:date="2026-07-25T19:28:00Z" w16du:dateUtc="2026-07-25T17:28:00Z">
            <w:rPr>
              <w:del w:id="108" w:author="Joseph Sempa" w:date="2026-07-25T19:27:00Z" w16du:dateUtc="2026-07-25T17:27:00Z"/>
              <w:lang w:val="it-IT"/>
            </w:rPr>
          </w:rPrChange>
        </w:rPr>
        <w:pPrChange w:id="109" w:author="Joseph Sempa" w:date="2026-07-25T19:29:00Z" w16du:dateUtc="2026-07-25T17:29:00Z">
          <w:pPr>
            <w:pStyle w:val="BodyText"/>
            <w:spacing w:before="134"/>
            <w:ind w:right="465"/>
            <w:jc w:val="both"/>
          </w:pPr>
        </w:pPrChange>
      </w:pPr>
    </w:p>
    <w:p w14:paraId="1B2C7C2D" w14:textId="1C475ED4" w:rsidR="6D8D3595" w:rsidRPr="004F5A8A" w:rsidDel="00D16000" w:rsidRDefault="6D8D3595" w:rsidP="004F5A8A">
      <w:pPr>
        <w:rPr>
          <w:del w:id="110" w:author="Joseph Sempa" w:date="2026-07-25T19:27:00Z" w16du:dateUtc="2026-07-25T17:27:00Z"/>
          <w:rPrChange w:id="111" w:author="Joseph Sempa" w:date="2026-07-25T19:28:00Z" w16du:dateUtc="2026-07-25T17:28:00Z">
            <w:rPr>
              <w:del w:id="112" w:author="Joseph Sempa" w:date="2026-07-25T19:27:00Z" w16du:dateUtc="2026-07-25T17:27:00Z"/>
              <w:lang w:val="it-IT"/>
            </w:rPr>
          </w:rPrChange>
        </w:rPr>
        <w:pPrChange w:id="113" w:author="Joseph Sempa" w:date="2026-07-25T19:29:00Z" w16du:dateUtc="2026-07-25T17:29:00Z">
          <w:pPr>
            <w:pStyle w:val="BodyText"/>
            <w:spacing w:before="134"/>
            <w:ind w:right="465"/>
            <w:jc w:val="both"/>
          </w:pPr>
        </w:pPrChange>
      </w:pPr>
    </w:p>
    <w:p w14:paraId="0A184BD6" w14:textId="790D9DBD" w:rsidR="009D05AA" w:rsidRPr="004F5A8A" w:rsidDel="00D16000" w:rsidRDefault="009D05AA" w:rsidP="004F5A8A">
      <w:pPr>
        <w:rPr>
          <w:del w:id="114" w:author="Joseph Sempa" w:date="2026-07-25T19:27:00Z" w16du:dateUtc="2026-07-25T17:27:00Z"/>
          <w:rPrChange w:id="115" w:author="Joseph Sempa" w:date="2026-07-25T19:28:00Z" w16du:dateUtc="2026-07-25T17:28:00Z">
            <w:rPr>
              <w:del w:id="116" w:author="Joseph Sempa" w:date="2026-07-25T19:27:00Z" w16du:dateUtc="2026-07-25T17:27:00Z"/>
              <w:lang w:val="it-IT"/>
            </w:rPr>
          </w:rPrChange>
        </w:rPr>
        <w:pPrChange w:id="117" w:author="Joseph Sempa" w:date="2026-07-25T19:29:00Z" w16du:dateUtc="2026-07-25T17:29:00Z">
          <w:pPr>
            <w:pStyle w:val="BodyText"/>
            <w:spacing w:before="134"/>
            <w:ind w:right="465"/>
            <w:jc w:val="both"/>
          </w:pPr>
        </w:pPrChange>
      </w:pPr>
    </w:p>
    <w:p w14:paraId="39B93A1C" w14:textId="1A695ABE" w:rsidR="009D05AA" w:rsidRPr="004F5A8A" w:rsidDel="00D16000" w:rsidRDefault="009D05AA" w:rsidP="004F5A8A">
      <w:pPr>
        <w:rPr>
          <w:del w:id="118" w:author="Joseph Sempa" w:date="2026-07-25T19:27:00Z" w16du:dateUtc="2026-07-25T17:27:00Z"/>
          <w:rPrChange w:id="119" w:author="Joseph Sempa" w:date="2026-07-25T19:28:00Z" w16du:dateUtc="2026-07-25T17:28:00Z">
            <w:rPr>
              <w:del w:id="120" w:author="Joseph Sempa" w:date="2026-07-25T19:27:00Z" w16du:dateUtc="2026-07-25T17:27:00Z"/>
              <w:lang w:val="it-IT"/>
            </w:rPr>
          </w:rPrChange>
        </w:rPr>
        <w:pPrChange w:id="121" w:author="Joseph Sempa" w:date="2026-07-25T19:29:00Z" w16du:dateUtc="2026-07-25T17:29:00Z">
          <w:pPr>
            <w:pStyle w:val="BodyText"/>
            <w:spacing w:before="134"/>
            <w:ind w:right="465"/>
            <w:jc w:val="both"/>
          </w:pPr>
        </w:pPrChange>
      </w:pPr>
    </w:p>
    <w:p w14:paraId="279EA7CD" w14:textId="10F7A02F" w:rsidR="00FC69AE" w:rsidDel="004F5A8A" w:rsidRDefault="00FC69AE" w:rsidP="00FC69AE">
      <w:pPr>
        <w:spacing w:line="251" w:lineRule="exact"/>
        <w:ind w:left="560" w:right="504"/>
        <w:rPr>
          <w:del w:id="122" w:author="Joseph Sempa" w:date="2026-07-25T19:29:00Z" w16du:dateUtc="2026-07-25T17:29:00Z"/>
        </w:rPr>
      </w:pPr>
    </w:p>
    <w:p w14:paraId="665E92BE" w14:textId="77777777" w:rsidR="004F5A8A" w:rsidRDefault="004F5A8A" w:rsidP="004F5A8A">
      <w:pPr>
        <w:rPr>
          <w:ins w:id="123" w:author="Joseph Sempa" w:date="2026-07-25T19:29:00Z" w16du:dateUtc="2026-07-25T17:29:00Z"/>
        </w:rPr>
      </w:pPr>
    </w:p>
    <w:p w14:paraId="41B71A2B" w14:textId="1BA65130" w:rsidR="004F5A8A" w:rsidRDefault="004F5A8A" w:rsidP="004F5A8A">
      <w:pPr>
        <w:rPr>
          <w:ins w:id="124" w:author="Joseph Sempa" w:date="2026-07-25T19:29:00Z" w16du:dateUtc="2026-07-25T17:29:00Z"/>
        </w:rPr>
      </w:pPr>
      <w:ins w:id="125" w:author="Joseph Sempa" w:date="2026-07-25T19:32:00Z" w16du:dateUtc="2026-07-25T17:32:00Z">
        <w:r>
          <w:rPr>
            <w:noProof/>
          </w:rPr>
          <mc:AlternateContent>
            <mc:Choice Requires="wps">
              <w:drawing>
                <wp:anchor distT="0" distB="0" distL="114300" distR="114300" simplePos="0" relativeHeight="251667466" behindDoc="0" locked="0" layoutInCell="1" allowOverlap="1" wp14:anchorId="1EF57E53" wp14:editId="62AC7D2E">
                  <wp:simplePos x="0" y="0"/>
                  <wp:positionH relativeFrom="column">
                    <wp:posOffset>3427730</wp:posOffset>
                  </wp:positionH>
                  <wp:positionV relativeFrom="paragraph">
                    <wp:posOffset>4181475</wp:posOffset>
                  </wp:positionV>
                  <wp:extent cx="188595" cy="0"/>
                  <wp:effectExtent l="0" t="0" r="0" b="0"/>
                  <wp:wrapNone/>
                  <wp:docPr id="656414031"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BE5A7" id="Straight Connector 2" o:spid="_x0000_s1026" style="position:absolute;z-index:251667466;visibility:visible;mso-wrap-style:square;mso-wrap-distance-left:9pt;mso-wrap-distance-top:0;mso-wrap-distance-right:9pt;mso-wrap-distance-bottom:0;mso-position-horizontal:absolute;mso-position-horizontal-relative:text;mso-position-vertical:absolute;mso-position-vertical-relative:text" from="269.9pt,329.25pt" to="284.75pt,3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" strokecolor="#4579b8 [3044]" strokeweight="1.75pt"/>
              </w:pict>
            </mc:Fallback>
          </mc:AlternateContent>
        </w:r>
        <w:r>
          <w:rPr>
            <w:noProof/>
          </w:rPr>
          <mc:AlternateContent>
            <mc:Choice Requires="wps">
              <w:drawing>
                <wp:anchor distT="0" distB="0" distL="114300" distR="114300" simplePos="0" relativeHeight="251666442" behindDoc="0" locked="0" layoutInCell="1" allowOverlap="1" wp14:anchorId="5248765F" wp14:editId="4ECE7D5F">
                  <wp:simplePos x="0" y="0"/>
                  <wp:positionH relativeFrom="column">
                    <wp:posOffset>3605530</wp:posOffset>
                  </wp:positionH>
                  <wp:positionV relativeFrom="paragraph">
                    <wp:posOffset>3780155</wp:posOffset>
                  </wp:positionV>
                  <wp:extent cx="10795" cy="671195"/>
                  <wp:effectExtent l="0" t="0" r="27305" b="33655"/>
                  <wp:wrapNone/>
                  <wp:docPr id="166754651" name="Straight Connector 2"/>
                  <wp:cNvGraphicFramePr/>
                  <a:graphic xmlns:a="http://schemas.openxmlformats.org/drawingml/2006/main">
                    <a:graphicData uri="http://schemas.microsoft.com/office/word/2010/wordprocessingShape">
                      <wps:wsp>
                        <wps:cNvCnPr/>
                        <wps:spPr>
                          <a:xfrm>
                            <a:off x="0" y="0"/>
                            <a:ext cx="10795" cy="67119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5A0F08" id="Straight Connector 2" o:spid="_x0000_s1026" style="position:absolute;z-index:251666442;visibility:visible;mso-wrap-style:square;mso-wrap-distance-left:9pt;mso-wrap-distance-top:0;mso-wrap-distance-right:9pt;mso-wrap-distance-bottom:0;mso-position-horizontal:absolute;mso-position-horizontal-relative:text;mso-position-vertical:absolute;mso-position-vertical-relative:text" from="283.9pt,297.65pt" to="284.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" strokecolor="#4579b8 [3044]" strokeweight="1.75pt"/>
              </w:pict>
            </mc:Fallback>
          </mc:AlternateContent>
        </w:r>
        <w:r>
          <w:rPr>
            <w:noProof/>
          </w:rPr>
          <mc:AlternateContent>
            <mc:Choice Requires="wps">
              <w:drawing>
                <wp:anchor distT="0" distB="0" distL="114300" distR="114300" simplePos="0" relativeHeight="251665418" behindDoc="0" locked="0" layoutInCell="1" allowOverlap="1" wp14:anchorId="267DBE35" wp14:editId="022133D7">
                  <wp:simplePos x="0" y="0"/>
                  <wp:positionH relativeFrom="column">
                    <wp:posOffset>1739900</wp:posOffset>
                  </wp:positionH>
                  <wp:positionV relativeFrom="paragraph">
                    <wp:posOffset>3906520</wp:posOffset>
                  </wp:positionV>
                  <wp:extent cx="1697990" cy="599440"/>
                  <wp:effectExtent l="0" t="0" r="16510" b="10160"/>
                  <wp:wrapNone/>
                  <wp:docPr id="2108232211" name="Rounded Rectangle 1"/>
                  <wp:cNvGraphicFramePr/>
                  <a:graphic xmlns:a="http://schemas.openxmlformats.org/drawingml/2006/main">
                    <a:graphicData uri="http://schemas.microsoft.com/office/word/2010/wordprocessingShape">
                      <wps:wsp>
                        <wps:cNvSpPr/>
                        <wps:spPr>
                          <a:xfrm>
                            <a:off x="0" y="0"/>
                            <a:ext cx="1697990" cy="59944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F937D7" w14:textId="77777777" w:rsidR="004F5A8A" w:rsidRPr="00156409" w:rsidRDefault="004F5A8A" w:rsidP="004F5A8A">
                              <w:pPr>
                                <w:jc w:val="center"/>
                                <w:rPr>
                                  <w:rFonts w:ascii="Calibri" w:hAnsi="Calibri" w:cs="Calibri"/>
                                  <w:color w:val="000000" w:themeColor="text1"/>
                                </w:rPr>
                              </w:pPr>
                              <w:r w:rsidRPr="00156409">
                                <w:rPr>
                                  <w:rFonts w:ascii="Calibri" w:hAnsi="Calibri" w:cs="Calibri"/>
                                  <w:color w:val="000000" w:themeColor="text1"/>
                                </w:rPr>
                                <w:t>2</w:t>
                              </w:r>
                              <w:ins w:id="126" w:author="Joseph Sempa" w:date="2026-07-20T19:46:00Z" w16du:dateUtc="2026-07-20T17:46:00Z">
                                <w:r>
                                  <w:rPr>
                                    <w:rFonts w:ascii="Calibri" w:hAnsi="Calibri" w:cs="Calibri"/>
                                    <w:color w:val="000000" w:themeColor="text1"/>
                                  </w:rPr>
                                  <w:t>4</w:t>
                                </w:r>
                              </w:ins>
                              <w:del w:id="127"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DBE35" id="Rounded Rectangle 1" o:spid="_x0000_s1026" style="position:absolute;margin-left:137pt;margin-top:307.6pt;width:133.7pt;height:47.2pt;z-index:251665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" fillcolor="white [3201]" strokecolor="#f79646 [3209]" strokeweight="2pt">
                  <v:textbox>
                    <w:txbxContent>
                      <w:p w14:paraId="0DF937D7" w14:textId="77777777" w:rsidR="004F5A8A" w:rsidRPr="00156409" w:rsidRDefault="004F5A8A" w:rsidP="004F5A8A">
                        <w:pPr>
                          <w:jc w:val="center"/>
                          <w:rPr>
                            <w:rFonts w:ascii="Calibri" w:hAnsi="Calibri" w:cs="Calibri"/>
                            <w:color w:val="000000" w:themeColor="text1"/>
                          </w:rPr>
                        </w:pPr>
                        <w:r w:rsidRPr="00156409">
                          <w:rPr>
                            <w:rFonts w:ascii="Calibri" w:hAnsi="Calibri" w:cs="Calibri"/>
                            <w:color w:val="000000" w:themeColor="text1"/>
                          </w:rPr>
                          <w:t>2</w:t>
                        </w:r>
                        <w:ins w:id="128" w:author="Joseph Sempa" w:date="2026-07-20T19:46:00Z" w16du:dateUtc="2026-07-20T17:46:00Z">
                          <w:r>
                            <w:rPr>
                              <w:rFonts w:ascii="Calibri" w:hAnsi="Calibri" w:cs="Calibri"/>
                              <w:color w:val="000000" w:themeColor="text1"/>
                            </w:rPr>
                            <w:t>4</w:t>
                          </w:r>
                        </w:ins>
                        <w:del w:id="129" w:author="Joseph Sempa" w:date="2026-07-20T19:46:00Z" w16du:dateUtc="2026-07-20T17:46:00Z">
                          <w:r w:rsidRPr="00156409" w:rsidDel="000E7F4F">
                            <w:rPr>
                              <w:rFonts w:ascii="Calibri" w:hAnsi="Calibri" w:cs="Calibri"/>
                              <w:color w:val="000000" w:themeColor="text1"/>
                            </w:rPr>
                            <w:delText>1</w:delText>
                          </w:r>
                        </w:del>
                        <w:r w:rsidRPr="00156409">
                          <w:rPr>
                            <w:rFonts w:ascii="Calibri" w:hAnsi="Calibri" w:cs="Calibri"/>
                            <w:color w:val="000000" w:themeColor="text1"/>
                          </w:rPr>
                          <w:t xml:space="preserve"> AI by Random Cortisol &lt; 274 </w:t>
                        </w:r>
                        <w:r>
                          <w:rPr>
                            <w:rFonts w:ascii="Calibri" w:hAnsi="Calibri" w:cs="Calibri"/>
                            <w:color w:val="000000" w:themeColor="text1"/>
                          </w:rPr>
                          <w:t>nmol/L</w:t>
                        </w:r>
                      </w:p>
                    </w:txbxContent>
                  </v:textbox>
                </v:roundrect>
              </w:pict>
            </mc:Fallback>
          </mc:AlternateContent>
        </w:r>
        <w:r>
          <w:rPr>
            <w:noProof/>
          </w:rPr>
          <mc:AlternateContent>
            <mc:Choice Requires="wps">
              <w:drawing>
                <wp:anchor distT="0" distB="0" distL="114300" distR="114300" simplePos="0" relativeHeight="251669514" behindDoc="0" locked="0" layoutInCell="1" allowOverlap="1" wp14:anchorId="3851B113" wp14:editId="78F848DD">
                  <wp:simplePos x="0" y="0"/>
                  <wp:positionH relativeFrom="column">
                    <wp:posOffset>3619500</wp:posOffset>
                  </wp:positionH>
                  <wp:positionV relativeFrom="paragraph">
                    <wp:posOffset>4439285</wp:posOffset>
                  </wp:positionV>
                  <wp:extent cx="116840" cy="6350"/>
                  <wp:effectExtent l="0" t="0" r="35560" b="31750"/>
                  <wp:wrapNone/>
                  <wp:docPr id="1374925147" name="Straight Connector 4"/>
                  <wp:cNvGraphicFramePr/>
                  <a:graphic xmlns:a="http://schemas.openxmlformats.org/drawingml/2006/main">
                    <a:graphicData uri="http://schemas.microsoft.com/office/word/2010/wordprocessingShape">
                      <wps:wsp>
                        <wps:cNvCnPr/>
                        <wps:spPr>
                          <a:xfrm flipV="1">
                            <a:off x="0" y="0"/>
                            <a:ext cx="116840" cy="635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0058E" id="Straight Connector 4" o:spid="_x0000_s1026" style="position:absolute;flip:y;z-index:251669514;visibility:visible;mso-wrap-style:square;mso-wrap-distance-left:9pt;mso-wrap-distance-top:0;mso-wrap-distance-right:9pt;mso-wrap-distance-bottom:0;mso-position-horizontal:absolute;mso-position-horizontal-relative:text;mso-position-vertical:absolute;mso-position-vertical-relative:text" from="285pt,349.55pt" to="294.2pt,3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" strokecolor="#4579b8 [3044]" strokeweight="1.75pt"/>
              </w:pict>
            </mc:Fallback>
          </mc:AlternateContent>
        </w:r>
      </w:ins>
      <w:ins w:id="130" w:author="Joseph Sempa" w:date="2026-07-25T19:30:00Z" w16du:dateUtc="2026-07-25T17:30:00Z">
        <w:r>
          <w:rPr>
            <w:noProof/>
          </w:rPr>
          <mc:AlternateContent>
            <mc:Choice Requires="wps">
              <w:drawing>
                <wp:anchor distT="0" distB="0" distL="114300" distR="114300" simplePos="0" relativeHeight="251662346" behindDoc="0" locked="0" layoutInCell="1" allowOverlap="1" wp14:anchorId="61841265" wp14:editId="49D2FF0D">
                  <wp:simplePos x="0" y="0"/>
                  <wp:positionH relativeFrom="column">
                    <wp:posOffset>2344420</wp:posOffset>
                  </wp:positionH>
                  <wp:positionV relativeFrom="paragraph">
                    <wp:posOffset>2712085</wp:posOffset>
                  </wp:positionV>
                  <wp:extent cx="3810" cy="639445"/>
                  <wp:effectExtent l="0" t="0" r="34290" b="27305"/>
                  <wp:wrapNone/>
                  <wp:docPr id="1813307193" name="Straight Connector 5"/>
                  <wp:cNvGraphicFramePr/>
                  <a:graphic xmlns:a="http://schemas.openxmlformats.org/drawingml/2006/main">
                    <a:graphicData uri="http://schemas.microsoft.com/office/word/2010/wordprocessingShape">
                      <wps:wsp>
                        <wps:cNvCnPr/>
                        <wps:spPr>
                          <a:xfrm flipH="1">
                            <a:off x="0" y="0"/>
                            <a:ext cx="3810" cy="6394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C6BB53" id="Straight Connector 5" o:spid="_x0000_s1026" style="position:absolute;flip:x;z-index:251662346;visibility:visible;mso-wrap-style:square;mso-wrap-distance-left:9pt;mso-wrap-distance-top:0;mso-wrap-distance-right:9pt;mso-wrap-distance-bottom:0;mso-position-horizontal:absolute;mso-position-horizontal-relative:text;mso-position-vertical:absolute;mso-position-vertical-relative:text" from="184.6pt,213.55pt" to="184.9pt,2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" strokecolor="#4579b8 [3044]" strokeweight="1.75pt"/>
              </w:pict>
            </mc:Fallback>
          </mc:AlternateContent>
        </w:r>
        <w:r>
          <w:rPr>
            <w:noProof/>
          </w:rPr>
          <mc:AlternateContent>
            <mc:Choice Requires="wps">
              <w:drawing>
                <wp:anchor distT="0" distB="0" distL="114300" distR="114300" simplePos="0" relativeHeight="251663370" behindDoc="0" locked="0" layoutInCell="1" allowOverlap="1" wp14:anchorId="1E985F96" wp14:editId="3E8F6346">
                  <wp:simplePos x="0" y="0"/>
                  <wp:positionH relativeFrom="column">
                    <wp:posOffset>2343150</wp:posOffset>
                  </wp:positionH>
                  <wp:positionV relativeFrom="paragraph">
                    <wp:posOffset>913765</wp:posOffset>
                  </wp:positionV>
                  <wp:extent cx="11430" cy="1414145"/>
                  <wp:effectExtent l="0" t="0" r="26670" b="33655"/>
                  <wp:wrapNone/>
                  <wp:docPr id="400487610" name="Straight Connector 5"/>
                  <wp:cNvGraphicFramePr/>
                  <a:graphic xmlns:a="http://schemas.openxmlformats.org/drawingml/2006/main">
                    <a:graphicData uri="http://schemas.microsoft.com/office/word/2010/wordprocessingShape">
                      <wps:wsp>
                        <wps:cNvCnPr/>
                        <wps:spPr>
                          <a:xfrm flipH="1">
                            <a:off x="0" y="0"/>
                            <a:ext cx="11430" cy="1414145"/>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3182C" id="Straight Connector 5" o:spid="_x0000_s1026" style="position:absolute;flip:x;z-index:251663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71.95pt" to="185.4pt,1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" strokecolor="#4579b8 [3044]" strokeweight="1.75pt"/>
              </w:pict>
            </mc:Fallback>
          </mc:AlternateContent>
        </w:r>
      </w:ins>
    </w:p>
    <w:p w14:paraId="238A5F2E" w14:textId="3135F846" w:rsidR="004F5A8A" w:rsidRPr="004F5A8A" w:rsidRDefault="004F5A8A" w:rsidP="004F5A8A">
      <w:pPr>
        <w:rPr>
          <w:ins w:id="131" w:author="Joseph Sempa" w:date="2026-07-25T19:29:00Z" w16du:dateUtc="2026-07-25T17:29:00Z"/>
        </w:rPr>
        <w:pPrChange w:id="132" w:author="Joseph Sempa" w:date="2026-07-25T19:29:00Z" w16du:dateUtc="2026-07-25T17:29:00Z">
          <w:pPr>
            <w:pStyle w:val="Heading1"/>
            <w:ind w:left="720"/>
            <w:jc w:val="both"/>
          </w:pPr>
        </w:pPrChange>
      </w:pPr>
      <w:ins w:id="133" w:author="Joseph Sempa" w:date="2026-07-25T19:30:00Z" w16du:dateUtc="2026-07-25T17:30:00Z">
        <w:r w:rsidRPr="005E711A">
          <w:rPr>
            <w:noProof/>
          </w:rPr>
          <mc:AlternateContent>
            <mc:Choice Requires="wpg">
              <w:drawing>
                <wp:anchor distT="0" distB="0" distL="0" distR="0" simplePos="0" relativeHeight="251660298" behindDoc="1" locked="0" layoutInCell="1" allowOverlap="1" wp14:anchorId="6419D7A8" wp14:editId="4E734550">
                  <wp:simplePos x="0" y="0"/>
                  <wp:positionH relativeFrom="page">
                    <wp:posOffset>338455</wp:posOffset>
                  </wp:positionH>
                  <wp:positionV relativeFrom="paragraph">
                    <wp:posOffset>158115</wp:posOffset>
                  </wp:positionV>
                  <wp:extent cx="5530850" cy="4647565"/>
                  <wp:effectExtent l="0" t="0" r="12700" b="19685"/>
                  <wp:wrapTopAndBottom/>
                  <wp:docPr id="1931801503" name="Group 1931801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4647565"/>
                            <a:chOff x="30609" y="151778"/>
                            <a:chExt cx="5911309" cy="3941913"/>
                          </a:xfrm>
                        </wpg:grpSpPr>
                        <wps:wsp>
                          <wps:cNvPr id="716925916"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131535730" name="Graphic 12"/>
                          <wps:cNvSpPr/>
                          <wps:spPr>
                            <a:xfrm>
                              <a:off x="2059304" y="2737485"/>
                              <a:ext cx="1043940" cy="1270"/>
                            </a:xfrm>
                            <a:custGeom>
                              <a:avLst/>
                              <a:gdLst/>
                              <a:ahLst/>
                              <a:cxnLst/>
                              <a:rect l="l" t="t" r="r" b="b"/>
                              <a:pathLst>
                                <a:path w="1043940">
                                  <a:moveTo>
                                    <a:pt x="0" y="0"/>
                                  </a:moveTo>
                                  <a:lnTo>
                                    <a:pt x="1043939" y="0"/>
                                  </a:lnTo>
                                </a:path>
                              </a:pathLst>
                            </a:custGeom>
                            <a:ln w="22225">
                              <a:solidFill>
                                <a:schemeClr val="accent1"/>
                              </a:solidFill>
                              <a:prstDash val="solid"/>
                            </a:ln>
                          </wps:spPr>
                          <wps:bodyPr wrap="square" lIns="0" tIns="0" rIns="0" bIns="0" rtlCol="0">
                            <a:prstTxWarp prst="textNoShape">
                              <a:avLst/>
                            </a:prstTxWarp>
                            <a:noAutofit/>
                          </wps:bodyPr>
                        </wps:wsp>
                        <wps:wsp>
                          <wps:cNvPr id="1319593488" name="Textbox 15"/>
                          <wps:cNvSpPr txBox="1"/>
                          <wps:spPr>
                            <a:xfrm>
                              <a:off x="1257300" y="151778"/>
                              <a:ext cx="2642235" cy="513715"/>
                            </a:xfrm>
                            <a:prstGeom prst="rect">
                              <a:avLst/>
                            </a:prstGeom>
                            <a:ln w="15875">
                              <a:solidFill>
                                <a:schemeClr val="accent6"/>
                              </a:solidFill>
                            </a:ln>
                          </wps:spPr>
                          <wps:txbx>
                            <w:txbxContent>
                              <w:p w14:paraId="1C016B7C" w14:textId="77777777" w:rsidR="004F5A8A" w:rsidRDefault="004F5A8A" w:rsidP="004F5A8A">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1456140488" name="Textbox 16"/>
                          <wps:cNvSpPr txBox="1"/>
                          <wps:spPr>
                            <a:xfrm>
                              <a:off x="4057650" y="935483"/>
                              <a:ext cx="1509396" cy="645218"/>
                            </a:xfrm>
                            <a:prstGeom prst="rect">
                              <a:avLst/>
                            </a:prstGeom>
                            <a:ln w="15875">
                              <a:solidFill>
                                <a:schemeClr val="accent6"/>
                              </a:solidFill>
                            </a:ln>
                          </wps:spPr>
                          <wps:txbx>
                            <w:txbxContent>
                              <w:p w14:paraId="7D852D37" w14:textId="77777777" w:rsidR="004F5A8A" w:rsidRDefault="004F5A8A" w:rsidP="004F5A8A">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9248785" w14:textId="77777777" w:rsidR="004F5A8A" w:rsidRDefault="004F5A8A" w:rsidP="004F5A8A">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096FF2EE" w14:textId="77777777" w:rsidR="004F5A8A" w:rsidRDefault="004F5A8A" w:rsidP="004F5A8A">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582132217" name="Textbox 17"/>
                          <wps:cNvSpPr txBox="1"/>
                          <wps:spPr>
                            <a:xfrm>
                              <a:off x="2017072" y="1865954"/>
                              <a:ext cx="1148321" cy="321120"/>
                            </a:xfrm>
                            <a:prstGeom prst="rect">
                              <a:avLst/>
                            </a:prstGeom>
                            <a:ln w="15875">
                              <a:solidFill>
                                <a:schemeClr val="accent6"/>
                              </a:solidFill>
                            </a:ln>
                          </wps:spPr>
                          <wps:txbx>
                            <w:txbxContent>
                              <w:p w14:paraId="26C74072" w14:textId="77777777" w:rsidR="004F5A8A" w:rsidRDefault="004F5A8A" w:rsidP="004F5A8A">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28072458" name="Textbox 18"/>
                          <wps:cNvSpPr txBox="1"/>
                          <wps:spPr>
                            <a:xfrm>
                              <a:off x="30609" y="2501612"/>
                              <a:ext cx="2018346" cy="497950"/>
                            </a:xfrm>
                            <a:prstGeom prst="rect">
                              <a:avLst/>
                            </a:prstGeom>
                            <a:ln w="15875">
                              <a:solidFill>
                                <a:schemeClr val="accent6"/>
                              </a:solidFill>
                            </a:ln>
                          </wps:spPr>
                          <wps:txbx>
                            <w:txbxContent>
                              <w:p w14:paraId="450020CB" w14:textId="77777777" w:rsidR="004F5A8A" w:rsidRDefault="004F5A8A" w:rsidP="004F5A8A">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wps:txbx>
                          <wps:bodyPr wrap="square" lIns="0" tIns="0" rIns="0" bIns="0" rtlCol="0">
                            <a:noAutofit/>
                          </wps:bodyPr>
                        </wps:wsp>
                        <wps:wsp>
                          <wps:cNvPr id="1289267718" name="Textbox 19"/>
                          <wps:cNvSpPr txBox="1"/>
                          <wps:spPr>
                            <a:xfrm>
                              <a:off x="3119260" y="2373991"/>
                              <a:ext cx="1729362" cy="714374"/>
                            </a:xfrm>
                            <a:prstGeom prst="rect">
                              <a:avLst/>
                            </a:prstGeom>
                            <a:ln w="15875">
                              <a:solidFill>
                                <a:schemeClr val="accent6"/>
                              </a:solidFill>
                            </a:ln>
                          </wps:spPr>
                          <wps:txbx>
                            <w:txbxContent>
                              <w:p w14:paraId="30F6DB3F" w14:textId="77777777" w:rsidR="004F5A8A" w:rsidRDefault="004F5A8A" w:rsidP="004F5A8A">
                                <w:pPr>
                                  <w:spacing w:line="242" w:lineRule="auto"/>
                                  <w:ind w:right="18" w:firstLine="355"/>
                                  <w:rPr>
                                    <w:rFonts w:ascii="Calibri"/>
                                    <w:w w:val="105"/>
                                  </w:rPr>
                                </w:pPr>
                              </w:p>
                              <w:p w14:paraId="0945CF04" w14:textId="77777777" w:rsidR="004F5A8A" w:rsidRDefault="004F5A8A" w:rsidP="004F5A8A">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wps:txbx>
                          <wps:bodyPr wrap="square" lIns="0" tIns="0" rIns="0" bIns="0" rtlCol="0">
                            <a:noAutofit/>
                          </wps:bodyPr>
                        </wps:wsp>
                        <wps:wsp>
                          <wps:cNvPr id="676020903" name="Textbox 21"/>
                          <wps:cNvSpPr txBox="1"/>
                          <wps:spPr>
                            <a:xfrm>
                              <a:off x="4022524" y="3199099"/>
                              <a:ext cx="1919394" cy="894592"/>
                            </a:xfrm>
                            <a:prstGeom prst="rect">
                              <a:avLst/>
                            </a:prstGeom>
                            <a:ln w="15875">
                              <a:solidFill>
                                <a:schemeClr val="accent6"/>
                              </a:solidFill>
                            </a:ln>
                          </wps:spPr>
                          <wps:txbx>
                            <w:txbxContent>
                              <w:p w14:paraId="562378BC" w14:textId="77777777" w:rsidR="004F5A8A" w:rsidRDefault="004F5A8A" w:rsidP="004F5A8A">
                                <w:pPr>
                                  <w:spacing w:before="90"/>
                                  <w:ind w:left="175" w:firstLine="175"/>
                                  <w:rPr>
                                    <w:rFonts w:ascii="Calibri"/>
                                    <w:w w:val="105"/>
                                  </w:rPr>
                                </w:pPr>
                                <w:r>
                                  <w:rPr>
                                    <w:rFonts w:ascii="Calibri"/>
                                    <w:w w:val="105"/>
                                  </w:rPr>
                                  <w:t xml:space="preserve">AI by stimulated Cortisol </w:t>
                                </w:r>
                              </w:p>
                              <w:p w14:paraId="29DBAB8D" w14:textId="77777777" w:rsidR="004F5A8A" w:rsidRDefault="004F5A8A" w:rsidP="004F5A8A">
                                <w:pPr>
                                  <w:spacing w:before="90"/>
                                  <w:ind w:left="175" w:firstLine="175"/>
                                  <w:rPr>
                                    <w:rFonts w:ascii="Calibri"/>
                                    <w:w w:val="105"/>
                                  </w:rPr>
                                </w:pPr>
                                <w:r>
                                  <w:rPr>
                                    <w:rFonts w:ascii="Calibri"/>
                                    <w:w w:val="105"/>
                                  </w:rPr>
                                  <w:t>3</w:t>
                                </w:r>
                                <w:ins w:id="134" w:author="Joseph Sempa" w:date="2026-07-20T19:46:00Z" w16du:dateUtc="2026-07-20T17:46:00Z">
                                  <w:r>
                                    <w:rPr>
                                      <w:rFonts w:ascii="Calibri"/>
                                      <w:w w:val="105"/>
                                    </w:rPr>
                                    <w:t>2</w:t>
                                  </w:r>
                                </w:ins>
                                <w:del w:id="135" w:author="Joseph Sempa" w:date="2026-07-20T19:46:00Z" w16du:dateUtc="2026-07-20T17:46:00Z">
                                  <w:r w:rsidDel="000E7F4F">
                                    <w:rPr>
                                      <w:rFonts w:ascii="Calibri"/>
                                      <w:w w:val="105"/>
                                    </w:rPr>
                                    <w:delText>5</w:delText>
                                  </w:r>
                                </w:del>
                                <w:r>
                                  <w:rPr>
                                    <w:rFonts w:ascii="Calibri"/>
                                    <w:w w:val="105"/>
                                  </w:rPr>
                                  <w:t xml:space="preserve"> using &lt; 500, nmol/L</w:t>
                                </w:r>
                              </w:p>
                              <w:p w14:paraId="6B50FF3C" w14:textId="77777777" w:rsidR="004F5A8A" w:rsidRDefault="004F5A8A" w:rsidP="004F5A8A">
                                <w:pPr>
                                  <w:spacing w:before="90"/>
                                  <w:ind w:left="175" w:firstLine="175"/>
                                  <w:rPr>
                                    <w:rFonts w:ascii="Calibri"/>
                                    <w:w w:val="105"/>
                                  </w:rPr>
                                </w:pPr>
                                <w:del w:id="136" w:author="Joseph Sempa" w:date="2026-07-20T19:47:00Z" w16du:dateUtc="2026-07-20T17:47:00Z">
                                  <w:r w:rsidDel="000E7F4F">
                                    <w:rPr>
                                      <w:rFonts w:ascii="Calibri"/>
                                      <w:w w:val="105"/>
                                    </w:rPr>
                                    <w:delText xml:space="preserve">25 </w:delText>
                                  </w:r>
                                </w:del>
                                <w:ins w:id="137" w:author="Joseph Sempa" w:date="2026-07-20T19:47:00Z" w16du:dateUtc="2026-07-20T17:47:00Z">
                                  <w:r>
                                    <w:rPr>
                                      <w:rFonts w:ascii="Calibri"/>
                                      <w:w w:val="105"/>
                                    </w:rPr>
                                    <w:t xml:space="preserve">14 </w:t>
                                  </w:r>
                                </w:ins>
                                <w:r>
                                  <w:rPr>
                                    <w:rFonts w:ascii="Calibri"/>
                                    <w:w w:val="105"/>
                                  </w:rPr>
                                  <w:t xml:space="preserve">using &lt; 400 nmol/L, </w:t>
                                </w:r>
                              </w:p>
                              <w:p w14:paraId="1D5C97C9" w14:textId="77777777" w:rsidR="004F5A8A" w:rsidRDefault="004F5A8A" w:rsidP="004F5A8A">
                                <w:pPr>
                                  <w:spacing w:before="90"/>
                                  <w:ind w:left="175" w:firstLine="175"/>
                                  <w:rPr>
                                    <w:rFonts w:ascii="Calibri"/>
                                    <w:w w:val="105"/>
                                  </w:rPr>
                                </w:pPr>
                                <w:del w:id="138" w:author="Joseph Sempa" w:date="2026-07-20T19:49:00Z" w16du:dateUtc="2026-07-20T17:49:00Z">
                                  <w:r w:rsidDel="00FE7ACC">
                                    <w:rPr>
                                      <w:rFonts w:ascii="Calibri"/>
                                      <w:w w:val="105"/>
                                    </w:rPr>
                                    <w:delText xml:space="preserve">11 </w:delText>
                                  </w:r>
                                </w:del>
                                <w:ins w:id="139" w:author="Joseph Sempa" w:date="2026-07-20T19:49:00Z" w16du:dateUtc="2026-07-20T17:49:00Z">
                                  <w:r>
                                    <w:rPr>
                                      <w:rFonts w:ascii="Calibri"/>
                                      <w:w w:val="105"/>
                                    </w:rPr>
                                    <w:t xml:space="preserve">2 </w:t>
                                  </w:r>
                                </w:ins>
                                <w:r>
                                  <w:rPr>
                                    <w:rFonts w:ascii="Calibri"/>
                                    <w:w w:val="105"/>
                                  </w:rPr>
                                  <w:t>using &lt; 240 nmol/L</w:t>
                                </w:r>
                              </w:p>
                              <w:p w14:paraId="0437BE95" w14:textId="77777777" w:rsidR="004F5A8A" w:rsidRDefault="004F5A8A" w:rsidP="004F5A8A">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19D7A8" id="Group 1931801503" o:spid="_x0000_s1027" style="position:absolute;margin-left:26.65pt;margin-top:12.45pt;width:435.5pt;height:365.95pt;z-index:-251656182;mso-wrap-distance-left:0;mso-wrap-distance-right:0;mso-position-horizontal-relative:page;mso-width-relative:margin;mso-height-relative:margin" coordorigin="306,1517" coordsize="59113,3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">
                  <v:shape id="Graphic 11" o:spid="_x0000_s1028"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" path="m1467485,l,e" filled="f" strokecolor="#155f82" strokeweight="1.5pt">
                    <v:path arrowok="t"/>
                  </v:shape>
                  <v:shape id="Graphic 12" o:spid="_x0000_s1029"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" path="m,l1043939,e" filled="f" strokecolor="#4f81bd [3204]" strokeweight="1.75pt">
                    <v:path arrowok="t"/>
                  </v:shape>
                  <v:shapetype id="_x0000_t202" coordsize="21600,21600" o:spt="202" path="m,l,21600r21600,l21600,xe">
                    <v:stroke joinstyle="miter"/>
                    <v:path gradientshapeok="t" o:connecttype="rect"/>
                  </v:shapetype>
                  <v:shape id="Textbox 15" o:spid="_x0000_s1030" type="#_x0000_t202" style="position:absolute;left:12573;top:1517;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" filled="f" strokecolor="#f79646 [3209]" strokeweight="1.25pt">
                    <v:textbox inset="0,0,0,0">
                      <w:txbxContent>
                        <w:p w14:paraId="1C016B7C" w14:textId="77777777" w:rsidR="004F5A8A" w:rsidRDefault="004F5A8A" w:rsidP="004F5A8A">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1" type="#_x0000_t202" style="position:absolute;left:40576;top:9354;width:15094;height: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" filled="f" strokecolor="#f79646 [3209]" strokeweight="1.25pt">
                    <v:textbox inset="0,0,0,0">
                      <w:txbxContent>
                        <w:p w14:paraId="7D852D37" w14:textId="77777777" w:rsidR="004F5A8A" w:rsidRDefault="004F5A8A" w:rsidP="004F5A8A">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79248785" w14:textId="77777777" w:rsidR="004F5A8A" w:rsidRDefault="004F5A8A" w:rsidP="004F5A8A">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096FF2EE" w14:textId="77777777" w:rsidR="004F5A8A" w:rsidRDefault="004F5A8A" w:rsidP="004F5A8A">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2" type="#_x0000_t202" style="position:absolute;left:20170;top:18659;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" filled="f" strokecolor="#f79646 [3209]" strokeweight="1.25pt">
                    <v:textbox inset="0,0,0,0">
                      <w:txbxContent>
                        <w:p w14:paraId="26C74072" w14:textId="77777777" w:rsidR="004F5A8A" w:rsidRDefault="004F5A8A" w:rsidP="004F5A8A">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33" type="#_x0000_t202" style="position:absolute;left:306;top:25016;width:20183;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" filled="f" strokecolor="#f79646 [3209]" strokeweight="1.25pt">
                    <v:textbox inset="0,0,0,0">
                      <w:txbxContent>
                        <w:p w14:paraId="450020CB" w14:textId="77777777" w:rsidR="004F5A8A" w:rsidRDefault="004F5A8A" w:rsidP="004F5A8A">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v:textbox>
                  </v:shape>
                  <v:shape id="Textbox 19" o:spid="_x0000_s1034" type="#_x0000_t202" style="position:absolute;left:31192;top:23739;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" filled="f" strokecolor="#f79646 [3209]" strokeweight="1.25pt">
                    <v:textbox inset="0,0,0,0">
                      <w:txbxContent>
                        <w:p w14:paraId="30F6DB3F" w14:textId="77777777" w:rsidR="004F5A8A" w:rsidRDefault="004F5A8A" w:rsidP="004F5A8A">
                          <w:pPr>
                            <w:spacing w:line="242" w:lineRule="auto"/>
                            <w:ind w:right="18" w:firstLine="355"/>
                            <w:rPr>
                              <w:rFonts w:ascii="Calibri"/>
                              <w:w w:val="105"/>
                            </w:rPr>
                          </w:pPr>
                        </w:p>
                        <w:p w14:paraId="0945CF04" w14:textId="77777777" w:rsidR="004F5A8A" w:rsidRDefault="004F5A8A" w:rsidP="004F5A8A">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v:textbox>
                  </v:shape>
                  <v:shape id="Textbox 21" o:spid="_x0000_s1035" type="#_x0000_t202" style="position:absolute;left:40225;top:31990;width:19194;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" filled="f" strokecolor="#f79646 [3209]" strokeweight="1.25pt">
                    <v:textbox inset="0,0,0,0">
                      <w:txbxContent>
                        <w:p w14:paraId="562378BC" w14:textId="77777777" w:rsidR="004F5A8A" w:rsidRDefault="004F5A8A" w:rsidP="004F5A8A">
                          <w:pPr>
                            <w:spacing w:before="90"/>
                            <w:ind w:left="175" w:firstLine="175"/>
                            <w:rPr>
                              <w:rFonts w:ascii="Calibri"/>
                              <w:w w:val="105"/>
                            </w:rPr>
                          </w:pPr>
                          <w:r>
                            <w:rPr>
                              <w:rFonts w:ascii="Calibri"/>
                              <w:w w:val="105"/>
                            </w:rPr>
                            <w:t xml:space="preserve">AI by stimulated Cortisol </w:t>
                          </w:r>
                        </w:p>
                        <w:p w14:paraId="29DBAB8D" w14:textId="77777777" w:rsidR="004F5A8A" w:rsidRDefault="004F5A8A" w:rsidP="004F5A8A">
                          <w:pPr>
                            <w:spacing w:before="90"/>
                            <w:ind w:left="175" w:firstLine="175"/>
                            <w:rPr>
                              <w:rFonts w:ascii="Calibri"/>
                              <w:w w:val="105"/>
                            </w:rPr>
                          </w:pPr>
                          <w:r>
                            <w:rPr>
                              <w:rFonts w:ascii="Calibri"/>
                              <w:w w:val="105"/>
                            </w:rPr>
                            <w:t>3</w:t>
                          </w:r>
                          <w:ins w:id="140" w:author="Joseph Sempa" w:date="2026-07-20T19:46:00Z" w16du:dateUtc="2026-07-20T17:46:00Z">
                            <w:r>
                              <w:rPr>
                                <w:rFonts w:ascii="Calibri"/>
                                <w:w w:val="105"/>
                              </w:rPr>
                              <w:t>2</w:t>
                            </w:r>
                          </w:ins>
                          <w:del w:id="141" w:author="Joseph Sempa" w:date="2026-07-20T19:46:00Z" w16du:dateUtc="2026-07-20T17:46:00Z">
                            <w:r w:rsidDel="000E7F4F">
                              <w:rPr>
                                <w:rFonts w:ascii="Calibri"/>
                                <w:w w:val="105"/>
                              </w:rPr>
                              <w:delText>5</w:delText>
                            </w:r>
                          </w:del>
                          <w:r>
                            <w:rPr>
                              <w:rFonts w:ascii="Calibri"/>
                              <w:w w:val="105"/>
                            </w:rPr>
                            <w:t xml:space="preserve"> using &lt; 500, nmol/L</w:t>
                          </w:r>
                        </w:p>
                        <w:p w14:paraId="6B50FF3C" w14:textId="77777777" w:rsidR="004F5A8A" w:rsidRDefault="004F5A8A" w:rsidP="004F5A8A">
                          <w:pPr>
                            <w:spacing w:before="90"/>
                            <w:ind w:left="175" w:firstLine="175"/>
                            <w:rPr>
                              <w:rFonts w:ascii="Calibri"/>
                              <w:w w:val="105"/>
                            </w:rPr>
                          </w:pPr>
                          <w:del w:id="142" w:author="Joseph Sempa" w:date="2026-07-20T19:47:00Z" w16du:dateUtc="2026-07-20T17:47:00Z">
                            <w:r w:rsidDel="000E7F4F">
                              <w:rPr>
                                <w:rFonts w:ascii="Calibri"/>
                                <w:w w:val="105"/>
                              </w:rPr>
                              <w:delText xml:space="preserve">25 </w:delText>
                            </w:r>
                          </w:del>
                          <w:ins w:id="143" w:author="Joseph Sempa" w:date="2026-07-20T19:47:00Z" w16du:dateUtc="2026-07-20T17:47:00Z">
                            <w:r>
                              <w:rPr>
                                <w:rFonts w:ascii="Calibri"/>
                                <w:w w:val="105"/>
                              </w:rPr>
                              <w:t xml:space="preserve">14 </w:t>
                            </w:r>
                          </w:ins>
                          <w:r>
                            <w:rPr>
                              <w:rFonts w:ascii="Calibri"/>
                              <w:w w:val="105"/>
                            </w:rPr>
                            <w:t xml:space="preserve">using &lt; 400 nmol/L, </w:t>
                          </w:r>
                        </w:p>
                        <w:p w14:paraId="1D5C97C9" w14:textId="77777777" w:rsidR="004F5A8A" w:rsidRDefault="004F5A8A" w:rsidP="004F5A8A">
                          <w:pPr>
                            <w:spacing w:before="90"/>
                            <w:ind w:left="175" w:firstLine="175"/>
                            <w:rPr>
                              <w:rFonts w:ascii="Calibri"/>
                              <w:w w:val="105"/>
                            </w:rPr>
                          </w:pPr>
                          <w:del w:id="144" w:author="Joseph Sempa" w:date="2026-07-20T19:49:00Z" w16du:dateUtc="2026-07-20T17:49:00Z">
                            <w:r w:rsidDel="00FE7ACC">
                              <w:rPr>
                                <w:rFonts w:ascii="Calibri"/>
                                <w:w w:val="105"/>
                              </w:rPr>
                              <w:delText xml:space="preserve">11 </w:delText>
                            </w:r>
                          </w:del>
                          <w:ins w:id="145" w:author="Joseph Sempa" w:date="2026-07-20T19:49:00Z" w16du:dateUtc="2026-07-20T17:49:00Z">
                            <w:r>
                              <w:rPr>
                                <w:rFonts w:ascii="Calibri"/>
                                <w:w w:val="105"/>
                              </w:rPr>
                              <w:t xml:space="preserve">2 </w:t>
                            </w:r>
                          </w:ins>
                          <w:r>
                            <w:rPr>
                              <w:rFonts w:ascii="Calibri"/>
                              <w:w w:val="105"/>
                            </w:rPr>
                            <w:t>using &lt; 240 nmol/L</w:t>
                          </w:r>
                        </w:p>
                        <w:p w14:paraId="0437BE95" w14:textId="77777777" w:rsidR="004F5A8A" w:rsidRDefault="004F5A8A" w:rsidP="004F5A8A">
                          <w:pPr>
                            <w:spacing w:before="90"/>
                            <w:ind w:left="175" w:firstLine="175"/>
                            <w:rPr>
                              <w:rFonts w:ascii="Calibri"/>
                            </w:rPr>
                          </w:pPr>
                          <w:r>
                            <w:rPr>
                              <w:rFonts w:ascii="Calibri"/>
                              <w:w w:val="105"/>
                            </w:rPr>
                            <w:t xml:space="preserve"> </w:t>
                          </w:r>
                        </w:p>
                      </w:txbxContent>
                    </v:textbox>
                  </v:shape>
                  <w10:wrap type="topAndBottom" anchorx="page"/>
                </v:group>
              </w:pict>
            </mc:Fallback>
          </mc:AlternateContent>
        </w:r>
      </w:ins>
    </w:p>
    <w:p w14:paraId="0C982018" w14:textId="7EEE9A48" w:rsidR="00FC69AE" w:rsidRDefault="00FC69AE" w:rsidP="00FC69AE">
      <w:pPr>
        <w:spacing w:line="251" w:lineRule="exact"/>
        <w:ind w:left="560" w:right="504"/>
        <w:rPr>
          <w:b/>
          <w:color w:val="202020"/>
          <w:spacing w:val="-4"/>
        </w:rPr>
      </w:pPr>
      <w:r w:rsidRPr="005E711A">
        <w:rPr>
          <w:b/>
          <w:color w:val="202020"/>
          <w:spacing w:val="-4"/>
        </w:rPr>
        <w:t>Figure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r w:rsidRPr="005E711A">
        <w:rPr>
          <w:b/>
          <w:color w:val="202020"/>
          <w:spacing w:val="-4"/>
        </w:rPr>
        <w:t>patient</w:t>
      </w:r>
      <w:r w:rsidRPr="005E711A">
        <w:rPr>
          <w:b/>
          <w:color w:val="202020"/>
          <w:spacing w:val="-9"/>
        </w:rPr>
        <w:t xml:space="preserve"> </w:t>
      </w:r>
      <w:r w:rsidRPr="005E711A">
        <w:rPr>
          <w:b/>
          <w:color w:val="202020"/>
          <w:spacing w:val="-4"/>
        </w:rPr>
        <w:t>enrollment</w:t>
      </w:r>
    </w:p>
    <w:p w14:paraId="32DD88C2" w14:textId="77777777" w:rsidR="006C3BF1" w:rsidRDefault="006C3BF1" w:rsidP="00FC69AE">
      <w:pPr>
        <w:spacing w:line="251" w:lineRule="exact"/>
        <w:ind w:left="560" w:right="504"/>
        <w:rPr>
          <w:ins w:id="146" w:author="Joseph Sempa" w:date="2026-07-25T20:17:00Z" w16du:dateUtc="2026-07-25T18:17:00Z"/>
          <w:b/>
        </w:rPr>
      </w:pPr>
    </w:p>
    <w:p w14:paraId="24244219" w14:textId="77777777" w:rsidR="006C3BF1" w:rsidRDefault="006C3BF1" w:rsidP="00FC69AE">
      <w:pPr>
        <w:spacing w:line="251" w:lineRule="exact"/>
        <w:ind w:left="560" w:right="504"/>
        <w:rPr>
          <w:ins w:id="147" w:author="Joseph Sempa" w:date="2026-07-25T20:18:00Z" w16du:dateUtc="2026-07-25T18:18:00Z"/>
          <w:b/>
        </w:rPr>
      </w:pPr>
    </w:p>
    <w:p w14:paraId="40F94616" w14:textId="5FF55735" w:rsidR="006C3BF1" w:rsidRDefault="006C3BF1">
      <w:pPr>
        <w:rPr>
          <w:ins w:id="148" w:author="Joseph Sempa" w:date="2026-07-25T20:18:00Z" w16du:dateUtc="2026-07-25T18:18:00Z"/>
          <w:b/>
        </w:rPr>
      </w:pPr>
      <w:ins w:id="149" w:author="Joseph Sempa" w:date="2026-07-25T20:18:00Z" w16du:dateUtc="2026-07-25T18:18:00Z">
        <w:r>
          <w:rPr>
            <w:b/>
          </w:rPr>
          <w:br w:type="page"/>
        </w:r>
      </w:ins>
    </w:p>
    <w:p w14:paraId="17A3F8E1" w14:textId="43D240CF" w:rsidR="006C3BF1" w:rsidRPr="00156409" w:rsidDel="006C3BF1" w:rsidRDefault="00FC69AE" w:rsidP="00FC69AE">
      <w:pPr>
        <w:spacing w:line="251" w:lineRule="exact"/>
        <w:ind w:left="560" w:right="504"/>
        <w:rPr>
          <w:del w:id="150" w:author="Joseph Sempa" w:date="2026-07-25T20:20:00Z" w16du:dateUtc="2026-07-25T18:20:00Z"/>
          <w:b/>
        </w:rPr>
      </w:pPr>
      <w:del w:id="151" w:author="Joseph Sempa" w:date="2026-07-25T19:27:00Z" w16du:dateUtc="2026-07-25T17:27:00Z">
        <w:r w:rsidDel="004F5A8A">
          <w:rPr>
            <w:noProof/>
          </w:rPr>
          <w:lastRenderedPageBreak/>
          <mc:AlternateContent>
            <mc:Choice Requires="wps">
              <w:drawing>
                <wp:anchor distT="0" distB="0" distL="114300" distR="114300" simplePos="0" relativeHeight="251658250" behindDoc="0" locked="0" layoutInCell="1" allowOverlap="1" wp14:anchorId="03EF4A4D" wp14:editId="0BFD2E5E">
                  <wp:simplePos x="0" y="0"/>
                  <wp:positionH relativeFrom="column">
                    <wp:posOffset>2493433</wp:posOffset>
                  </wp:positionH>
                  <wp:positionV relativeFrom="paragraph">
                    <wp:posOffset>961390</wp:posOffset>
                  </wp:positionV>
                  <wp:extent cx="11453" cy="1414145"/>
                  <wp:effectExtent l="0" t="0" r="26670" b="33655"/>
                  <wp:wrapNone/>
                  <wp:docPr id="1636859481" name="Straight Connector 5"/>
                  <wp:cNvGraphicFramePr/>
                  <a:graphic xmlns:a="http://schemas.openxmlformats.org/drawingml/2006/main">
                    <a:graphicData uri="http://schemas.microsoft.com/office/word/2010/wordprocessingShape">
                      <wps:wsp>
                        <wps:cNvCnPr/>
                        <wps:spPr>
                          <a:xfrm flipH="1">
                            <a:off x="0" y="0"/>
                            <a:ext cx="11453" cy="1414145"/>
                          </a:xfrm>
                          <a:prstGeom prst="line">
                            <a:avLst/>
                          </a:prstGeom>
                          <a:noFill/>
                          <a:ln w="222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FD64F57" id="Straight Connector 5" o:spid="_x0000_s1026" style="position:absolute;flip:x;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35pt,75.7pt" to="197.25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" strokecolor="#4a7ebb" strokeweight="1.75pt"/>
              </w:pict>
            </mc:Fallback>
          </mc:AlternateContent>
        </w:r>
        <w:r w:rsidDel="004F5A8A">
          <w:rPr>
            <w:noProof/>
          </w:rPr>
          <mc:AlternateContent>
            <mc:Choice Requires="wps">
              <w:drawing>
                <wp:anchor distT="0" distB="0" distL="114300" distR="114300" simplePos="0" relativeHeight="251658249" behindDoc="0" locked="0" layoutInCell="1" allowOverlap="1" wp14:anchorId="0210155E" wp14:editId="4C958E8F">
                  <wp:simplePos x="0" y="0"/>
                  <wp:positionH relativeFrom="column">
                    <wp:posOffset>2494703</wp:posOffset>
                  </wp:positionH>
                  <wp:positionV relativeFrom="paragraph">
                    <wp:posOffset>2759710</wp:posOffset>
                  </wp:positionV>
                  <wp:extent cx="3810" cy="639445"/>
                  <wp:effectExtent l="0" t="0" r="34290" b="27305"/>
                  <wp:wrapNone/>
                  <wp:docPr id="177591410" name="Straight Connector 5"/>
                  <wp:cNvGraphicFramePr/>
                  <a:graphic xmlns:a="http://schemas.openxmlformats.org/drawingml/2006/main">
                    <a:graphicData uri="http://schemas.microsoft.com/office/word/2010/wordprocessingShape">
                      <wps:wsp>
                        <wps:cNvCnPr/>
                        <wps:spPr>
                          <a:xfrm flipH="1">
                            <a:off x="0" y="0"/>
                            <a:ext cx="3810" cy="639445"/>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792F4C39" id="Straight Connector 5" o:spid="_x0000_s1026" style="position:absolute;flip:x;z-index:251658249;visibility:visible;mso-wrap-style:square;mso-wrap-distance-left:9pt;mso-wrap-distance-top:0;mso-wrap-distance-right:9pt;mso-wrap-distance-bottom:0;mso-position-horizontal:absolute;mso-position-horizontal-relative:text;mso-position-vertical:absolute;mso-position-vertical-relative:text" from="196.45pt,217.3pt" to="196.75pt,2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" strokecolor="#4a7ebb" strokeweight="1.75pt"/>
              </w:pict>
            </mc:Fallback>
          </mc:AlternateContent>
        </w:r>
      </w:del>
      <w:del w:id="152" w:author="Joseph Sempa" w:date="2026-07-25T20:19:00Z" w16du:dateUtc="2026-07-25T18:19:00Z">
        <w:r w:rsidDel="006C3BF1">
          <w:rPr>
            <w:noProof/>
          </w:rPr>
          <mc:AlternateContent>
            <mc:Choice Requires="wps">
              <w:drawing>
                <wp:anchor distT="0" distB="0" distL="114300" distR="114300" simplePos="0" relativeHeight="251658247" behindDoc="0" locked="0" layoutInCell="1" allowOverlap="1" wp14:anchorId="173EC925" wp14:editId="509BB69E">
                  <wp:simplePos x="0" y="0"/>
                  <wp:positionH relativeFrom="column">
                    <wp:posOffset>3725545</wp:posOffset>
                  </wp:positionH>
                  <wp:positionV relativeFrom="paragraph">
                    <wp:posOffset>4479290</wp:posOffset>
                  </wp:positionV>
                  <wp:extent cx="117396" cy="6350"/>
                  <wp:effectExtent l="0" t="0" r="35560" b="31750"/>
                  <wp:wrapNone/>
                  <wp:docPr id="256964733" name="Straight Connector 4"/>
                  <wp:cNvGraphicFramePr/>
                  <a:graphic xmlns:a="http://schemas.openxmlformats.org/drawingml/2006/main">
                    <a:graphicData uri="http://schemas.microsoft.com/office/word/2010/wordprocessingShape">
                      <wps:wsp>
                        <wps:cNvCnPr/>
                        <wps:spPr>
                          <a:xfrm flipV="1">
                            <a:off x="0" y="0"/>
                            <a:ext cx="117396" cy="6350"/>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522CEB17" id="Straight Connector 4" o:spid="_x0000_s1026" style="position:absolute;flip:y;z-index:251658247;visibility:visible;mso-wrap-style:square;mso-wrap-distance-left:9pt;mso-wrap-distance-top:0;mso-wrap-distance-right:9pt;mso-wrap-distance-bottom:0;mso-position-horizontal:absolute;mso-position-horizontal-relative:text;mso-position-vertical:absolute;mso-position-vertical-relative:text" from="293.35pt,352.7pt" to="302.6pt,35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" strokecolor="#4a7ebb" strokeweight="1.75pt"/>
              </w:pict>
            </mc:Fallback>
          </mc:AlternateContent>
        </w:r>
        <w:r w:rsidDel="006C3BF1">
          <w:rPr>
            <w:noProof/>
          </w:rPr>
          <mc:AlternateContent>
            <mc:Choice Requires="wps">
              <w:drawing>
                <wp:anchor distT="0" distB="0" distL="114300" distR="114300" simplePos="0" relativeHeight="251658244" behindDoc="0" locked="0" layoutInCell="1" allowOverlap="1" wp14:anchorId="3BDA1053" wp14:editId="1846CE6A">
                  <wp:simplePos x="0" y="0"/>
                  <wp:positionH relativeFrom="column">
                    <wp:posOffset>3536950</wp:posOffset>
                  </wp:positionH>
                  <wp:positionV relativeFrom="paragraph">
                    <wp:posOffset>4225290</wp:posOffset>
                  </wp:positionV>
                  <wp:extent cx="188595" cy="0"/>
                  <wp:effectExtent l="0" t="0" r="0" b="0"/>
                  <wp:wrapNone/>
                  <wp:docPr id="1025578327" name="Straight Connector 2"/>
                  <wp:cNvGraphicFramePr/>
                  <a:graphic xmlns:a="http://schemas.openxmlformats.org/drawingml/2006/main">
                    <a:graphicData uri="http://schemas.microsoft.com/office/word/2010/wordprocessingShape">
                      <wps:wsp>
                        <wps:cNvCnPr/>
                        <wps:spPr>
                          <a:xfrm>
                            <a:off x="0" y="0"/>
                            <a:ext cx="188595" cy="0"/>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32B5335A" id="Straight Connector 2"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278.5pt,332.7pt" to="293.35pt,3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" strokecolor="#4a7ebb" strokeweight="1.75pt"/>
              </w:pict>
            </mc:Fallback>
          </mc:AlternateContent>
        </w:r>
      </w:del>
      <w:del w:id="153" w:author="Joseph Sempa" w:date="2026-07-25T20:20:00Z" w16du:dateUtc="2026-07-25T18:20:00Z">
        <w:r w:rsidDel="006C3BF1">
          <w:rPr>
            <w:noProof/>
          </w:rPr>
          <mc:AlternateContent>
            <mc:Choice Requires="wps">
              <w:drawing>
                <wp:anchor distT="0" distB="0" distL="114300" distR="114300" simplePos="0" relativeHeight="251658241" behindDoc="0" locked="0" layoutInCell="1" allowOverlap="1" wp14:anchorId="1C81C203" wp14:editId="4A7227AE">
                  <wp:simplePos x="0" y="0"/>
                  <wp:positionH relativeFrom="column">
                    <wp:posOffset>1849326</wp:posOffset>
                  </wp:positionH>
                  <wp:positionV relativeFrom="paragraph">
                    <wp:posOffset>3950335</wp:posOffset>
                  </wp:positionV>
                  <wp:extent cx="1698252" cy="599440"/>
                  <wp:effectExtent l="0" t="0" r="16510" b="10160"/>
                  <wp:wrapNone/>
                  <wp:docPr id="256727085" name="Rounded Rectangle 1"/>
                  <wp:cNvGraphicFramePr/>
                  <a:graphic xmlns:a="http://schemas.openxmlformats.org/drawingml/2006/main">
                    <a:graphicData uri="http://schemas.microsoft.com/office/word/2010/wordprocessingShape">
                      <wps:wsp>
                        <wps:cNvSpPr/>
                        <wps:spPr>
                          <a:xfrm>
                            <a:off x="0" y="0"/>
                            <a:ext cx="1698252" cy="599440"/>
                          </a:xfrm>
                          <a:prstGeom prst="roundRect">
                            <a:avLst/>
                          </a:prstGeom>
                          <a:solidFill>
                            <a:sysClr val="window" lastClr="FFFFFF"/>
                          </a:solidFill>
                          <a:ln w="25400" cap="flat" cmpd="sng" algn="ctr">
                            <a:solidFill>
                              <a:srgbClr val="F79646"/>
                            </a:solidFill>
                            <a:prstDash val="solid"/>
                          </a:ln>
                          <a:effectLst/>
                        </wps:spPr>
                        <wps:txbx>
                          <w:txbxContent>
                            <w:p w14:paraId="47BC09D6" w14:textId="04BD4010" w:rsidR="00FC69AE" w:rsidRPr="00156409" w:rsidRDefault="00FC69AE" w:rsidP="00FC69AE">
                              <w:pPr>
                                <w:jc w:val="center"/>
                                <w:rPr>
                                  <w:rFonts w:ascii="Calibri" w:hAnsi="Calibri" w:cs="Calibri"/>
                                  <w:color w:val="000000" w:themeColor="text1"/>
                                </w:rPr>
                              </w:pPr>
                              <w:r w:rsidRPr="00156409">
                                <w:rPr>
                                  <w:rFonts w:ascii="Calibri" w:hAnsi="Calibri" w:cs="Calibri"/>
                                  <w:color w:val="000000" w:themeColor="text1"/>
                                </w:rPr>
                                <w:t>21 AI by Rando</w:t>
                              </w:r>
                              <w:del w:id="154" w:author="Joseph Sempa" w:date="2026-07-25T20:19:00Z" w16du:dateUtc="2026-07-25T18:19:00Z">
                                <w:r w:rsidRPr="00156409" w:rsidDel="006C3BF1">
                                  <w:rPr>
                                    <w:rFonts w:ascii="Calibri" w:hAnsi="Calibri" w:cs="Calibri"/>
                                    <w:color w:val="000000" w:themeColor="text1"/>
                                  </w:rPr>
                                  <w:delText>m</w:delText>
                                </w:r>
                              </w:del>
                              <w:r w:rsidRPr="00156409">
                                <w:rPr>
                                  <w:rFonts w:ascii="Calibri" w:hAnsi="Calibri" w:cs="Calibri"/>
                                  <w:color w:val="000000" w:themeColor="text1"/>
                                </w:rPr>
                                <w:t xml:space="preserve"> Cortisol &lt; 274 </w:t>
                              </w:r>
                              <w:r>
                                <w:rPr>
                                  <w:rFonts w:ascii="Calibri" w:hAnsi="Calibri" w:cs="Calibri"/>
                                  <w:color w:val="000000" w:themeColor="text1"/>
                                </w:rPr>
                                <w:t>nmol/L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81C203" id="_x0000_s1036" style="position:absolute;left:0;text-align:left;margin-left:145.6pt;margin-top:311.05pt;width:133.7pt;height:4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" fillcolor="window" strokecolor="#f79646" strokeweight="2pt">
                  <v:textbox>
                    <w:txbxContent>
                      <w:p w14:paraId="47BC09D6" w14:textId="04BD4010" w:rsidR="00FC69AE" w:rsidRPr="00156409" w:rsidRDefault="00FC69AE" w:rsidP="00FC69AE">
                        <w:pPr>
                          <w:jc w:val="center"/>
                          <w:rPr>
                            <w:rFonts w:ascii="Calibri" w:hAnsi="Calibri" w:cs="Calibri"/>
                            <w:color w:val="000000" w:themeColor="text1"/>
                          </w:rPr>
                        </w:pPr>
                        <w:r w:rsidRPr="00156409">
                          <w:rPr>
                            <w:rFonts w:ascii="Calibri" w:hAnsi="Calibri" w:cs="Calibri"/>
                            <w:color w:val="000000" w:themeColor="text1"/>
                          </w:rPr>
                          <w:t>21 AI by Rando</w:t>
                        </w:r>
                        <w:del w:id="155" w:author="Joseph Sempa" w:date="2026-07-25T20:19:00Z" w16du:dateUtc="2026-07-25T18:19:00Z">
                          <w:r w:rsidRPr="00156409" w:rsidDel="006C3BF1">
                            <w:rPr>
                              <w:rFonts w:ascii="Calibri" w:hAnsi="Calibri" w:cs="Calibri"/>
                              <w:color w:val="000000" w:themeColor="text1"/>
                            </w:rPr>
                            <w:delText>m</w:delText>
                          </w:r>
                        </w:del>
                        <w:r w:rsidRPr="00156409">
                          <w:rPr>
                            <w:rFonts w:ascii="Calibri" w:hAnsi="Calibri" w:cs="Calibri"/>
                            <w:color w:val="000000" w:themeColor="text1"/>
                          </w:rPr>
                          <w:t xml:space="preserve"> Cortisol &lt; 274 </w:t>
                        </w:r>
                        <w:r>
                          <w:rPr>
                            <w:rFonts w:ascii="Calibri" w:hAnsi="Calibri" w:cs="Calibri"/>
                            <w:color w:val="000000" w:themeColor="text1"/>
                          </w:rPr>
                          <w:t>nmol/L</w:t>
                        </w:r>
                      </w:p>
                    </w:txbxContent>
                  </v:textbox>
                </v:roundrect>
              </w:pict>
            </mc:Fallback>
          </mc:AlternateContent>
        </w:r>
      </w:del>
      <w:del w:id="156" w:author="Joseph Sempa" w:date="2026-07-25T20:19:00Z" w16du:dateUtc="2026-07-25T18:19:00Z">
        <w:r w:rsidDel="006C3BF1">
          <w:rPr>
            <w:noProof/>
          </w:rPr>
          <mc:AlternateContent>
            <mc:Choice Requires="wps">
              <w:drawing>
                <wp:anchor distT="0" distB="0" distL="114300" distR="114300" simplePos="0" relativeHeight="251658242" behindDoc="0" locked="0" layoutInCell="1" allowOverlap="1" wp14:anchorId="5306DA0A" wp14:editId="11E5B8FA">
                  <wp:simplePos x="0" y="0"/>
                  <wp:positionH relativeFrom="column">
                    <wp:posOffset>3714750</wp:posOffset>
                  </wp:positionH>
                  <wp:positionV relativeFrom="paragraph">
                    <wp:posOffset>3824223</wp:posOffset>
                  </wp:positionV>
                  <wp:extent cx="11064" cy="671577"/>
                  <wp:effectExtent l="0" t="0" r="27305" b="33655"/>
                  <wp:wrapNone/>
                  <wp:docPr id="876594135" name="Straight Connector 2"/>
                  <wp:cNvGraphicFramePr/>
                  <a:graphic xmlns:a="http://schemas.openxmlformats.org/drawingml/2006/main">
                    <a:graphicData uri="http://schemas.microsoft.com/office/word/2010/wordprocessingShape">
                      <wps:wsp>
                        <wps:cNvCnPr/>
                        <wps:spPr>
                          <a:xfrm>
                            <a:off x="0" y="0"/>
                            <a:ext cx="11064" cy="671577"/>
                          </a:xfrm>
                          <a:prstGeom prst="line">
                            <a:avLst/>
                          </a:prstGeom>
                          <a:noFill/>
                          <a:ln w="22225" cap="flat" cmpd="sng" algn="ctr">
                            <a:solidFill>
                              <a:srgbClr val="4F81BD">
                                <a:shade val="95000"/>
                                <a:satMod val="105000"/>
                              </a:srgbClr>
                            </a:solidFill>
                            <a:prstDash val="solid"/>
                          </a:ln>
                          <a:effectLst/>
                        </wps:spPr>
                        <wps:bodyPr/>
                      </wps:wsp>
                    </a:graphicData>
                  </a:graphic>
                </wp:anchor>
              </w:drawing>
            </mc:Choice>
            <mc:Fallback>
              <w:pict>
                <v:line w14:anchorId="4B20B877" id="Straight Connector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92.5pt,301.1pt" to="293.35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" strokecolor="#4a7ebb" strokeweight="1.75pt"/>
              </w:pict>
            </mc:Fallback>
          </mc:AlternateContent>
        </w:r>
      </w:del>
    </w:p>
    <w:p w14:paraId="6E0B6F53" w14:textId="7E9CD553" w:rsidR="00FC69AE" w:rsidDel="004F5A8A" w:rsidRDefault="00FC69AE" w:rsidP="004F5A8A">
      <w:pPr>
        <w:pStyle w:val="Heading1"/>
        <w:jc w:val="both"/>
        <w:rPr>
          <w:del w:id="157" w:author="Joseph Sempa" w:date="2026-07-25T19:27:00Z" w16du:dateUtc="2026-07-25T17:27:00Z"/>
          <w:b w:val="0"/>
          <w:bCs w:val="0"/>
        </w:rPr>
        <w:pPrChange w:id="158" w:author="Joseph Sempa" w:date="2026-07-25T19:27:00Z" w16du:dateUtc="2026-07-25T17:27:00Z">
          <w:pPr>
            <w:pStyle w:val="Heading1"/>
            <w:jc w:val="both"/>
          </w:pPr>
        </w:pPrChange>
      </w:pPr>
      <w:del w:id="159" w:author="Joseph Sempa" w:date="2026-07-25T19:27:00Z" w16du:dateUtc="2026-07-25T17:27:00Z">
        <w:r w:rsidRPr="005E711A" w:rsidDel="00D16000">
          <w:rPr>
            <w:noProof/>
          </w:rPr>
          <mc:AlternateContent>
            <mc:Choice Requires="wpg">
              <w:drawing>
                <wp:anchor distT="0" distB="0" distL="0" distR="0" simplePos="0" relativeHeight="251658240" behindDoc="1" locked="0" layoutInCell="1" allowOverlap="1" wp14:anchorId="7706854E" wp14:editId="06678B8D">
                  <wp:simplePos x="0" y="0"/>
                  <wp:positionH relativeFrom="page">
                    <wp:posOffset>432260</wp:posOffset>
                  </wp:positionH>
                  <wp:positionV relativeFrom="paragraph">
                    <wp:posOffset>212725</wp:posOffset>
                  </wp:positionV>
                  <wp:extent cx="5530850" cy="4647565"/>
                  <wp:effectExtent l="0" t="0" r="12700" b="19685"/>
                  <wp:wrapTopAndBottom/>
                  <wp:docPr id="330815488" name="Group 330815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0" cy="4647565"/>
                            <a:chOff x="30609" y="151778"/>
                            <a:chExt cx="5911309" cy="3941913"/>
                          </a:xfrm>
                        </wpg:grpSpPr>
                        <wps:wsp>
                          <wps:cNvPr id="1356196613"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983668576" name="Graphic 12"/>
                          <wps:cNvSpPr/>
                          <wps:spPr>
                            <a:xfrm>
                              <a:off x="2059304" y="2737485"/>
                              <a:ext cx="1043940" cy="1270"/>
                            </a:xfrm>
                            <a:custGeom>
                              <a:avLst/>
                              <a:gdLst/>
                              <a:ahLst/>
                              <a:cxnLst/>
                              <a:rect l="l" t="t" r="r" b="b"/>
                              <a:pathLst>
                                <a:path w="1043940">
                                  <a:moveTo>
                                    <a:pt x="0" y="0"/>
                                  </a:moveTo>
                                  <a:lnTo>
                                    <a:pt x="1043939" y="0"/>
                                  </a:lnTo>
                                </a:path>
                              </a:pathLst>
                            </a:custGeom>
                            <a:ln w="22225">
                              <a:solidFill>
                                <a:srgbClr val="4F81BD"/>
                              </a:solidFill>
                              <a:prstDash val="solid"/>
                            </a:ln>
                          </wps:spPr>
                          <wps:bodyPr wrap="square" lIns="0" tIns="0" rIns="0" bIns="0" rtlCol="0">
                            <a:prstTxWarp prst="textNoShape">
                              <a:avLst/>
                            </a:prstTxWarp>
                            <a:noAutofit/>
                          </wps:bodyPr>
                        </wps:wsp>
                        <wps:wsp>
                          <wps:cNvPr id="867256052" name="Textbox 15"/>
                          <wps:cNvSpPr txBox="1"/>
                          <wps:spPr>
                            <a:xfrm>
                              <a:off x="1257300" y="151778"/>
                              <a:ext cx="2642235" cy="513715"/>
                            </a:xfrm>
                            <a:prstGeom prst="rect">
                              <a:avLst/>
                            </a:prstGeom>
                            <a:ln w="15875">
                              <a:solidFill>
                                <a:srgbClr val="F79646"/>
                              </a:solidFill>
                            </a:ln>
                          </wps:spPr>
                          <wps:txbx>
                            <w:txbxContent>
                              <w:p w14:paraId="04AC72A1" w14:textId="77777777" w:rsidR="00FC69AE" w:rsidRDefault="00FC69AE" w:rsidP="00FC69AE">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789910211" name="Textbox 16"/>
                          <wps:cNvSpPr txBox="1"/>
                          <wps:spPr>
                            <a:xfrm>
                              <a:off x="4057650" y="935483"/>
                              <a:ext cx="1509396" cy="645218"/>
                            </a:xfrm>
                            <a:prstGeom prst="rect">
                              <a:avLst/>
                            </a:prstGeom>
                            <a:ln w="15875">
                              <a:solidFill>
                                <a:srgbClr val="F79646"/>
                              </a:solidFill>
                            </a:ln>
                          </wps:spPr>
                          <wps:txbx>
                            <w:txbxContent>
                              <w:p w14:paraId="7720CDA9" w14:textId="77777777" w:rsidR="00FC69AE" w:rsidRDefault="00FC69AE" w:rsidP="00FC69AE">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407EBFB6" w14:textId="77777777" w:rsidR="00FC69AE" w:rsidRDefault="00FC69AE" w:rsidP="00FC69AE">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598D7192" w14:textId="77777777" w:rsidR="00FC69AE" w:rsidRDefault="00FC69AE" w:rsidP="00FC69AE">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0188215" name="Textbox 17"/>
                          <wps:cNvSpPr txBox="1"/>
                          <wps:spPr>
                            <a:xfrm>
                              <a:off x="2017072" y="1865954"/>
                              <a:ext cx="1148321" cy="321120"/>
                            </a:xfrm>
                            <a:prstGeom prst="rect">
                              <a:avLst/>
                            </a:prstGeom>
                            <a:ln w="15875">
                              <a:solidFill>
                                <a:srgbClr val="F79646"/>
                              </a:solidFill>
                            </a:ln>
                          </wps:spPr>
                          <wps:txbx>
                            <w:txbxContent>
                              <w:p w14:paraId="2D9A499B" w14:textId="77777777" w:rsidR="00FC69AE" w:rsidRDefault="00FC69AE" w:rsidP="00FC69AE">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wps:txbx>
                          <wps:bodyPr wrap="square" lIns="0" tIns="0" rIns="0" bIns="0" rtlCol="0">
                            <a:noAutofit/>
                          </wps:bodyPr>
                        </wps:wsp>
                        <wps:wsp>
                          <wps:cNvPr id="366814826" name="Textbox 18"/>
                          <wps:cNvSpPr txBox="1"/>
                          <wps:spPr>
                            <a:xfrm>
                              <a:off x="30609" y="2501612"/>
                              <a:ext cx="2018346" cy="497950"/>
                            </a:xfrm>
                            <a:prstGeom prst="rect">
                              <a:avLst/>
                            </a:prstGeom>
                            <a:ln w="15875">
                              <a:solidFill>
                                <a:srgbClr val="F79646"/>
                              </a:solidFill>
                            </a:ln>
                          </wps:spPr>
                          <wps:txbx>
                            <w:txbxContent>
                              <w:p w14:paraId="7BE99E1B" w14:textId="77777777" w:rsidR="00FC69AE" w:rsidRDefault="00FC69AE" w:rsidP="00FC69AE">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wps:txbx>
                          <wps:bodyPr wrap="square" lIns="0" tIns="0" rIns="0" bIns="0" rtlCol="0">
                            <a:noAutofit/>
                          </wps:bodyPr>
                        </wps:wsp>
                        <wps:wsp>
                          <wps:cNvPr id="404121052" name="Textbox 19"/>
                          <wps:cNvSpPr txBox="1"/>
                          <wps:spPr>
                            <a:xfrm>
                              <a:off x="3119260" y="2373991"/>
                              <a:ext cx="1729362" cy="714374"/>
                            </a:xfrm>
                            <a:prstGeom prst="rect">
                              <a:avLst/>
                            </a:prstGeom>
                            <a:ln w="15875">
                              <a:solidFill>
                                <a:srgbClr val="F79646"/>
                              </a:solidFill>
                            </a:ln>
                          </wps:spPr>
                          <wps:txbx>
                            <w:txbxContent>
                              <w:p w14:paraId="1F86BE7D" w14:textId="77777777" w:rsidR="00FC69AE" w:rsidRDefault="00FC69AE" w:rsidP="00FC69AE">
                                <w:pPr>
                                  <w:spacing w:line="242" w:lineRule="auto"/>
                                  <w:ind w:right="18" w:firstLine="355"/>
                                  <w:rPr>
                                    <w:rFonts w:ascii="Calibri"/>
                                    <w:w w:val="105"/>
                                  </w:rPr>
                                </w:pPr>
                              </w:p>
                              <w:p w14:paraId="0F469017" w14:textId="77777777" w:rsidR="00FC69AE" w:rsidRDefault="00FC69AE" w:rsidP="00FC69AE">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wps:txbx>
                          <wps:bodyPr wrap="square" lIns="0" tIns="0" rIns="0" bIns="0" rtlCol="0">
                            <a:noAutofit/>
                          </wps:bodyPr>
                        </wps:wsp>
                        <wps:wsp>
                          <wps:cNvPr id="624526358" name="Textbox 21"/>
                          <wps:cNvSpPr txBox="1"/>
                          <wps:spPr>
                            <a:xfrm>
                              <a:off x="4022524" y="3199099"/>
                              <a:ext cx="1919394" cy="894592"/>
                            </a:xfrm>
                            <a:prstGeom prst="rect">
                              <a:avLst/>
                            </a:prstGeom>
                            <a:ln w="15875">
                              <a:solidFill>
                                <a:srgbClr val="F79646"/>
                              </a:solidFill>
                            </a:ln>
                          </wps:spPr>
                          <wps:txbx>
                            <w:txbxContent>
                              <w:p w14:paraId="5AA7106A" w14:textId="77777777" w:rsidR="00FC69AE" w:rsidRDefault="00FC69AE" w:rsidP="00FC69AE">
                                <w:pPr>
                                  <w:spacing w:before="90"/>
                                  <w:ind w:left="175" w:firstLine="175"/>
                                  <w:rPr>
                                    <w:rFonts w:ascii="Calibri"/>
                                    <w:w w:val="105"/>
                                  </w:rPr>
                                </w:pPr>
                                <w:r>
                                  <w:rPr>
                                    <w:rFonts w:ascii="Calibri"/>
                                    <w:w w:val="105"/>
                                  </w:rPr>
                                  <w:t xml:space="preserve">AI by stimulated Cortisol </w:t>
                                </w:r>
                              </w:p>
                              <w:p w14:paraId="562D95A3" w14:textId="77777777" w:rsidR="00FC69AE" w:rsidRDefault="00FC69AE" w:rsidP="00FC69AE">
                                <w:pPr>
                                  <w:spacing w:before="90"/>
                                  <w:ind w:left="175" w:firstLine="175"/>
                                  <w:rPr>
                                    <w:rFonts w:ascii="Calibri"/>
                                    <w:w w:val="105"/>
                                  </w:rPr>
                                </w:pPr>
                                <w:r>
                                  <w:rPr>
                                    <w:rFonts w:ascii="Calibri"/>
                                    <w:w w:val="105"/>
                                  </w:rPr>
                                  <w:t>35 using &lt; 500, nmol/L</w:t>
                                </w:r>
                              </w:p>
                              <w:p w14:paraId="2DD273F8" w14:textId="77777777" w:rsidR="00FC69AE" w:rsidRDefault="00FC69AE" w:rsidP="00FC69AE">
                                <w:pPr>
                                  <w:spacing w:before="90"/>
                                  <w:ind w:left="175" w:firstLine="175"/>
                                  <w:rPr>
                                    <w:rFonts w:ascii="Calibri"/>
                                    <w:w w:val="105"/>
                                  </w:rPr>
                                </w:pPr>
                                <w:r>
                                  <w:rPr>
                                    <w:rFonts w:ascii="Calibri"/>
                                    <w:w w:val="105"/>
                                  </w:rPr>
                                  <w:t xml:space="preserve">14 using &lt; 400 nmol/L, </w:t>
                                </w:r>
                              </w:p>
                              <w:p w14:paraId="7DB7BE31" w14:textId="77777777" w:rsidR="00FC69AE" w:rsidRDefault="00FC69AE" w:rsidP="00FC69AE">
                                <w:pPr>
                                  <w:spacing w:before="90"/>
                                  <w:ind w:left="175" w:firstLine="175"/>
                                  <w:rPr>
                                    <w:rFonts w:ascii="Calibri"/>
                                    <w:w w:val="105"/>
                                  </w:rPr>
                                </w:pPr>
                                <w:r>
                                  <w:rPr>
                                    <w:rFonts w:ascii="Calibri"/>
                                    <w:w w:val="105"/>
                                  </w:rPr>
                                  <w:t>11 using &lt; 240 nmol/L</w:t>
                                </w:r>
                              </w:p>
                              <w:p w14:paraId="0D085A7C" w14:textId="77777777" w:rsidR="00FC69AE" w:rsidRDefault="00FC69AE" w:rsidP="00FC69AE">
                                <w:pPr>
                                  <w:spacing w:before="90"/>
                                  <w:ind w:left="175" w:firstLine="175"/>
                                  <w:rPr>
                                    <w:rFonts w:ascii="Calibri"/>
                                  </w:rPr>
                                </w:pPr>
                                <w:r>
                                  <w:rPr>
                                    <w:rFonts w:ascii="Calibri"/>
                                    <w:w w:val="105"/>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706854E" id="Group 330815488" o:spid="_x0000_s1037" style="position:absolute;left:0;text-align:left;margin-left:34.05pt;margin-top:16.75pt;width:435.5pt;height:365.95pt;z-index:-251658240;mso-wrap-distance-left:0;mso-wrap-distance-right:0;mso-position-horizontal-relative:page;mso-width-relative:margin;mso-height-relative:margin" coordorigin="306,1517" coordsize="59113,39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">
                  <v:shape id="Graphic 11" o:spid="_x0000_s1038"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" path="m1467485,l,e" filled="f" strokecolor="#155f82" strokeweight="1.5pt">
                    <v:path arrowok="t"/>
                  </v:shape>
                  <v:shape id="Graphic 12" o:spid="_x0000_s1039"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" path="m,l1043939,e" filled="f" strokecolor="#4f81bd" strokeweight="1.75pt">
                    <v:path arrowok="t"/>
                  </v:shape>
                  <v:shape id="Textbox 15" o:spid="_x0000_s1040" type="#_x0000_t202" style="position:absolute;left:12573;top:1517;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" filled="f" strokecolor="#f79646" strokeweight="1.25pt">
                    <v:textbox inset="0,0,0,0">
                      <w:txbxContent>
                        <w:p w14:paraId="04AC72A1" w14:textId="77777777" w:rsidR="00FC69AE" w:rsidRDefault="00FC69AE" w:rsidP="00FC69AE">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41" type="#_x0000_t202" style="position:absolute;left:40576;top:9354;width:15094;height:6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" filled="f" strokecolor="#f79646" strokeweight="1.25pt">
                    <v:textbox inset="0,0,0,0">
                      <w:txbxContent>
                        <w:p w14:paraId="7720CDA9" w14:textId="77777777" w:rsidR="00FC69AE" w:rsidRDefault="00FC69AE" w:rsidP="00FC69AE">
                          <w:pPr>
                            <w:spacing w:line="237" w:lineRule="auto"/>
                            <w:ind w:left="2" w:right="20"/>
                            <w:jc w:val="center"/>
                            <w:rPr>
                              <w:rFonts w:ascii="Calibri"/>
                              <w:w w:val="105"/>
                            </w:rPr>
                          </w:pPr>
                          <w:r>
                            <w:rPr>
                              <w:rFonts w:ascii="Calibri"/>
                              <w:w w:val="105"/>
                            </w:rPr>
                            <w:t>Excluded</w:t>
                          </w:r>
                          <w:r>
                            <w:rPr>
                              <w:rFonts w:ascii="Calibri"/>
                              <w:spacing w:val="-2"/>
                              <w:w w:val="105"/>
                            </w:rPr>
                            <w:t xml:space="preserve"> (N=</w:t>
                          </w:r>
                          <w:r>
                            <w:rPr>
                              <w:rFonts w:ascii="Calibri"/>
                              <w:w w:val="105"/>
                            </w:rPr>
                            <w:t xml:space="preserve">26): </w:t>
                          </w:r>
                        </w:p>
                        <w:p w14:paraId="407EBFB6" w14:textId="77777777" w:rsidR="00FC69AE" w:rsidRDefault="00FC69AE" w:rsidP="00FC69AE">
                          <w:pPr>
                            <w:spacing w:line="237" w:lineRule="auto"/>
                            <w:ind w:left="2" w:right="20"/>
                            <w:jc w:val="center"/>
                            <w:rPr>
                              <w:rFonts w:ascii="Calibri"/>
                            </w:rPr>
                          </w:pPr>
                          <w:r>
                            <w:rPr>
                              <w:rFonts w:ascii="Calibri"/>
                              <w:w w:val="105"/>
                            </w:rPr>
                            <w:t>No consent &amp; Incomplete</w:t>
                          </w:r>
                          <w:r>
                            <w:rPr>
                              <w:rFonts w:ascii="Calibri"/>
                              <w:spacing w:val="-5"/>
                              <w:w w:val="105"/>
                            </w:rPr>
                            <w:t xml:space="preserve"> </w:t>
                          </w:r>
                          <w:r>
                            <w:rPr>
                              <w:rFonts w:ascii="Calibri"/>
                              <w:w w:val="105"/>
                            </w:rPr>
                            <w:t>data</w:t>
                          </w:r>
                        </w:p>
                        <w:p w14:paraId="598D7192" w14:textId="77777777" w:rsidR="00FC69AE" w:rsidRDefault="00FC69AE" w:rsidP="00FC69AE">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42" type="#_x0000_t202" style="position:absolute;left:20170;top:18659;width:11483;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" filled="f" strokecolor="#f79646" strokeweight="1.25pt">
                    <v:textbox inset="0,0,0,0">
                      <w:txbxContent>
                        <w:p w14:paraId="2D9A499B" w14:textId="77777777" w:rsidR="00FC69AE" w:rsidRDefault="00FC69AE" w:rsidP="00FC69AE">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Pr="00BF4CD6">
                            <w:rPr>
                              <w:rFonts w:ascii="Calibri"/>
                              <w:i/>
                              <w:iCs/>
                              <w:w w:val="105"/>
                            </w:rPr>
                            <w:t>N</w:t>
                          </w:r>
                          <w:r>
                            <w:rPr>
                              <w:rFonts w:ascii="Calibri"/>
                              <w:spacing w:val="-6"/>
                              <w:w w:val="105"/>
                            </w:rPr>
                            <w:t>=</w:t>
                          </w:r>
                          <w:r>
                            <w:rPr>
                              <w:rFonts w:ascii="Calibri"/>
                              <w:spacing w:val="-4"/>
                              <w:w w:val="105"/>
                            </w:rPr>
                            <w:t>563)</w:t>
                          </w:r>
                        </w:p>
                      </w:txbxContent>
                    </v:textbox>
                  </v:shape>
                  <v:shape id="Textbox 18" o:spid="_x0000_s1043" type="#_x0000_t202" style="position:absolute;left:306;top:25016;width:20183;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" filled="f" strokecolor="#f79646" strokeweight="1.25pt">
                    <v:textbox inset="0,0,0,0">
                      <w:txbxContent>
                        <w:p w14:paraId="7BE99E1B" w14:textId="77777777" w:rsidR="00FC69AE" w:rsidRDefault="00FC69AE" w:rsidP="00FC69AE">
                          <w:pPr>
                            <w:spacing w:line="242" w:lineRule="auto"/>
                            <w:ind w:right="18" w:firstLine="210"/>
                            <w:rPr>
                              <w:rFonts w:ascii="Calibri"/>
                            </w:rPr>
                          </w:pPr>
                          <w:r>
                            <w:rPr>
                              <w:rFonts w:ascii="Calibri"/>
                              <w:w w:val="105"/>
                            </w:rPr>
                            <w:t>Excluded Adrenal Insufficiency</w:t>
                          </w:r>
                          <w:r>
                            <w:rPr>
                              <w:rFonts w:ascii="Calibri"/>
                              <w:spacing w:val="-12"/>
                              <w:w w:val="105"/>
                            </w:rPr>
                            <w:t xml:space="preserve"> </w:t>
                          </w:r>
                          <w:r>
                            <w:rPr>
                              <w:rFonts w:ascii="Calibri"/>
                              <w:w w:val="105"/>
                            </w:rPr>
                            <w:t>(Non-AI)</w:t>
                          </w:r>
                          <w:r>
                            <w:rPr>
                              <w:rFonts w:ascii="Calibri"/>
                              <w:spacing w:val="-10"/>
                              <w:w w:val="105"/>
                            </w:rPr>
                            <w:t xml:space="preserve"> </w:t>
                          </w:r>
                          <w:r>
                            <w:rPr>
                              <w:rFonts w:ascii="Calibri"/>
                              <w:w w:val="105"/>
                            </w:rPr>
                            <w:t>(N=507)</w:t>
                          </w:r>
                        </w:p>
                      </w:txbxContent>
                    </v:textbox>
                  </v:shape>
                  <v:shape id="Textbox 19" o:spid="_x0000_s1044" type="#_x0000_t202" style="position:absolute;left:31192;top:23739;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" filled="f" strokecolor="#f79646" strokeweight="1.25pt">
                    <v:textbox inset="0,0,0,0">
                      <w:txbxContent>
                        <w:p w14:paraId="1F86BE7D" w14:textId="77777777" w:rsidR="00FC69AE" w:rsidRDefault="00FC69AE" w:rsidP="00FC69AE">
                          <w:pPr>
                            <w:spacing w:line="242" w:lineRule="auto"/>
                            <w:ind w:right="18" w:firstLine="355"/>
                            <w:rPr>
                              <w:rFonts w:ascii="Calibri"/>
                              <w:w w:val="105"/>
                            </w:rPr>
                          </w:pPr>
                        </w:p>
                        <w:p w14:paraId="0F469017" w14:textId="77777777" w:rsidR="00FC69AE" w:rsidRDefault="00FC69AE" w:rsidP="00FC69AE">
                          <w:pPr>
                            <w:spacing w:line="242" w:lineRule="auto"/>
                            <w:ind w:right="18" w:firstLine="355"/>
                            <w:rPr>
                              <w:rFonts w:ascii="Calibri"/>
                            </w:rPr>
                          </w:pPr>
                          <w:r>
                            <w:rPr>
                              <w:rFonts w:ascii="Calibri"/>
                              <w:w w:val="105"/>
                            </w:rPr>
                            <w:t>Confirmed Adrenal   Insufficiency</w:t>
                          </w:r>
                          <w:r>
                            <w:rPr>
                              <w:rFonts w:ascii="Calibri"/>
                              <w:spacing w:val="-14"/>
                              <w:w w:val="105"/>
                            </w:rPr>
                            <w:t xml:space="preserve"> </w:t>
                          </w:r>
                          <w:r>
                            <w:rPr>
                              <w:rFonts w:ascii="Calibri"/>
                              <w:w w:val="105"/>
                            </w:rPr>
                            <w:t>(AI)</w:t>
                          </w:r>
                          <w:r>
                            <w:rPr>
                              <w:rFonts w:ascii="Calibri"/>
                              <w:spacing w:val="-13"/>
                              <w:w w:val="105"/>
                            </w:rPr>
                            <w:t xml:space="preserve"> </w:t>
                          </w:r>
                          <w:r>
                            <w:rPr>
                              <w:rFonts w:ascii="Calibri"/>
                              <w:w w:val="105"/>
                            </w:rPr>
                            <w:t>(N=56)</w:t>
                          </w:r>
                        </w:p>
                      </w:txbxContent>
                    </v:textbox>
                  </v:shape>
                  <v:shape id="Textbox 21" o:spid="_x0000_s1045" type="#_x0000_t202" style="position:absolute;left:40225;top:31990;width:19194;height:8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" filled="f" strokecolor="#f79646" strokeweight="1.25pt">
                    <v:textbox inset="0,0,0,0">
                      <w:txbxContent>
                        <w:p w14:paraId="5AA7106A" w14:textId="77777777" w:rsidR="00FC69AE" w:rsidRDefault="00FC69AE" w:rsidP="00FC69AE">
                          <w:pPr>
                            <w:spacing w:before="90"/>
                            <w:ind w:left="175" w:firstLine="175"/>
                            <w:rPr>
                              <w:rFonts w:ascii="Calibri"/>
                              <w:w w:val="105"/>
                            </w:rPr>
                          </w:pPr>
                          <w:r>
                            <w:rPr>
                              <w:rFonts w:ascii="Calibri"/>
                              <w:w w:val="105"/>
                            </w:rPr>
                            <w:t xml:space="preserve">AI by stimulated Cortisol </w:t>
                          </w:r>
                        </w:p>
                        <w:p w14:paraId="562D95A3" w14:textId="77777777" w:rsidR="00FC69AE" w:rsidRDefault="00FC69AE" w:rsidP="00FC69AE">
                          <w:pPr>
                            <w:spacing w:before="90"/>
                            <w:ind w:left="175" w:firstLine="175"/>
                            <w:rPr>
                              <w:rFonts w:ascii="Calibri"/>
                              <w:w w:val="105"/>
                            </w:rPr>
                          </w:pPr>
                          <w:r>
                            <w:rPr>
                              <w:rFonts w:ascii="Calibri"/>
                              <w:w w:val="105"/>
                            </w:rPr>
                            <w:t>35 using &lt; 500, nmol/L</w:t>
                          </w:r>
                        </w:p>
                        <w:p w14:paraId="2DD273F8" w14:textId="77777777" w:rsidR="00FC69AE" w:rsidRDefault="00FC69AE" w:rsidP="00FC69AE">
                          <w:pPr>
                            <w:spacing w:before="90"/>
                            <w:ind w:left="175" w:firstLine="175"/>
                            <w:rPr>
                              <w:rFonts w:ascii="Calibri"/>
                              <w:w w:val="105"/>
                            </w:rPr>
                          </w:pPr>
                          <w:r>
                            <w:rPr>
                              <w:rFonts w:ascii="Calibri"/>
                              <w:w w:val="105"/>
                            </w:rPr>
                            <w:t xml:space="preserve">14 using &lt; 400 nmol/L, </w:t>
                          </w:r>
                        </w:p>
                        <w:p w14:paraId="7DB7BE31" w14:textId="77777777" w:rsidR="00FC69AE" w:rsidRDefault="00FC69AE" w:rsidP="00FC69AE">
                          <w:pPr>
                            <w:spacing w:before="90"/>
                            <w:ind w:left="175" w:firstLine="175"/>
                            <w:rPr>
                              <w:rFonts w:ascii="Calibri"/>
                              <w:w w:val="105"/>
                            </w:rPr>
                          </w:pPr>
                          <w:r>
                            <w:rPr>
                              <w:rFonts w:ascii="Calibri"/>
                              <w:w w:val="105"/>
                            </w:rPr>
                            <w:t>11 using &lt; 240 nmol/L</w:t>
                          </w:r>
                        </w:p>
                        <w:p w14:paraId="0D085A7C" w14:textId="77777777" w:rsidR="00FC69AE" w:rsidRDefault="00FC69AE" w:rsidP="00FC69AE">
                          <w:pPr>
                            <w:spacing w:before="90"/>
                            <w:ind w:left="175" w:firstLine="175"/>
                            <w:rPr>
                              <w:rFonts w:ascii="Calibri"/>
                            </w:rPr>
                          </w:pPr>
                          <w:r>
                            <w:rPr>
                              <w:rFonts w:ascii="Calibri"/>
                              <w:w w:val="105"/>
                            </w:rPr>
                            <w:t xml:space="preserve"> </w:t>
                          </w:r>
                        </w:p>
                      </w:txbxContent>
                    </v:textbox>
                  </v:shape>
                  <w10:wrap type="topAndBottom" anchorx="page"/>
                </v:group>
              </w:pict>
            </mc:Fallback>
          </mc:AlternateContent>
        </w:r>
      </w:del>
    </w:p>
    <w:p w14:paraId="47BABF15" w14:textId="61B0CF41" w:rsidR="00FC69AE" w:rsidRPr="005E711A" w:rsidDel="004F5A8A" w:rsidRDefault="00FC69AE" w:rsidP="004F5A8A">
      <w:pPr>
        <w:pStyle w:val="Heading1"/>
        <w:jc w:val="both"/>
        <w:rPr>
          <w:del w:id="160" w:author="Joseph Sempa" w:date="2026-07-25T19:27:00Z" w16du:dateUtc="2026-07-25T17:27:00Z"/>
        </w:rPr>
        <w:pPrChange w:id="161" w:author="Joseph Sempa" w:date="2026-07-25T19:27:00Z" w16du:dateUtc="2026-07-25T17:27:00Z">
          <w:pPr>
            <w:ind w:right="504"/>
          </w:pPr>
        </w:pPrChange>
      </w:pPr>
    </w:p>
    <w:p w14:paraId="62417340" w14:textId="7E6D6740" w:rsidR="00FC69AE" w:rsidRPr="00F277FB" w:rsidDel="004F5A8A" w:rsidRDefault="00FC69AE" w:rsidP="004F5A8A">
      <w:pPr>
        <w:pStyle w:val="Heading1"/>
        <w:jc w:val="both"/>
        <w:rPr>
          <w:del w:id="162" w:author="Joseph Sempa" w:date="2026-07-25T19:27:00Z" w16du:dateUtc="2026-07-25T17:27:00Z"/>
          <w:spacing w:val="-2"/>
          <w:lang w:val="it-IT"/>
        </w:rPr>
        <w:pPrChange w:id="163" w:author="Joseph Sempa" w:date="2026-07-25T19:27:00Z" w16du:dateUtc="2026-07-25T17:27:00Z">
          <w:pPr>
            <w:tabs>
              <w:tab w:val="left" w:pos="1530"/>
            </w:tabs>
            <w:ind w:left="709" w:right="407"/>
          </w:pPr>
        </w:pPrChange>
      </w:pPr>
      <w:del w:id="164" w:author="Joseph Sempa" w:date="2026-07-25T19:27:00Z" w16du:dateUtc="2026-07-25T17:27:00Z">
        <w:r w:rsidRPr="00F277FB" w:rsidDel="004F5A8A">
          <w:rPr>
            <w:spacing w:val="-2"/>
            <w:lang w:val="it-IT"/>
          </w:rPr>
          <w:delText>Adrenal insufficiency (AI), No adrenal insufficiency (non-AI)</w:delText>
        </w:r>
      </w:del>
    </w:p>
    <w:p w14:paraId="0A09D250" w14:textId="461F0E97" w:rsidR="6D8D3595" w:rsidDel="004F5A8A" w:rsidRDefault="6D8D3595" w:rsidP="004F5A8A">
      <w:pPr>
        <w:pStyle w:val="Heading1"/>
        <w:jc w:val="both"/>
        <w:rPr>
          <w:del w:id="165" w:author="Joseph Sempa" w:date="2026-07-25T19:27:00Z" w16du:dateUtc="2026-07-25T17:27:00Z"/>
          <w:lang w:val="it-IT"/>
        </w:rPr>
        <w:pPrChange w:id="166" w:author="Joseph Sempa" w:date="2026-07-25T19:27:00Z" w16du:dateUtc="2026-07-25T17:27:00Z">
          <w:pPr>
            <w:pStyle w:val="BodyText"/>
            <w:spacing w:before="134"/>
            <w:ind w:right="465"/>
            <w:jc w:val="both"/>
          </w:pPr>
        </w:pPrChange>
      </w:pPr>
    </w:p>
    <w:p w14:paraId="07A06C80" w14:textId="307F98F0" w:rsidR="6D8D3595" w:rsidDel="004F5A8A" w:rsidRDefault="6D8D3595" w:rsidP="004F5A8A">
      <w:pPr>
        <w:pStyle w:val="Heading1"/>
        <w:jc w:val="both"/>
        <w:rPr>
          <w:del w:id="167" w:author="Joseph Sempa" w:date="2026-07-25T19:27:00Z" w16du:dateUtc="2026-07-25T17:27:00Z"/>
          <w:lang w:val="it-IT"/>
        </w:rPr>
        <w:pPrChange w:id="168" w:author="Joseph Sempa" w:date="2026-07-25T19:27:00Z" w16du:dateUtc="2026-07-25T17:27:00Z">
          <w:pPr>
            <w:pStyle w:val="BodyText"/>
            <w:spacing w:before="134"/>
            <w:ind w:right="465"/>
            <w:jc w:val="both"/>
          </w:pPr>
        </w:pPrChange>
      </w:pPr>
    </w:p>
    <w:p w14:paraId="1BBD3111" w14:textId="2A1B001D" w:rsidR="6D8D3595" w:rsidDel="004F5A8A" w:rsidRDefault="6D8D3595" w:rsidP="004F5A8A">
      <w:pPr>
        <w:pStyle w:val="Heading1"/>
        <w:jc w:val="both"/>
        <w:rPr>
          <w:del w:id="169" w:author="Joseph Sempa" w:date="2026-07-25T19:27:00Z" w16du:dateUtc="2026-07-25T17:27:00Z"/>
          <w:lang w:val="it-IT"/>
        </w:rPr>
        <w:pPrChange w:id="170" w:author="Joseph Sempa" w:date="2026-07-25T19:27:00Z" w16du:dateUtc="2026-07-25T17:27:00Z">
          <w:pPr>
            <w:pStyle w:val="BodyText"/>
            <w:spacing w:before="134"/>
            <w:ind w:right="465"/>
            <w:jc w:val="both"/>
          </w:pPr>
        </w:pPrChange>
      </w:pPr>
    </w:p>
    <w:p w14:paraId="19FA1341" w14:textId="68E0129A" w:rsidR="009D05AA" w:rsidDel="004F5A8A" w:rsidRDefault="009D05AA" w:rsidP="004F5A8A">
      <w:pPr>
        <w:pStyle w:val="Heading1"/>
        <w:jc w:val="both"/>
        <w:rPr>
          <w:del w:id="171" w:author="Joseph Sempa" w:date="2026-07-25T19:27:00Z" w16du:dateUtc="2026-07-25T17:27:00Z"/>
          <w:lang w:val="it-IT"/>
        </w:rPr>
        <w:pPrChange w:id="172" w:author="Joseph Sempa" w:date="2026-07-25T19:27:00Z" w16du:dateUtc="2026-07-25T17:27:00Z">
          <w:pPr>
            <w:pStyle w:val="BodyText"/>
            <w:spacing w:before="134"/>
            <w:ind w:right="465"/>
            <w:jc w:val="both"/>
          </w:pPr>
        </w:pPrChange>
      </w:pPr>
    </w:p>
    <w:p w14:paraId="7AF7D0F7" w14:textId="77369561" w:rsidR="009D05AA" w:rsidDel="004F5A8A" w:rsidRDefault="009D05AA" w:rsidP="004F5A8A">
      <w:pPr>
        <w:pStyle w:val="Heading1"/>
        <w:jc w:val="both"/>
        <w:rPr>
          <w:del w:id="173" w:author="Joseph Sempa" w:date="2026-07-25T19:27:00Z" w16du:dateUtc="2026-07-25T17:27:00Z"/>
          <w:lang w:val="it-IT"/>
        </w:rPr>
        <w:pPrChange w:id="174" w:author="Joseph Sempa" w:date="2026-07-25T19:27:00Z" w16du:dateUtc="2026-07-25T17:27:00Z">
          <w:pPr>
            <w:pStyle w:val="BodyText"/>
            <w:spacing w:before="134"/>
            <w:ind w:right="465"/>
            <w:jc w:val="both"/>
          </w:pPr>
        </w:pPrChange>
      </w:pPr>
    </w:p>
    <w:p w14:paraId="1DE67EF2" w14:textId="040D989D" w:rsidR="009D05AA" w:rsidDel="004F5A8A" w:rsidRDefault="009D05AA" w:rsidP="004F5A8A">
      <w:pPr>
        <w:pStyle w:val="Heading1"/>
        <w:jc w:val="both"/>
        <w:rPr>
          <w:del w:id="175" w:author="Joseph Sempa" w:date="2026-07-25T19:27:00Z" w16du:dateUtc="2026-07-25T17:27:00Z"/>
          <w:lang w:val="it-IT"/>
        </w:rPr>
        <w:pPrChange w:id="176" w:author="Joseph Sempa" w:date="2026-07-25T19:27:00Z" w16du:dateUtc="2026-07-25T17:27:00Z">
          <w:pPr>
            <w:pStyle w:val="BodyText"/>
            <w:spacing w:before="134"/>
            <w:ind w:right="465"/>
            <w:jc w:val="both"/>
          </w:pPr>
        </w:pPrChange>
      </w:pPr>
    </w:p>
    <w:p w14:paraId="193B26C4" w14:textId="18A46194" w:rsidR="009D05AA" w:rsidDel="004F5A8A" w:rsidRDefault="009D05AA" w:rsidP="004F5A8A">
      <w:pPr>
        <w:pStyle w:val="Heading1"/>
        <w:jc w:val="both"/>
        <w:rPr>
          <w:del w:id="177" w:author="Joseph Sempa" w:date="2026-07-25T19:27:00Z" w16du:dateUtc="2026-07-25T17:27:00Z"/>
          <w:lang w:val="it-IT"/>
        </w:rPr>
        <w:pPrChange w:id="178" w:author="Joseph Sempa" w:date="2026-07-25T19:27:00Z" w16du:dateUtc="2026-07-25T17:27:00Z">
          <w:pPr>
            <w:pStyle w:val="BodyText"/>
            <w:spacing w:before="134"/>
            <w:ind w:right="465"/>
            <w:jc w:val="both"/>
          </w:pPr>
        </w:pPrChange>
      </w:pPr>
    </w:p>
    <w:p w14:paraId="4AFAD836" w14:textId="75403A7D" w:rsidR="009D05AA" w:rsidDel="004F5A8A" w:rsidRDefault="009D05AA" w:rsidP="004F5A8A">
      <w:pPr>
        <w:pStyle w:val="Heading1"/>
        <w:jc w:val="both"/>
        <w:rPr>
          <w:del w:id="179" w:author="Joseph Sempa" w:date="2026-07-25T19:27:00Z" w16du:dateUtc="2026-07-25T17:27:00Z"/>
          <w:lang w:val="it-IT"/>
        </w:rPr>
        <w:pPrChange w:id="180" w:author="Joseph Sempa" w:date="2026-07-25T19:27:00Z" w16du:dateUtc="2026-07-25T17:27:00Z">
          <w:pPr>
            <w:pStyle w:val="BodyText"/>
            <w:spacing w:before="134"/>
            <w:ind w:right="465"/>
            <w:jc w:val="both"/>
          </w:pPr>
        </w:pPrChange>
      </w:pPr>
    </w:p>
    <w:p w14:paraId="2641BD99" w14:textId="3C10B171" w:rsidR="009D05AA" w:rsidDel="004F5A8A" w:rsidRDefault="009D05AA" w:rsidP="004F5A8A">
      <w:pPr>
        <w:pStyle w:val="Heading1"/>
        <w:jc w:val="both"/>
        <w:rPr>
          <w:del w:id="181" w:author="Joseph Sempa" w:date="2026-07-25T19:27:00Z" w16du:dateUtc="2026-07-25T17:27:00Z"/>
          <w:lang w:val="it-IT"/>
        </w:rPr>
        <w:pPrChange w:id="182" w:author="Joseph Sempa" w:date="2026-07-25T19:27:00Z" w16du:dateUtc="2026-07-25T17:27:00Z">
          <w:pPr>
            <w:pStyle w:val="BodyText"/>
            <w:spacing w:before="134"/>
            <w:ind w:right="465"/>
            <w:jc w:val="both"/>
          </w:pPr>
        </w:pPrChange>
      </w:pPr>
    </w:p>
    <w:p w14:paraId="4450873A" w14:textId="67740268" w:rsidR="009D05AA" w:rsidDel="004F5A8A" w:rsidRDefault="009D05AA" w:rsidP="004F5A8A">
      <w:pPr>
        <w:pStyle w:val="Heading1"/>
        <w:jc w:val="both"/>
        <w:rPr>
          <w:del w:id="183" w:author="Joseph Sempa" w:date="2026-07-25T19:27:00Z" w16du:dateUtc="2026-07-25T17:27:00Z"/>
          <w:lang w:val="it-IT"/>
        </w:rPr>
        <w:pPrChange w:id="184" w:author="Joseph Sempa" w:date="2026-07-25T19:27:00Z" w16du:dateUtc="2026-07-25T17:27:00Z">
          <w:pPr>
            <w:pStyle w:val="BodyText"/>
            <w:spacing w:before="134"/>
            <w:ind w:right="465"/>
            <w:jc w:val="both"/>
          </w:pPr>
        </w:pPrChange>
      </w:pPr>
    </w:p>
    <w:p w14:paraId="59203C35" w14:textId="78D739F8" w:rsidR="009D05AA" w:rsidDel="004F5A8A" w:rsidRDefault="009D05AA" w:rsidP="004F5A8A">
      <w:pPr>
        <w:pStyle w:val="Heading1"/>
        <w:jc w:val="both"/>
        <w:rPr>
          <w:del w:id="185" w:author="Joseph Sempa" w:date="2026-07-25T19:28:00Z" w16du:dateUtc="2026-07-25T17:28:00Z"/>
          <w:lang w:val="it-IT"/>
        </w:rPr>
        <w:pPrChange w:id="186" w:author="Joseph Sempa" w:date="2026-07-25T19:27:00Z" w16du:dateUtc="2026-07-25T17:27:00Z">
          <w:pPr>
            <w:pStyle w:val="BodyText"/>
            <w:spacing w:before="134"/>
            <w:ind w:right="465"/>
            <w:jc w:val="both"/>
          </w:pPr>
        </w:pPrChange>
      </w:pPr>
    </w:p>
    <w:p w14:paraId="75E0B69C" w14:textId="176AE973" w:rsidR="009D05AA" w:rsidDel="004F5A8A" w:rsidRDefault="009D05AA" w:rsidP="6D8D3595">
      <w:pPr>
        <w:pStyle w:val="BodyText"/>
        <w:spacing w:before="134"/>
        <w:ind w:right="465"/>
        <w:jc w:val="both"/>
        <w:rPr>
          <w:del w:id="187" w:author="Joseph Sempa" w:date="2026-07-25T19:28:00Z" w16du:dateUtc="2026-07-25T17:28:00Z"/>
          <w:lang w:val="it-IT"/>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31"/>
        <w:gridCol w:w="1388"/>
        <w:gridCol w:w="1664"/>
        <w:gridCol w:w="1389"/>
        <w:gridCol w:w="1094"/>
      </w:tblGrid>
      <w:tr w:rsidR="00C13071" w:rsidRPr="00836D56" w14:paraId="6039BDEA" w14:textId="77777777" w:rsidTr="00422C2B">
        <w:trPr>
          <w:trHeight w:val="395"/>
        </w:trPr>
        <w:tc>
          <w:tcPr>
            <w:tcW w:w="10090" w:type="dxa"/>
            <w:gridSpan w:val="6"/>
            <w:tcBorders>
              <w:top w:val="nil"/>
              <w:left w:val="nil"/>
              <w:bottom w:val="single" w:sz="4" w:space="0" w:color="auto"/>
              <w:right w:val="nil"/>
            </w:tcBorders>
            <w:shd w:val="clear" w:color="000000" w:fill="FFFFFF"/>
            <w:vAlign w:val="bottom"/>
          </w:tcPr>
          <w:p w14:paraId="66B59C4A" w14:textId="77777777" w:rsidR="00C13071" w:rsidRPr="00836D56" w:rsidRDefault="00C13071" w:rsidP="00422C2B">
            <w:pPr>
              <w:widowControl/>
              <w:autoSpaceDE/>
              <w:autoSpaceDN/>
              <w:rPr>
                <w:rFonts w:eastAsia="Times New Roman"/>
                <w:b/>
                <w:bCs/>
                <w:i/>
                <w:iCs/>
                <w:color w:val="333333"/>
              </w:rPr>
            </w:pPr>
            <w:r w:rsidRPr="00836D56">
              <w:rPr>
                <w:b/>
              </w:rPr>
              <w:t>Table</w:t>
            </w:r>
            <w:r w:rsidRPr="00836D56">
              <w:rPr>
                <w:b/>
                <w:spacing w:val="-7"/>
              </w:rPr>
              <w:t xml:space="preserve"> </w:t>
            </w:r>
            <w:r w:rsidRPr="00836D56">
              <w:rPr>
                <w:b/>
              </w:rPr>
              <w:t>1:</w:t>
            </w:r>
            <w:r w:rsidRPr="00836D56">
              <w:rPr>
                <w:b/>
                <w:spacing w:val="-5"/>
              </w:rPr>
              <w:t xml:space="preserve"> </w:t>
            </w:r>
            <w:r w:rsidRPr="00836D56">
              <w:rPr>
                <w:b/>
              </w:rPr>
              <w:t>Patient</w:t>
            </w:r>
            <w:r w:rsidRPr="00836D56">
              <w:rPr>
                <w:b/>
                <w:spacing w:val="-5"/>
              </w:rPr>
              <w:t xml:space="preserve"> </w:t>
            </w:r>
            <w:r w:rsidRPr="00836D56">
              <w:rPr>
                <w:b/>
              </w:rPr>
              <w:t>presentation</w:t>
            </w:r>
            <w:r w:rsidRPr="00836D56">
              <w:rPr>
                <w:b/>
                <w:spacing w:val="-4"/>
              </w:rPr>
              <w:t xml:space="preserve"> </w:t>
            </w:r>
            <w:r w:rsidRPr="00836D56">
              <w:rPr>
                <w:b/>
              </w:rPr>
              <w:t>by</w:t>
            </w:r>
            <w:r w:rsidRPr="00836D56">
              <w:rPr>
                <w:b/>
                <w:spacing w:val="-5"/>
              </w:rPr>
              <w:t xml:space="preserve"> </w:t>
            </w:r>
            <w:r w:rsidRPr="00836D56">
              <w:rPr>
                <w:b/>
              </w:rPr>
              <w:t>CD4</w:t>
            </w:r>
            <w:r w:rsidRPr="00836D56">
              <w:rPr>
                <w:b/>
                <w:spacing w:val="-5"/>
              </w:rPr>
              <w:t xml:space="preserve"> </w:t>
            </w:r>
            <w:r w:rsidRPr="00836D56">
              <w:rPr>
                <w:b/>
              </w:rPr>
              <w:t>count</w:t>
            </w:r>
            <w:r w:rsidRPr="00836D56">
              <w:rPr>
                <w:b/>
                <w:spacing w:val="-5"/>
              </w:rPr>
              <w:t xml:space="preserve"> </w:t>
            </w:r>
            <w:r w:rsidRPr="00836D56">
              <w:rPr>
                <w:b/>
              </w:rPr>
              <w:t>in</w:t>
            </w:r>
            <w:r w:rsidRPr="00836D56">
              <w:rPr>
                <w:b/>
                <w:spacing w:val="-4"/>
              </w:rPr>
              <w:t xml:space="preserve"> </w:t>
            </w:r>
            <w:r w:rsidRPr="00836D56">
              <w:rPr>
                <w:b/>
                <w:spacing w:val="-2"/>
              </w:rPr>
              <w:t xml:space="preserve">tertiles with the p-values comparing patient clinical characteristics </w:t>
            </w:r>
            <w:r w:rsidRPr="0031660A">
              <w:rPr>
                <w:b/>
                <w:color w:val="000000" w:themeColor="text1"/>
                <w:spacing w:val="-2"/>
              </w:rPr>
              <w:t xml:space="preserve">on admission </w:t>
            </w:r>
            <w:r w:rsidRPr="00836D56">
              <w:rPr>
                <w:b/>
                <w:spacing w:val="-2"/>
              </w:rPr>
              <w:t>across the tertiles</w:t>
            </w:r>
          </w:p>
        </w:tc>
      </w:tr>
      <w:tr w:rsidR="00C13071" w:rsidRPr="00836D56" w14:paraId="76B11CA3" w14:textId="77777777" w:rsidTr="00422C2B">
        <w:trPr>
          <w:trHeight w:val="395"/>
        </w:trPr>
        <w:tc>
          <w:tcPr>
            <w:tcW w:w="3203" w:type="dxa"/>
            <w:tcBorders>
              <w:top w:val="single" w:sz="4" w:space="0" w:color="auto"/>
            </w:tcBorders>
            <w:shd w:val="clear" w:color="000000" w:fill="FFFFFF"/>
            <w:vAlign w:val="bottom"/>
            <w:hideMark/>
          </w:tcPr>
          <w:p w14:paraId="22379D97" w14:textId="77777777" w:rsidR="00C13071" w:rsidRPr="00836D56" w:rsidRDefault="00C13071" w:rsidP="00422C2B">
            <w:pPr>
              <w:widowControl/>
              <w:autoSpaceDE/>
              <w:autoSpaceDN/>
              <w:rPr>
                <w:rFonts w:eastAsia="Times New Roman"/>
                <w:b/>
                <w:color w:val="333333"/>
              </w:rPr>
            </w:pPr>
            <w:r w:rsidRPr="00836D56">
              <w:rPr>
                <w:rFonts w:eastAsia="Times New Roman"/>
                <w:b/>
                <w:color w:val="333333"/>
              </w:rPr>
              <w:t>Variable</w:t>
            </w:r>
          </w:p>
        </w:tc>
        <w:tc>
          <w:tcPr>
            <w:tcW w:w="1335" w:type="dxa"/>
            <w:tcBorders>
              <w:top w:val="single" w:sz="4" w:space="0" w:color="auto"/>
            </w:tcBorders>
            <w:shd w:val="clear" w:color="000000" w:fill="FFFFFF"/>
            <w:vAlign w:val="bottom"/>
            <w:hideMark/>
          </w:tcPr>
          <w:p w14:paraId="4AA56CB1"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Overall</w:t>
            </w:r>
            <w:r w:rsidRPr="00836D56">
              <w:rPr>
                <w:rFonts w:eastAsia="Times New Roman"/>
                <w:color w:val="333333"/>
              </w:rPr>
              <w:t xml:space="preserve">, </w:t>
            </w:r>
          </w:p>
          <w:p w14:paraId="47479D0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w:t>
            </w:r>
            <w:r w:rsidRPr="009F4DA9">
              <w:rPr>
                <w:rFonts w:eastAsia="Times New Roman"/>
                <w:color w:val="333333"/>
              </w:rPr>
              <w:t>558</w:t>
            </w:r>
            <w:r w:rsidRPr="00784BC7">
              <w:rPr>
                <w:rFonts w:eastAsia="Times New Roman"/>
                <w:color w:val="333333"/>
                <w:vertAlign w:val="superscript"/>
              </w:rPr>
              <w:t>1</w:t>
            </w:r>
          </w:p>
        </w:tc>
        <w:tc>
          <w:tcPr>
            <w:tcW w:w="1392" w:type="dxa"/>
            <w:tcBorders>
              <w:top w:val="single" w:sz="4" w:space="0" w:color="auto"/>
            </w:tcBorders>
            <w:shd w:val="clear" w:color="000000" w:fill="FFFFFF"/>
            <w:vAlign w:val="bottom"/>
            <w:hideMark/>
          </w:tcPr>
          <w:p w14:paraId="21606133"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0 - 33</w:t>
            </w:r>
            <w:r w:rsidRPr="00836D56">
              <w:rPr>
                <w:rFonts w:eastAsia="Times New Roman"/>
                <w:color w:val="333333"/>
              </w:rPr>
              <w:t xml:space="preserve">, </w:t>
            </w:r>
          </w:p>
          <w:p w14:paraId="097DAFD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278</w:t>
            </w:r>
            <w:r w:rsidRPr="00784BC7">
              <w:rPr>
                <w:rFonts w:eastAsia="Times New Roman"/>
                <w:color w:val="333333"/>
                <w:vertAlign w:val="superscript"/>
              </w:rPr>
              <w:t>1</w:t>
            </w:r>
          </w:p>
        </w:tc>
        <w:tc>
          <w:tcPr>
            <w:tcW w:w="1671" w:type="dxa"/>
            <w:tcBorders>
              <w:top w:val="single" w:sz="4" w:space="0" w:color="auto"/>
            </w:tcBorders>
            <w:shd w:val="clear" w:color="000000" w:fill="FFFFFF"/>
            <w:vAlign w:val="bottom"/>
            <w:hideMark/>
          </w:tcPr>
          <w:p w14:paraId="35CF2ABD" w14:textId="77777777" w:rsidR="00C13071" w:rsidRDefault="00C13071" w:rsidP="00422C2B">
            <w:pPr>
              <w:widowControl/>
              <w:autoSpaceDE/>
              <w:autoSpaceDN/>
              <w:jc w:val="center"/>
              <w:rPr>
                <w:rFonts w:eastAsia="Times New Roman"/>
                <w:i/>
                <w:iCs/>
                <w:color w:val="333333"/>
              </w:rPr>
            </w:pPr>
            <w:r w:rsidRPr="00836D56">
              <w:rPr>
                <w:rFonts w:eastAsia="Times New Roman"/>
                <w:b/>
                <w:bCs/>
                <w:color w:val="333333"/>
              </w:rPr>
              <w:t>34 - 66</w:t>
            </w:r>
            <w:r w:rsidRPr="00836D56">
              <w:rPr>
                <w:rFonts w:eastAsia="Times New Roman"/>
                <w:color w:val="333333"/>
              </w:rPr>
              <w:t>,</w:t>
            </w:r>
            <w:r w:rsidRPr="00836D56">
              <w:rPr>
                <w:rFonts w:eastAsia="Times New Roman"/>
                <w:i/>
                <w:iCs/>
                <w:color w:val="333333"/>
              </w:rPr>
              <w:t xml:space="preserve"> </w:t>
            </w:r>
          </w:p>
          <w:p w14:paraId="67A75C84"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156</w:t>
            </w:r>
            <w:r w:rsidRPr="00F341E4">
              <w:rPr>
                <w:rFonts w:eastAsia="Times New Roman"/>
                <w:color w:val="333333"/>
                <w:vertAlign w:val="superscript"/>
              </w:rPr>
              <w:t>1</w:t>
            </w:r>
          </w:p>
        </w:tc>
        <w:tc>
          <w:tcPr>
            <w:tcW w:w="1393" w:type="dxa"/>
            <w:tcBorders>
              <w:top w:val="single" w:sz="4" w:space="0" w:color="auto"/>
            </w:tcBorders>
            <w:shd w:val="clear" w:color="000000" w:fill="FFFFFF"/>
            <w:vAlign w:val="bottom"/>
            <w:hideMark/>
          </w:tcPr>
          <w:p w14:paraId="1A951536" w14:textId="77777777" w:rsidR="00C13071" w:rsidRDefault="00C13071" w:rsidP="00422C2B">
            <w:pPr>
              <w:widowControl/>
              <w:autoSpaceDE/>
              <w:autoSpaceDN/>
              <w:jc w:val="center"/>
              <w:rPr>
                <w:rFonts w:eastAsia="Times New Roman"/>
                <w:color w:val="333333"/>
              </w:rPr>
            </w:pPr>
            <w:r w:rsidRPr="00836D56">
              <w:rPr>
                <w:rFonts w:eastAsia="Times New Roman"/>
                <w:b/>
                <w:bCs/>
                <w:color w:val="333333"/>
              </w:rPr>
              <w:t>67 - 100</w:t>
            </w:r>
            <w:r w:rsidRPr="00836D56">
              <w:rPr>
                <w:rFonts w:eastAsia="Times New Roman"/>
                <w:color w:val="333333"/>
              </w:rPr>
              <w:t xml:space="preserve">, </w:t>
            </w:r>
          </w:p>
          <w:p w14:paraId="645B899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i/>
                <w:iCs/>
                <w:color w:val="333333"/>
              </w:rPr>
              <w:t>N</w:t>
            </w:r>
            <w:r w:rsidRPr="00836D56">
              <w:rPr>
                <w:rFonts w:eastAsia="Times New Roman"/>
                <w:color w:val="333333"/>
              </w:rPr>
              <w:t xml:space="preserve"> = 124</w:t>
            </w:r>
            <w:r w:rsidRPr="00784BC7">
              <w:rPr>
                <w:rFonts w:eastAsia="Times New Roman"/>
                <w:color w:val="333333"/>
                <w:vertAlign w:val="superscript"/>
              </w:rPr>
              <w:t>1</w:t>
            </w:r>
          </w:p>
        </w:tc>
        <w:tc>
          <w:tcPr>
            <w:tcW w:w="1096" w:type="dxa"/>
            <w:tcBorders>
              <w:top w:val="single" w:sz="4" w:space="0" w:color="auto"/>
            </w:tcBorders>
            <w:shd w:val="clear" w:color="000000" w:fill="FFFFFF"/>
            <w:vAlign w:val="bottom"/>
            <w:hideMark/>
          </w:tcPr>
          <w:p w14:paraId="26BB337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i/>
                <w:iCs/>
                <w:color w:val="333333"/>
              </w:rPr>
              <w:t>p</w:t>
            </w:r>
            <w:r w:rsidRPr="00836D56">
              <w:rPr>
                <w:rFonts w:eastAsia="Times New Roman"/>
                <w:b/>
                <w:bCs/>
                <w:color w:val="333333"/>
              </w:rPr>
              <w:t>-value</w:t>
            </w:r>
            <w:r w:rsidRPr="00836D56">
              <w:rPr>
                <w:rFonts w:eastAsia="Times New Roman"/>
                <w:i/>
                <w:iCs/>
                <w:color w:val="333333"/>
                <w:vertAlign w:val="superscript"/>
              </w:rPr>
              <w:t>2</w:t>
            </w:r>
          </w:p>
        </w:tc>
      </w:tr>
      <w:tr w:rsidR="00C13071" w:rsidRPr="00836D56" w14:paraId="36410FB5" w14:textId="77777777" w:rsidTr="00422C2B">
        <w:trPr>
          <w:trHeight w:val="395"/>
        </w:trPr>
        <w:tc>
          <w:tcPr>
            <w:tcW w:w="3203" w:type="dxa"/>
            <w:shd w:val="clear" w:color="000000" w:fill="FFFFFF"/>
            <w:vAlign w:val="center"/>
            <w:hideMark/>
          </w:tcPr>
          <w:p w14:paraId="03A487F6"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Age at enrolment, median (IQR) (years)</w:t>
            </w:r>
          </w:p>
        </w:tc>
        <w:tc>
          <w:tcPr>
            <w:tcW w:w="1335" w:type="dxa"/>
            <w:shd w:val="clear" w:color="000000" w:fill="FFFFFF"/>
            <w:vAlign w:val="center"/>
            <w:hideMark/>
          </w:tcPr>
          <w:p w14:paraId="5A00ADA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36.0 (31.0, 43.0)</w:t>
            </w:r>
          </w:p>
        </w:tc>
        <w:tc>
          <w:tcPr>
            <w:tcW w:w="1392" w:type="dxa"/>
            <w:shd w:val="clear" w:color="000000" w:fill="FFFFFF"/>
            <w:vAlign w:val="center"/>
            <w:hideMark/>
          </w:tcPr>
          <w:p w14:paraId="6713A05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35.0 (30.0, 42.0)</w:t>
            </w:r>
          </w:p>
        </w:tc>
        <w:tc>
          <w:tcPr>
            <w:tcW w:w="1671" w:type="dxa"/>
            <w:shd w:val="clear" w:color="000000" w:fill="FFFFFF"/>
            <w:vAlign w:val="center"/>
            <w:hideMark/>
          </w:tcPr>
          <w:p w14:paraId="76FBD37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37.0 (32.0, 44.0)</w:t>
            </w:r>
          </w:p>
        </w:tc>
        <w:tc>
          <w:tcPr>
            <w:tcW w:w="1393" w:type="dxa"/>
            <w:shd w:val="clear" w:color="000000" w:fill="FFFFFF"/>
            <w:vAlign w:val="center"/>
            <w:hideMark/>
          </w:tcPr>
          <w:p w14:paraId="35EB971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38.0 (33.0, 46.0)</w:t>
            </w:r>
          </w:p>
        </w:tc>
        <w:tc>
          <w:tcPr>
            <w:tcW w:w="1096" w:type="dxa"/>
            <w:shd w:val="clear" w:color="000000" w:fill="FFFFFF"/>
            <w:vAlign w:val="center"/>
            <w:hideMark/>
          </w:tcPr>
          <w:p w14:paraId="2A0FABDD"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C5CF385" w14:textId="77777777" w:rsidTr="00422C2B">
        <w:trPr>
          <w:trHeight w:val="395"/>
        </w:trPr>
        <w:tc>
          <w:tcPr>
            <w:tcW w:w="3203" w:type="dxa"/>
            <w:shd w:val="clear" w:color="000000" w:fill="FFFFFF"/>
            <w:vAlign w:val="center"/>
            <w:hideMark/>
          </w:tcPr>
          <w:p w14:paraId="79046519"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 xml:space="preserve">Gender, </w:t>
            </w:r>
            <w:r w:rsidRPr="00836D56">
              <w:rPr>
                <w:rFonts w:eastAsia="Times New Roman"/>
                <w:b/>
                <w:bCs/>
                <w:i/>
                <w:iCs/>
                <w:color w:val="333333"/>
              </w:rPr>
              <w:t xml:space="preserve">N </w:t>
            </w:r>
            <w:r w:rsidRPr="00836D56">
              <w:rPr>
                <w:rFonts w:eastAsia="Times New Roman"/>
                <w:b/>
                <w:bCs/>
                <w:color w:val="333333"/>
              </w:rPr>
              <w:t>(%)</w:t>
            </w:r>
          </w:p>
        </w:tc>
        <w:tc>
          <w:tcPr>
            <w:tcW w:w="1335" w:type="dxa"/>
            <w:shd w:val="clear" w:color="000000" w:fill="FFFFFF"/>
            <w:vAlign w:val="center"/>
            <w:hideMark/>
          </w:tcPr>
          <w:p w14:paraId="38A761D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0860AB2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7F92C6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3CCDFDE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4591FB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496A68C7" w14:textId="77777777" w:rsidTr="00422C2B">
        <w:trPr>
          <w:trHeight w:val="395"/>
        </w:trPr>
        <w:tc>
          <w:tcPr>
            <w:tcW w:w="3203" w:type="dxa"/>
            <w:shd w:val="clear" w:color="000000" w:fill="FFFFFF"/>
            <w:vAlign w:val="center"/>
            <w:hideMark/>
          </w:tcPr>
          <w:p w14:paraId="64F6DB74" w14:textId="77777777" w:rsidR="00C13071" w:rsidRPr="00836D56" w:rsidRDefault="00C13071" w:rsidP="00422C2B">
            <w:pPr>
              <w:widowControl/>
              <w:autoSpaceDE/>
              <w:autoSpaceDN/>
              <w:ind w:firstLineChars="100" w:firstLine="220"/>
              <w:rPr>
                <w:rFonts w:eastAsia="Times New Roman"/>
                <w:color w:val="333333"/>
              </w:rPr>
            </w:pPr>
            <w:r w:rsidRPr="00836D56">
              <w:rPr>
                <w:rFonts w:eastAsia="Times New Roman"/>
                <w:color w:val="333333"/>
              </w:rPr>
              <w:t>    Female</w:t>
            </w:r>
          </w:p>
        </w:tc>
        <w:tc>
          <w:tcPr>
            <w:tcW w:w="1335" w:type="dxa"/>
            <w:shd w:val="clear" w:color="000000" w:fill="FFFFFF"/>
            <w:vAlign w:val="center"/>
            <w:hideMark/>
          </w:tcPr>
          <w:p w14:paraId="6D4DDC6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282 (50.6%)</w:t>
            </w:r>
          </w:p>
        </w:tc>
        <w:tc>
          <w:tcPr>
            <w:tcW w:w="1392" w:type="dxa"/>
            <w:shd w:val="clear" w:color="000000" w:fill="FFFFFF"/>
            <w:vAlign w:val="center"/>
            <w:hideMark/>
          </w:tcPr>
          <w:p w14:paraId="5F0E92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139 (50.0%)</w:t>
            </w:r>
          </w:p>
        </w:tc>
        <w:tc>
          <w:tcPr>
            <w:tcW w:w="1671" w:type="dxa"/>
            <w:shd w:val="clear" w:color="000000" w:fill="FFFFFF"/>
            <w:vAlign w:val="center"/>
            <w:hideMark/>
          </w:tcPr>
          <w:p w14:paraId="4D1F9B8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87 (55.8%)</w:t>
            </w:r>
          </w:p>
        </w:tc>
        <w:tc>
          <w:tcPr>
            <w:tcW w:w="1393" w:type="dxa"/>
            <w:shd w:val="clear" w:color="000000" w:fill="FFFFFF"/>
            <w:vAlign w:val="center"/>
            <w:hideMark/>
          </w:tcPr>
          <w:p w14:paraId="509F299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56 (45.5%)</w:t>
            </w:r>
          </w:p>
        </w:tc>
        <w:tc>
          <w:tcPr>
            <w:tcW w:w="1096" w:type="dxa"/>
            <w:shd w:val="clear" w:color="000000" w:fill="FFFFFF"/>
            <w:vAlign w:val="center"/>
            <w:hideMark/>
          </w:tcPr>
          <w:p w14:paraId="050C717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43CA24A3" w14:textId="77777777" w:rsidTr="00422C2B">
        <w:trPr>
          <w:trHeight w:val="395"/>
        </w:trPr>
        <w:tc>
          <w:tcPr>
            <w:tcW w:w="3203" w:type="dxa"/>
            <w:shd w:val="clear" w:color="000000" w:fill="FFFFFF"/>
            <w:vAlign w:val="center"/>
            <w:hideMark/>
          </w:tcPr>
          <w:p w14:paraId="1242861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Duration of current illness, median (IQR) (days)</w:t>
            </w:r>
          </w:p>
        </w:tc>
        <w:tc>
          <w:tcPr>
            <w:tcW w:w="1335" w:type="dxa"/>
            <w:shd w:val="clear" w:color="000000" w:fill="FFFFFF"/>
            <w:vAlign w:val="center"/>
            <w:hideMark/>
          </w:tcPr>
          <w:p w14:paraId="1D1FEEF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(12.0, 21.0)</w:t>
            </w:r>
          </w:p>
        </w:tc>
        <w:tc>
          <w:tcPr>
            <w:tcW w:w="1392" w:type="dxa"/>
            <w:shd w:val="clear" w:color="000000" w:fill="FFFFFF"/>
            <w:vAlign w:val="center"/>
            <w:hideMark/>
          </w:tcPr>
          <w:p w14:paraId="6D201B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(14.0, 21.0)</w:t>
            </w:r>
          </w:p>
        </w:tc>
        <w:tc>
          <w:tcPr>
            <w:tcW w:w="1671" w:type="dxa"/>
            <w:shd w:val="clear" w:color="000000" w:fill="FFFFFF"/>
            <w:vAlign w:val="center"/>
            <w:hideMark/>
          </w:tcPr>
          <w:p w14:paraId="03C540E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(11.5, 21.0)</w:t>
            </w:r>
          </w:p>
        </w:tc>
        <w:tc>
          <w:tcPr>
            <w:tcW w:w="1393" w:type="dxa"/>
            <w:shd w:val="clear" w:color="000000" w:fill="FFFFFF"/>
            <w:vAlign w:val="center"/>
            <w:hideMark/>
          </w:tcPr>
          <w:p w14:paraId="4158B5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14.0 (7.0, 21.0)</w:t>
            </w:r>
          </w:p>
        </w:tc>
        <w:tc>
          <w:tcPr>
            <w:tcW w:w="1096" w:type="dxa"/>
            <w:shd w:val="clear" w:color="000000" w:fill="FFFFFF"/>
            <w:vAlign w:val="center"/>
            <w:hideMark/>
          </w:tcPr>
          <w:p w14:paraId="03252A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0.067</w:t>
            </w:r>
          </w:p>
        </w:tc>
      </w:tr>
      <w:tr w:rsidR="00C13071" w:rsidRPr="00836D56" w14:paraId="588E3191" w14:textId="77777777" w:rsidTr="00422C2B">
        <w:trPr>
          <w:trHeight w:val="395"/>
        </w:trPr>
        <w:tc>
          <w:tcPr>
            <w:tcW w:w="3203" w:type="dxa"/>
            <w:shd w:val="clear" w:color="000000" w:fill="FFFFFF"/>
            <w:vAlign w:val="center"/>
            <w:hideMark/>
          </w:tcPr>
          <w:p w14:paraId="3CEC4FBE"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Weight loss</w:t>
            </w:r>
          </w:p>
        </w:tc>
        <w:tc>
          <w:tcPr>
            <w:tcW w:w="1335" w:type="dxa"/>
            <w:shd w:val="clear" w:color="000000" w:fill="FFFFFF"/>
            <w:vAlign w:val="center"/>
            <w:hideMark/>
          </w:tcPr>
          <w:p w14:paraId="50BC04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465 (86.4%)</w:t>
            </w:r>
          </w:p>
        </w:tc>
        <w:tc>
          <w:tcPr>
            <w:tcW w:w="1392" w:type="dxa"/>
            <w:shd w:val="clear" w:color="000000" w:fill="FFFFFF"/>
            <w:vAlign w:val="center"/>
            <w:hideMark/>
          </w:tcPr>
          <w:p w14:paraId="57FD63A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236 (87.1%)</w:t>
            </w:r>
          </w:p>
        </w:tc>
        <w:tc>
          <w:tcPr>
            <w:tcW w:w="1671" w:type="dxa"/>
            <w:shd w:val="clear" w:color="000000" w:fill="FFFFFF"/>
            <w:vAlign w:val="center"/>
            <w:hideMark/>
          </w:tcPr>
          <w:p w14:paraId="2EE5A0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133 (87.5%)</w:t>
            </w:r>
          </w:p>
        </w:tc>
        <w:tc>
          <w:tcPr>
            <w:tcW w:w="1393" w:type="dxa"/>
            <w:shd w:val="clear" w:color="000000" w:fill="FFFFFF"/>
            <w:vAlign w:val="center"/>
            <w:hideMark/>
          </w:tcPr>
          <w:p w14:paraId="3A526C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96 (83.5%)</w:t>
            </w:r>
          </w:p>
        </w:tc>
        <w:tc>
          <w:tcPr>
            <w:tcW w:w="1096" w:type="dxa"/>
            <w:shd w:val="clear" w:color="000000" w:fill="FFFFFF"/>
            <w:vAlign w:val="center"/>
            <w:hideMark/>
          </w:tcPr>
          <w:p w14:paraId="071F58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9CC9AA5" w14:textId="77777777" w:rsidTr="00422C2B">
        <w:trPr>
          <w:trHeight w:val="395"/>
        </w:trPr>
        <w:tc>
          <w:tcPr>
            <w:tcW w:w="3203" w:type="dxa"/>
            <w:shd w:val="clear" w:color="000000" w:fill="FFFFFF"/>
            <w:vAlign w:val="center"/>
            <w:hideMark/>
          </w:tcPr>
          <w:p w14:paraId="62106795" w14:textId="77777777" w:rsidR="00C13071" w:rsidRPr="00836D56" w:rsidRDefault="00C13071" w:rsidP="00422C2B">
            <w:pPr>
              <w:widowControl/>
              <w:autoSpaceDE/>
              <w:autoSpaceDN/>
              <w:ind w:firstLineChars="100" w:firstLine="221"/>
              <w:rPr>
                <w:rFonts w:eastAsia="Times New Roman"/>
                <w:b/>
                <w:bCs/>
                <w:color w:val="333333"/>
              </w:rPr>
            </w:pPr>
            <w:r w:rsidRPr="00836D56">
              <w:rPr>
                <w:rFonts w:eastAsia="Times New Roman"/>
                <w:b/>
                <w:bCs/>
                <w:color w:val="333333"/>
              </w:rPr>
              <w:t>HIV log10 viral load</w:t>
            </w:r>
          </w:p>
        </w:tc>
        <w:tc>
          <w:tcPr>
            <w:tcW w:w="1335" w:type="dxa"/>
            <w:shd w:val="clear" w:color="000000" w:fill="FFFFFF"/>
            <w:vAlign w:val="center"/>
            <w:hideMark/>
          </w:tcPr>
          <w:p w14:paraId="2A62AC2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10.7 (7.3, 12.4)</w:t>
            </w:r>
          </w:p>
        </w:tc>
        <w:tc>
          <w:tcPr>
            <w:tcW w:w="1392" w:type="dxa"/>
            <w:shd w:val="clear" w:color="000000" w:fill="FFFFFF"/>
            <w:vAlign w:val="center"/>
            <w:hideMark/>
          </w:tcPr>
          <w:p w14:paraId="267312A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11.6 (9.3, 12.8)</w:t>
            </w:r>
          </w:p>
        </w:tc>
        <w:tc>
          <w:tcPr>
            <w:tcW w:w="1671" w:type="dxa"/>
            <w:shd w:val="clear" w:color="000000" w:fill="FFFFFF"/>
            <w:vAlign w:val="center"/>
            <w:hideMark/>
          </w:tcPr>
          <w:p w14:paraId="279FA39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8.9 (6.3, 12.3)</w:t>
            </w:r>
          </w:p>
        </w:tc>
        <w:tc>
          <w:tcPr>
            <w:tcW w:w="1393" w:type="dxa"/>
            <w:shd w:val="clear" w:color="000000" w:fill="FFFFFF"/>
            <w:vAlign w:val="center"/>
            <w:hideMark/>
          </w:tcPr>
          <w:p w14:paraId="32542C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7.6 (3.9, 10.3)</w:t>
            </w:r>
          </w:p>
        </w:tc>
        <w:tc>
          <w:tcPr>
            <w:tcW w:w="1096" w:type="dxa"/>
            <w:shd w:val="clear" w:color="000000" w:fill="FFFFFF"/>
            <w:vAlign w:val="center"/>
            <w:hideMark/>
          </w:tcPr>
          <w:p w14:paraId="623657A1"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49264ED6" w14:textId="77777777" w:rsidTr="00422C2B">
        <w:trPr>
          <w:trHeight w:val="395"/>
        </w:trPr>
        <w:tc>
          <w:tcPr>
            <w:tcW w:w="3203" w:type="dxa"/>
            <w:noWrap/>
            <w:vAlign w:val="bottom"/>
            <w:hideMark/>
          </w:tcPr>
          <w:p w14:paraId="1955A00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Opportunistic infections</w:t>
            </w:r>
          </w:p>
        </w:tc>
        <w:tc>
          <w:tcPr>
            <w:tcW w:w="1335" w:type="dxa"/>
            <w:shd w:val="clear" w:color="000000" w:fill="FFFFFF"/>
            <w:vAlign w:val="center"/>
            <w:hideMark/>
          </w:tcPr>
          <w:p w14:paraId="04E82E1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5A3C04A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4B8ABF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24E0722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518728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871AB5" w14:textId="77777777" w:rsidTr="00422C2B">
        <w:trPr>
          <w:trHeight w:val="395"/>
        </w:trPr>
        <w:tc>
          <w:tcPr>
            <w:tcW w:w="3203" w:type="dxa"/>
            <w:shd w:val="clear" w:color="000000" w:fill="FFFFFF"/>
            <w:vAlign w:val="center"/>
            <w:hideMark/>
          </w:tcPr>
          <w:p w14:paraId="5DAB49E6"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Tuberculosis</w:t>
            </w:r>
          </w:p>
        </w:tc>
        <w:tc>
          <w:tcPr>
            <w:tcW w:w="1335" w:type="dxa"/>
            <w:shd w:val="clear" w:color="000000" w:fill="FFFFFF"/>
            <w:vAlign w:val="center"/>
            <w:hideMark/>
          </w:tcPr>
          <w:p w14:paraId="0F3ED47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459 (84.4%)</w:t>
            </w:r>
          </w:p>
        </w:tc>
        <w:tc>
          <w:tcPr>
            <w:tcW w:w="1392" w:type="dxa"/>
            <w:shd w:val="clear" w:color="000000" w:fill="FFFFFF"/>
            <w:vAlign w:val="center"/>
            <w:hideMark/>
          </w:tcPr>
          <w:p w14:paraId="7868F5B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229 (84.5%)</w:t>
            </w:r>
          </w:p>
        </w:tc>
        <w:tc>
          <w:tcPr>
            <w:tcW w:w="1671" w:type="dxa"/>
            <w:shd w:val="clear" w:color="000000" w:fill="FFFFFF"/>
            <w:vAlign w:val="center"/>
            <w:hideMark/>
          </w:tcPr>
          <w:p w14:paraId="6DA7B20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131 (86.2%)</w:t>
            </w:r>
          </w:p>
        </w:tc>
        <w:tc>
          <w:tcPr>
            <w:tcW w:w="1393" w:type="dxa"/>
            <w:shd w:val="clear" w:color="000000" w:fill="FFFFFF"/>
            <w:vAlign w:val="center"/>
            <w:hideMark/>
          </w:tcPr>
          <w:p w14:paraId="55652E6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99 (81.8%)</w:t>
            </w:r>
          </w:p>
        </w:tc>
        <w:tc>
          <w:tcPr>
            <w:tcW w:w="1096" w:type="dxa"/>
            <w:shd w:val="clear" w:color="000000" w:fill="FFFFFF"/>
            <w:vAlign w:val="center"/>
            <w:hideMark/>
          </w:tcPr>
          <w:p w14:paraId="25B0FA8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w:t>
            </w:r>
          </w:p>
        </w:tc>
      </w:tr>
      <w:tr w:rsidR="00C13071" w:rsidRPr="00836D56" w14:paraId="5F7A2C7D" w14:textId="77777777" w:rsidTr="00422C2B">
        <w:trPr>
          <w:trHeight w:val="395"/>
        </w:trPr>
        <w:tc>
          <w:tcPr>
            <w:tcW w:w="3203" w:type="dxa"/>
            <w:shd w:val="clear" w:color="000000" w:fill="FFFFFF"/>
            <w:vAlign w:val="center"/>
            <w:hideMark/>
          </w:tcPr>
          <w:p w14:paraId="07183E31"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Pneumonia</w:t>
            </w:r>
          </w:p>
        </w:tc>
        <w:tc>
          <w:tcPr>
            <w:tcW w:w="1335" w:type="dxa"/>
            <w:shd w:val="clear" w:color="000000" w:fill="FFFFFF"/>
            <w:vAlign w:val="center"/>
            <w:hideMark/>
          </w:tcPr>
          <w:p w14:paraId="481686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62 (11.4%)</w:t>
            </w:r>
          </w:p>
        </w:tc>
        <w:tc>
          <w:tcPr>
            <w:tcW w:w="1392" w:type="dxa"/>
            <w:shd w:val="clear" w:color="000000" w:fill="FFFFFF"/>
            <w:vAlign w:val="center"/>
            <w:hideMark/>
          </w:tcPr>
          <w:p w14:paraId="2329957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30 (11.1%)</w:t>
            </w:r>
          </w:p>
        </w:tc>
        <w:tc>
          <w:tcPr>
            <w:tcW w:w="1671" w:type="dxa"/>
            <w:shd w:val="clear" w:color="000000" w:fill="FFFFFF"/>
            <w:vAlign w:val="center"/>
            <w:hideMark/>
          </w:tcPr>
          <w:p w14:paraId="0D583AB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19 (12.5%)</w:t>
            </w:r>
          </w:p>
        </w:tc>
        <w:tc>
          <w:tcPr>
            <w:tcW w:w="1393" w:type="dxa"/>
            <w:shd w:val="clear" w:color="000000" w:fill="FFFFFF"/>
            <w:vAlign w:val="center"/>
            <w:hideMark/>
          </w:tcPr>
          <w:p w14:paraId="0CD07C2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(10.7%)</w:t>
            </w:r>
          </w:p>
        </w:tc>
        <w:tc>
          <w:tcPr>
            <w:tcW w:w="1096" w:type="dxa"/>
            <w:shd w:val="clear" w:color="000000" w:fill="FFFFFF"/>
            <w:vAlign w:val="center"/>
            <w:hideMark/>
          </w:tcPr>
          <w:p w14:paraId="3538CF6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w:t>
            </w:r>
          </w:p>
        </w:tc>
      </w:tr>
      <w:tr w:rsidR="00C13071" w:rsidRPr="00836D56" w14:paraId="05E54F55" w14:textId="77777777" w:rsidTr="00422C2B">
        <w:trPr>
          <w:trHeight w:val="395"/>
        </w:trPr>
        <w:tc>
          <w:tcPr>
            <w:tcW w:w="3203" w:type="dxa"/>
            <w:shd w:val="clear" w:color="000000" w:fill="FFFFFF"/>
            <w:vAlign w:val="center"/>
            <w:hideMark/>
          </w:tcPr>
          <w:p w14:paraId="6D099179" w14:textId="77777777" w:rsidR="00C13071" w:rsidRPr="00836D56" w:rsidRDefault="00C13071" w:rsidP="00422C2B">
            <w:pPr>
              <w:widowControl/>
              <w:autoSpaceDE/>
              <w:autoSpaceDN/>
              <w:ind w:firstLineChars="100" w:firstLine="218"/>
              <w:jc w:val="right"/>
              <w:rPr>
                <w:rFonts w:eastAsia="Times New Roman"/>
                <w:bCs/>
                <w:i/>
                <w:iCs/>
                <w:color w:val="333333"/>
              </w:rPr>
            </w:pPr>
            <w:r w:rsidRPr="00836D56">
              <w:rPr>
                <w:rFonts w:eastAsia="Times New Roman"/>
                <w:bCs/>
                <w:i/>
                <w:iCs/>
                <w:color w:val="333333"/>
                <w:spacing w:val="-2"/>
              </w:rPr>
              <w:t>Candida albicans</w:t>
            </w:r>
          </w:p>
        </w:tc>
        <w:tc>
          <w:tcPr>
            <w:tcW w:w="1335" w:type="dxa"/>
            <w:shd w:val="clear" w:color="000000" w:fill="FFFFFF"/>
            <w:vAlign w:val="center"/>
            <w:hideMark/>
          </w:tcPr>
          <w:p w14:paraId="231EB58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35 (6.4%)</w:t>
            </w:r>
          </w:p>
        </w:tc>
        <w:tc>
          <w:tcPr>
            <w:tcW w:w="1392" w:type="dxa"/>
            <w:shd w:val="clear" w:color="000000" w:fill="FFFFFF"/>
            <w:vAlign w:val="center"/>
            <w:hideMark/>
          </w:tcPr>
          <w:p w14:paraId="6C2715D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22 (8.1%)</w:t>
            </w:r>
          </w:p>
        </w:tc>
        <w:tc>
          <w:tcPr>
            <w:tcW w:w="1671" w:type="dxa"/>
            <w:shd w:val="clear" w:color="000000" w:fill="FFFFFF"/>
            <w:vAlign w:val="center"/>
            <w:hideMark/>
          </w:tcPr>
          <w:p w14:paraId="327EE25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11 (7.2%)</w:t>
            </w:r>
          </w:p>
        </w:tc>
        <w:tc>
          <w:tcPr>
            <w:tcW w:w="1393" w:type="dxa"/>
            <w:shd w:val="clear" w:color="000000" w:fill="FFFFFF"/>
            <w:vAlign w:val="center"/>
            <w:hideMark/>
          </w:tcPr>
          <w:p w14:paraId="48BD93F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2BE1862E"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0.049</w:t>
            </w:r>
          </w:p>
        </w:tc>
      </w:tr>
      <w:tr w:rsidR="00C13071" w:rsidRPr="00836D56" w14:paraId="23E027F7" w14:textId="77777777" w:rsidTr="00422C2B">
        <w:trPr>
          <w:trHeight w:val="395"/>
        </w:trPr>
        <w:tc>
          <w:tcPr>
            <w:tcW w:w="3203" w:type="dxa"/>
            <w:shd w:val="clear" w:color="000000" w:fill="FFFFFF"/>
            <w:vAlign w:val="center"/>
            <w:hideMark/>
          </w:tcPr>
          <w:p w14:paraId="49212155" w14:textId="77777777" w:rsidR="00C13071" w:rsidRPr="00836D56" w:rsidRDefault="00C13071" w:rsidP="00422C2B">
            <w:pPr>
              <w:widowControl/>
              <w:autoSpaceDE/>
              <w:autoSpaceDN/>
              <w:ind w:firstLineChars="100" w:firstLine="220"/>
              <w:jc w:val="right"/>
              <w:rPr>
                <w:rFonts w:eastAsia="Times New Roman"/>
                <w:bCs/>
                <w:i/>
                <w:iCs/>
                <w:color w:val="333333"/>
              </w:rPr>
            </w:pPr>
            <w:r w:rsidRPr="00836D56">
              <w:rPr>
                <w:rFonts w:eastAsia="Times New Roman"/>
                <w:bCs/>
                <w:i/>
                <w:iCs/>
                <w:color w:val="333333"/>
              </w:rPr>
              <w:t>Cryptococcus neoformans</w:t>
            </w:r>
          </w:p>
        </w:tc>
        <w:tc>
          <w:tcPr>
            <w:tcW w:w="1335" w:type="dxa"/>
            <w:shd w:val="clear" w:color="000000" w:fill="FFFFFF"/>
            <w:vAlign w:val="center"/>
            <w:hideMark/>
          </w:tcPr>
          <w:p w14:paraId="17088F3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29 (5.3%)</w:t>
            </w:r>
          </w:p>
        </w:tc>
        <w:tc>
          <w:tcPr>
            <w:tcW w:w="1392" w:type="dxa"/>
            <w:shd w:val="clear" w:color="000000" w:fill="FFFFFF"/>
            <w:vAlign w:val="center"/>
            <w:hideMark/>
          </w:tcPr>
          <w:p w14:paraId="3E6B53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15 (5.5%)</w:t>
            </w:r>
          </w:p>
        </w:tc>
        <w:tc>
          <w:tcPr>
            <w:tcW w:w="1671" w:type="dxa"/>
            <w:shd w:val="clear" w:color="000000" w:fill="FFFFFF"/>
            <w:vAlign w:val="center"/>
            <w:hideMark/>
          </w:tcPr>
          <w:p w14:paraId="36668EE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(3.3%)</w:t>
            </w:r>
          </w:p>
        </w:tc>
        <w:tc>
          <w:tcPr>
            <w:tcW w:w="1393" w:type="dxa"/>
            <w:shd w:val="clear" w:color="000000" w:fill="FFFFFF"/>
            <w:vAlign w:val="center"/>
            <w:hideMark/>
          </w:tcPr>
          <w:p w14:paraId="1785120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(7.4%)</w:t>
            </w:r>
          </w:p>
        </w:tc>
        <w:tc>
          <w:tcPr>
            <w:tcW w:w="1096" w:type="dxa"/>
            <w:shd w:val="clear" w:color="000000" w:fill="FFFFFF"/>
            <w:vAlign w:val="center"/>
            <w:hideMark/>
          </w:tcPr>
          <w:p w14:paraId="671175C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0.3</w:t>
            </w:r>
          </w:p>
        </w:tc>
      </w:tr>
      <w:tr w:rsidR="00C13071" w:rsidRPr="00836D56" w14:paraId="4107C381" w14:textId="77777777" w:rsidTr="00422C2B">
        <w:trPr>
          <w:trHeight w:val="395"/>
        </w:trPr>
        <w:tc>
          <w:tcPr>
            <w:tcW w:w="3203" w:type="dxa"/>
            <w:shd w:val="clear" w:color="000000" w:fill="FFFFFF"/>
            <w:vAlign w:val="center"/>
            <w:hideMark/>
          </w:tcPr>
          <w:p w14:paraId="6969EBF2"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Gastroenteritis</w:t>
            </w:r>
          </w:p>
        </w:tc>
        <w:tc>
          <w:tcPr>
            <w:tcW w:w="1335" w:type="dxa"/>
            <w:shd w:val="clear" w:color="000000" w:fill="FFFFFF"/>
            <w:vAlign w:val="center"/>
            <w:hideMark/>
          </w:tcPr>
          <w:p w14:paraId="1F8D8C1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23 (4.2%)</w:t>
            </w:r>
          </w:p>
        </w:tc>
        <w:tc>
          <w:tcPr>
            <w:tcW w:w="1392" w:type="dxa"/>
            <w:shd w:val="clear" w:color="000000" w:fill="FFFFFF"/>
            <w:vAlign w:val="center"/>
            <w:hideMark/>
          </w:tcPr>
          <w:p w14:paraId="14450F4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12 (4.4%)</w:t>
            </w:r>
          </w:p>
        </w:tc>
        <w:tc>
          <w:tcPr>
            <w:tcW w:w="1671" w:type="dxa"/>
            <w:shd w:val="clear" w:color="000000" w:fill="FFFFFF"/>
            <w:vAlign w:val="center"/>
            <w:hideMark/>
          </w:tcPr>
          <w:p w14:paraId="3867C8F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(4.6%)</w:t>
            </w:r>
          </w:p>
        </w:tc>
        <w:tc>
          <w:tcPr>
            <w:tcW w:w="1393" w:type="dxa"/>
            <w:shd w:val="clear" w:color="000000" w:fill="FFFFFF"/>
            <w:vAlign w:val="center"/>
            <w:hideMark/>
          </w:tcPr>
          <w:p w14:paraId="0096AC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(3.3%)</w:t>
            </w:r>
          </w:p>
        </w:tc>
        <w:tc>
          <w:tcPr>
            <w:tcW w:w="1096" w:type="dxa"/>
            <w:shd w:val="clear" w:color="000000" w:fill="FFFFFF"/>
            <w:vAlign w:val="center"/>
            <w:hideMark/>
          </w:tcPr>
          <w:p w14:paraId="2F7545E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620AE73" w14:textId="77777777" w:rsidTr="00422C2B">
        <w:trPr>
          <w:trHeight w:val="395"/>
        </w:trPr>
        <w:tc>
          <w:tcPr>
            <w:tcW w:w="3203" w:type="dxa"/>
            <w:shd w:val="clear" w:color="000000" w:fill="FFFFFF"/>
            <w:vAlign w:val="center"/>
            <w:hideMark/>
          </w:tcPr>
          <w:p w14:paraId="61E3F242"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Hepatitis B</w:t>
            </w:r>
          </w:p>
        </w:tc>
        <w:tc>
          <w:tcPr>
            <w:tcW w:w="1335" w:type="dxa"/>
            <w:shd w:val="clear" w:color="000000" w:fill="FFFFFF"/>
            <w:vAlign w:val="center"/>
            <w:hideMark/>
          </w:tcPr>
          <w:p w14:paraId="00D1AD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18 (3.3%)</w:t>
            </w:r>
          </w:p>
        </w:tc>
        <w:tc>
          <w:tcPr>
            <w:tcW w:w="1392" w:type="dxa"/>
            <w:shd w:val="clear" w:color="000000" w:fill="FFFFFF"/>
            <w:vAlign w:val="center"/>
            <w:hideMark/>
          </w:tcPr>
          <w:p w14:paraId="0700048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9 (3.3%)</w:t>
            </w:r>
          </w:p>
        </w:tc>
        <w:tc>
          <w:tcPr>
            <w:tcW w:w="1671" w:type="dxa"/>
            <w:shd w:val="clear" w:color="000000" w:fill="FFFFFF"/>
            <w:vAlign w:val="center"/>
            <w:hideMark/>
          </w:tcPr>
          <w:p w14:paraId="26B9E07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43E4460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75E424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0.12</w:t>
            </w:r>
          </w:p>
        </w:tc>
      </w:tr>
      <w:tr w:rsidR="00C13071" w:rsidRPr="00836D56" w14:paraId="0E31512A" w14:textId="77777777" w:rsidTr="00422C2B">
        <w:trPr>
          <w:trHeight w:val="395"/>
        </w:trPr>
        <w:tc>
          <w:tcPr>
            <w:tcW w:w="3203" w:type="dxa"/>
            <w:shd w:val="clear" w:color="000000" w:fill="FFFFFF"/>
            <w:vAlign w:val="center"/>
            <w:hideMark/>
          </w:tcPr>
          <w:p w14:paraId="0ED14EC4" w14:textId="77777777" w:rsidR="00C13071" w:rsidRPr="00836D56" w:rsidRDefault="00C13071" w:rsidP="00422C2B">
            <w:pPr>
              <w:widowControl/>
              <w:autoSpaceDE/>
              <w:autoSpaceDN/>
              <w:ind w:firstLineChars="100" w:firstLine="218"/>
              <w:jc w:val="right"/>
              <w:rPr>
                <w:rFonts w:eastAsia="Times New Roman"/>
                <w:bCs/>
                <w:color w:val="333333"/>
              </w:rPr>
            </w:pPr>
            <w:r w:rsidRPr="00836D56">
              <w:rPr>
                <w:rFonts w:eastAsia="Times New Roman"/>
                <w:bCs/>
                <w:color w:val="333333"/>
                <w:spacing w:val="-2"/>
              </w:rPr>
              <w:t>Syphilis</w:t>
            </w:r>
          </w:p>
        </w:tc>
        <w:tc>
          <w:tcPr>
            <w:tcW w:w="1335" w:type="dxa"/>
            <w:shd w:val="clear" w:color="000000" w:fill="FFFFFF"/>
            <w:vAlign w:val="center"/>
            <w:hideMark/>
          </w:tcPr>
          <w:p w14:paraId="0EC778A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17 (3.1%)</w:t>
            </w:r>
          </w:p>
        </w:tc>
        <w:tc>
          <w:tcPr>
            <w:tcW w:w="1392" w:type="dxa"/>
            <w:shd w:val="clear" w:color="000000" w:fill="FFFFFF"/>
            <w:vAlign w:val="center"/>
            <w:hideMark/>
          </w:tcPr>
          <w:p w14:paraId="156BF15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(3.0%)</w:t>
            </w:r>
          </w:p>
        </w:tc>
        <w:tc>
          <w:tcPr>
            <w:tcW w:w="1671" w:type="dxa"/>
            <w:shd w:val="clear" w:color="000000" w:fill="FFFFFF"/>
            <w:vAlign w:val="center"/>
            <w:hideMark/>
          </w:tcPr>
          <w:p w14:paraId="69164E3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17C2F23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CD1F8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0.11</w:t>
            </w:r>
          </w:p>
        </w:tc>
      </w:tr>
      <w:tr w:rsidR="00C13071" w:rsidRPr="00836D56" w14:paraId="0A99BBCB" w14:textId="77777777" w:rsidTr="00422C2B">
        <w:trPr>
          <w:trHeight w:val="395"/>
        </w:trPr>
        <w:tc>
          <w:tcPr>
            <w:tcW w:w="3203" w:type="dxa"/>
            <w:shd w:val="clear" w:color="000000" w:fill="FFFFFF"/>
            <w:vAlign w:val="center"/>
            <w:hideMark/>
          </w:tcPr>
          <w:p w14:paraId="15038224"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Kaposis sarcoma</w:t>
            </w:r>
          </w:p>
        </w:tc>
        <w:tc>
          <w:tcPr>
            <w:tcW w:w="1335" w:type="dxa"/>
            <w:shd w:val="clear" w:color="000000" w:fill="FFFFFF"/>
            <w:vAlign w:val="center"/>
            <w:hideMark/>
          </w:tcPr>
          <w:p w14:paraId="42A4564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358F9CC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(2.2%)</w:t>
            </w:r>
          </w:p>
        </w:tc>
        <w:tc>
          <w:tcPr>
            <w:tcW w:w="1671" w:type="dxa"/>
            <w:shd w:val="clear" w:color="000000" w:fill="FFFFFF"/>
            <w:vAlign w:val="center"/>
            <w:hideMark/>
          </w:tcPr>
          <w:p w14:paraId="617EE2E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BD3728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59DCE713" w14:textId="77777777" w:rsidR="00C13071" w:rsidRPr="00836D56" w:rsidRDefault="00C13071" w:rsidP="00422C2B">
            <w:pPr>
              <w:widowControl/>
              <w:autoSpaceDE/>
              <w:autoSpaceDN/>
              <w:ind w:firstLine="96"/>
              <w:jc w:val="center"/>
              <w:rPr>
                <w:rFonts w:eastAsia="Times New Roman"/>
                <w:color w:val="333333"/>
              </w:rPr>
            </w:pPr>
            <w:r w:rsidRPr="00836D56">
              <w:rPr>
                <w:rFonts w:eastAsia="Times New Roman"/>
                <w:color w:val="333333"/>
              </w:rPr>
              <w:t>0.056</w:t>
            </w:r>
          </w:p>
        </w:tc>
      </w:tr>
      <w:tr w:rsidR="00C13071" w:rsidRPr="00836D56" w14:paraId="00C59E29" w14:textId="77777777" w:rsidTr="00422C2B">
        <w:trPr>
          <w:trHeight w:val="395"/>
        </w:trPr>
        <w:tc>
          <w:tcPr>
            <w:tcW w:w="3203" w:type="dxa"/>
            <w:shd w:val="clear" w:color="000000" w:fill="FFFFFF"/>
            <w:vAlign w:val="center"/>
            <w:hideMark/>
          </w:tcPr>
          <w:p w14:paraId="46C5FFD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Urinary tract infection</w:t>
            </w:r>
          </w:p>
        </w:tc>
        <w:tc>
          <w:tcPr>
            <w:tcW w:w="1335" w:type="dxa"/>
            <w:shd w:val="clear" w:color="000000" w:fill="FFFFFF"/>
            <w:vAlign w:val="center"/>
            <w:hideMark/>
          </w:tcPr>
          <w:p w14:paraId="34F48B3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7 (1.3%)</w:t>
            </w:r>
          </w:p>
        </w:tc>
        <w:tc>
          <w:tcPr>
            <w:tcW w:w="1392" w:type="dxa"/>
            <w:shd w:val="clear" w:color="000000" w:fill="FFFFFF"/>
            <w:vAlign w:val="center"/>
            <w:hideMark/>
          </w:tcPr>
          <w:p w14:paraId="248D619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5EE6E3C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5ABD536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(2.5%)</w:t>
            </w:r>
          </w:p>
        </w:tc>
        <w:tc>
          <w:tcPr>
            <w:tcW w:w="1096" w:type="dxa"/>
            <w:shd w:val="clear" w:color="000000" w:fill="FFFFFF"/>
            <w:vAlign w:val="center"/>
            <w:hideMark/>
          </w:tcPr>
          <w:p w14:paraId="2C34CDB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0.2</w:t>
            </w:r>
          </w:p>
        </w:tc>
      </w:tr>
      <w:tr w:rsidR="00C13071" w:rsidRPr="00836D56" w14:paraId="6259C5E5" w14:textId="77777777" w:rsidTr="00422C2B">
        <w:trPr>
          <w:trHeight w:val="395"/>
        </w:trPr>
        <w:tc>
          <w:tcPr>
            <w:tcW w:w="3203" w:type="dxa"/>
            <w:shd w:val="clear" w:color="000000" w:fill="FFFFFF"/>
            <w:vAlign w:val="center"/>
            <w:hideMark/>
          </w:tcPr>
          <w:p w14:paraId="38513DD9"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Pneumocystis Jiroveci Pneumonia</w:t>
            </w:r>
          </w:p>
        </w:tc>
        <w:tc>
          <w:tcPr>
            <w:tcW w:w="1335" w:type="dxa"/>
            <w:shd w:val="clear" w:color="000000" w:fill="FFFFFF"/>
            <w:vAlign w:val="center"/>
            <w:hideMark/>
          </w:tcPr>
          <w:p w14:paraId="1FBE75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(0.9%)</w:t>
            </w:r>
          </w:p>
        </w:tc>
        <w:tc>
          <w:tcPr>
            <w:tcW w:w="1392" w:type="dxa"/>
            <w:shd w:val="clear" w:color="000000" w:fill="FFFFFF"/>
            <w:vAlign w:val="center"/>
            <w:hideMark/>
          </w:tcPr>
          <w:p w14:paraId="689ECEB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2F6C464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67CFD8F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2BC291A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0.5</w:t>
            </w:r>
          </w:p>
        </w:tc>
      </w:tr>
      <w:tr w:rsidR="00C13071" w:rsidRPr="00836D56" w14:paraId="54E982ED" w14:textId="77777777" w:rsidTr="00422C2B">
        <w:trPr>
          <w:trHeight w:val="395"/>
        </w:trPr>
        <w:tc>
          <w:tcPr>
            <w:tcW w:w="3203" w:type="dxa"/>
            <w:shd w:val="clear" w:color="000000" w:fill="FFFFFF"/>
            <w:vAlign w:val="center"/>
            <w:hideMark/>
          </w:tcPr>
          <w:p w14:paraId="2909DE6D"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Herpes simplex virus</w:t>
            </w:r>
          </w:p>
        </w:tc>
        <w:tc>
          <w:tcPr>
            <w:tcW w:w="1335" w:type="dxa"/>
            <w:shd w:val="clear" w:color="000000" w:fill="FFFFFF"/>
            <w:vAlign w:val="center"/>
            <w:hideMark/>
          </w:tcPr>
          <w:p w14:paraId="7AA6B53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8 (1.5%)</w:t>
            </w:r>
          </w:p>
        </w:tc>
        <w:tc>
          <w:tcPr>
            <w:tcW w:w="1392" w:type="dxa"/>
            <w:shd w:val="clear" w:color="000000" w:fill="FFFFFF"/>
            <w:vAlign w:val="center"/>
            <w:hideMark/>
          </w:tcPr>
          <w:p w14:paraId="6882F2F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2AFF4D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 (2.6%)</w:t>
            </w:r>
          </w:p>
        </w:tc>
        <w:tc>
          <w:tcPr>
            <w:tcW w:w="1393" w:type="dxa"/>
            <w:shd w:val="clear" w:color="000000" w:fill="FFFFFF"/>
            <w:vAlign w:val="center"/>
            <w:hideMark/>
          </w:tcPr>
          <w:p w14:paraId="33502F9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263EDE7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2ECE1AD3" w14:textId="77777777" w:rsidTr="00422C2B">
        <w:trPr>
          <w:trHeight w:val="395"/>
        </w:trPr>
        <w:tc>
          <w:tcPr>
            <w:tcW w:w="3203" w:type="dxa"/>
            <w:shd w:val="clear" w:color="000000" w:fill="FFFFFF"/>
            <w:vAlign w:val="center"/>
            <w:hideMark/>
          </w:tcPr>
          <w:p w14:paraId="1D509611"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Bacterial meningitis</w:t>
            </w:r>
          </w:p>
        </w:tc>
        <w:tc>
          <w:tcPr>
            <w:tcW w:w="1335" w:type="dxa"/>
            <w:shd w:val="clear" w:color="000000" w:fill="FFFFFF"/>
            <w:vAlign w:val="center"/>
            <w:hideMark/>
          </w:tcPr>
          <w:p w14:paraId="3799C71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2177B10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07CFDE3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4C8CE169"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53B0558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w:t>
            </w:r>
          </w:p>
        </w:tc>
      </w:tr>
      <w:tr w:rsidR="00C13071" w:rsidRPr="00836D56" w14:paraId="6FE61A08" w14:textId="77777777" w:rsidTr="00422C2B">
        <w:trPr>
          <w:trHeight w:val="395"/>
        </w:trPr>
        <w:tc>
          <w:tcPr>
            <w:tcW w:w="3203" w:type="dxa"/>
            <w:noWrap/>
            <w:vAlign w:val="bottom"/>
            <w:hideMark/>
          </w:tcPr>
          <w:p w14:paraId="33E7D104"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spacing w:val="-2"/>
              </w:rPr>
              <w:t>Haematological parameters</w:t>
            </w:r>
          </w:p>
        </w:tc>
        <w:tc>
          <w:tcPr>
            <w:tcW w:w="1335" w:type="dxa"/>
            <w:shd w:val="clear" w:color="000000" w:fill="FFFFFF"/>
            <w:vAlign w:val="center"/>
            <w:hideMark/>
          </w:tcPr>
          <w:p w14:paraId="5F4A616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43880CF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5566BB1F"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6125681B"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317B77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7E2DA465" w14:textId="77777777" w:rsidTr="00422C2B">
        <w:trPr>
          <w:trHeight w:val="395"/>
        </w:trPr>
        <w:tc>
          <w:tcPr>
            <w:tcW w:w="3203" w:type="dxa"/>
            <w:shd w:val="clear" w:color="000000" w:fill="FFFFFF"/>
            <w:vAlign w:val="center"/>
            <w:hideMark/>
          </w:tcPr>
          <w:p w14:paraId="6981A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White cell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2D2F3A5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5.4 (3.7, 8.2)</w:t>
            </w:r>
          </w:p>
        </w:tc>
        <w:tc>
          <w:tcPr>
            <w:tcW w:w="1392" w:type="dxa"/>
            <w:shd w:val="clear" w:color="000000" w:fill="FFFFFF"/>
            <w:vAlign w:val="center"/>
            <w:hideMark/>
          </w:tcPr>
          <w:p w14:paraId="07DE5C5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5.1 (3.0, 7.4)</w:t>
            </w:r>
          </w:p>
        </w:tc>
        <w:tc>
          <w:tcPr>
            <w:tcW w:w="1671" w:type="dxa"/>
            <w:shd w:val="clear" w:color="000000" w:fill="FFFFFF"/>
            <w:vAlign w:val="center"/>
            <w:hideMark/>
          </w:tcPr>
          <w:p w14:paraId="7888968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5.7 (4.2, 8.6)</w:t>
            </w:r>
          </w:p>
        </w:tc>
        <w:tc>
          <w:tcPr>
            <w:tcW w:w="1393" w:type="dxa"/>
            <w:shd w:val="clear" w:color="000000" w:fill="FFFFFF"/>
            <w:vAlign w:val="center"/>
            <w:hideMark/>
          </w:tcPr>
          <w:p w14:paraId="2B03594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6.9 (4.5, 9.9)</w:t>
            </w:r>
          </w:p>
        </w:tc>
        <w:tc>
          <w:tcPr>
            <w:tcW w:w="1096" w:type="dxa"/>
            <w:shd w:val="clear" w:color="000000" w:fill="FFFFFF"/>
            <w:vAlign w:val="center"/>
            <w:hideMark/>
          </w:tcPr>
          <w:p w14:paraId="3A843D3A"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&lt;0.001</w:t>
            </w:r>
          </w:p>
        </w:tc>
      </w:tr>
      <w:tr w:rsidR="00C13071" w:rsidRPr="00836D56" w14:paraId="2A6E4658" w14:textId="77777777" w:rsidTr="00422C2B">
        <w:trPr>
          <w:trHeight w:val="395"/>
        </w:trPr>
        <w:tc>
          <w:tcPr>
            <w:tcW w:w="3203" w:type="dxa"/>
            <w:shd w:val="clear" w:color="000000" w:fill="FFFFFF"/>
            <w:vAlign w:val="center"/>
            <w:hideMark/>
          </w:tcPr>
          <w:p w14:paraId="3808BE1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Lymphocyte count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2713486"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0.8 (0.4, 1.8)</w:t>
            </w:r>
          </w:p>
        </w:tc>
        <w:tc>
          <w:tcPr>
            <w:tcW w:w="1392" w:type="dxa"/>
            <w:shd w:val="clear" w:color="000000" w:fill="FFFFFF"/>
            <w:vAlign w:val="center"/>
            <w:hideMark/>
          </w:tcPr>
          <w:p w14:paraId="0BF8CD0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0.6 (0.3, 1.3)</w:t>
            </w:r>
          </w:p>
        </w:tc>
        <w:tc>
          <w:tcPr>
            <w:tcW w:w="1671" w:type="dxa"/>
            <w:shd w:val="clear" w:color="000000" w:fill="FFFFFF"/>
            <w:vAlign w:val="center"/>
            <w:hideMark/>
          </w:tcPr>
          <w:p w14:paraId="62DF33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0.9 (0.5, 4.9)</w:t>
            </w:r>
          </w:p>
        </w:tc>
        <w:tc>
          <w:tcPr>
            <w:tcW w:w="1393" w:type="dxa"/>
            <w:shd w:val="clear" w:color="000000" w:fill="FFFFFF"/>
            <w:vAlign w:val="center"/>
            <w:hideMark/>
          </w:tcPr>
          <w:p w14:paraId="27C4D648"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(0.8, 2.9)</w:t>
            </w:r>
          </w:p>
        </w:tc>
        <w:tc>
          <w:tcPr>
            <w:tcW w:w="1096" w:type="dxa"/>
            <w:shd w:val="clear" w:color="000000" w:fill="FFFFFF"/>
            <w:vAlign w:val="center"/>
            <w:hideMark/>
          </w:tcPr>
          <w:p w14:paraId="455D6165"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0.004</w:t>
            </w:r>
          </w:p>
        </w:tc>
      </w:tr>
      <w:tr w:rsidR="00C13071" w:rsidRPr="00836D56" w14:paraId="08345F6B" w14:textId="77777777" w:rsidTr="00422C2B">
        <w:trPr>
          <w:trHeight w:val="395"/>
        </w:trPr>
        <w:tc>
          <w:tcPr>
            <w:tcW w:w="3203" w:type="dxa"/>
            <w:shd w:val="clear" w:color="000000" w:fill="FFFFFF"/>
            <w:vAlign w:val="center"/>
            <w:hideMark/>
          </w:tcPr>
          <w:p w14:paraId="638D71F6" w14:textId="77777777" w:rsidR="00C13071" w:rsidRPr="00836D56" w:rsidRDefault="00C13071" w:rsidP="00422C2B">
            <w:pPr>
              <w:widowControl/>
              <w:autoSpaceDE/>
              <w:autoSpaceDN/>
              <w:ind w:firstLineChars="100" w:firstLine="220"/>
              <w:jc w:val="right"/>
              <w:rPr>
                <w:rFonts w:eastAsia="Times New Roman"/>
                <w:bCs/>
                <w:color w:val="333333"/>
              </w:rPr>
            </w:pPr>
            <w:r w:rsidRPr="00836D56">
              <w:rPr>
                <w:rFonts w:eastAsia="Times New Roman"/>
                <w:bCs/>
                <w:color w:val="333333"/>
              </w:rPr>
              <w:t xml:space="preserve">Neutrophils </w:t>
            </w:r>
            <w:r w:rsidRPr="009271E8">
              <w:rPr>
                <w:rFonts w:eastAsia="Times New Roman"/>
                <w:bCs/>
                <w:color w:val="333333"/>
              </w:rPr>
              <w:t>x10</w:t>
            </w:r>
            <w:r w:rsidRPr="009271E8">
              <w:rPr>
                <w:rFonts w:eastAsia="Times New Roman"/>
                <w:bCs/>
                <w:color w:val="333333"/>
                <w:vertAlign w:val="superscript"/>
              </w:rPr>
              <w:t>9</w:t>
            </w:r>
            <w:r>
              <w:rPr>
                <w:rFonts w:eastAsia="Times New Roman"/>
                <w:bCs/>
                <w:color w:val="333333"/>
              </w:rPr>
              <w:t>/</w:t>
            </w:r>
            <w:r w:rsidRPr="009271E8">
              <w:rPr>
                <w:rFonts w:eastAsia="Times New Roman"/>
                <w:bCs/>
                <w:color w:val="333333"/>
              </w:rPr>
              <w:t>L</w:t>
            </w:r>
          </w:p>
        </w:tc>
        <w:tc>
          <w:tcPr>
            <w:tcW w:w="1335" w:type="dxa"/>
            <w:shd w:val="clear" w:color="000000" w:fill="FFFFFF"/>
            <w:vAlign w:val="center"/>
            <w:hideMark/>
          </w:tcPr>
          <w:p w14:paraId="4459DBF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3.4 (1.5, 8.5)</w:t>
            </w:r>
          </w:p>
        </w:tc>
        <w:tc>
          <w:tcPr>
            <w:tcW w:w="1392" w:type="dxa"/>
            <w:shd w:val="clear" w:color="000000" w:fill="FFFFFF"/>
            <w:vAlign w:val="center"/>
            <w:hideMark/>
          </w:tcPr>
          <w:p w14:paraId="46582DE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2.4 (1.1, 6.2)</w:t>
            </w:r>
          </w:p>
        </w:tc>
        <w:tc>
          <w:tcPr>
            <w:tcW w:w="1671" w:type="dxa"/>
            <w:shd w:val="clear" w:color="000000" w:fill="FFFFFF"/>
            <w:vAlign w:val="center"/>
            <w:hideMark/>
          </w:tcPr>
          <w:p w14:paraId="3FE6DAD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6.6 (1.9, 15.2)</w:t>
            </w:r>
          </w:p>
        </w:tc>
        <w:tc>
          <w:tcPr>
            <w:tcW w:w="1393" w:type="dxa"/>
            <w:shd w:val="clear" w:color="000000" w:fill="FFFFFF"/>
            <w:vAlign w:val="center"/>
            <w:hideMark/>
          </w:tcPr>
          <w:p w14:paraId="1665C8E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5.2 (3.1, 11.3)</w:t>
            </w:r>
          </w:p>
        </w:tc>
        <w:tc>
          <w:tcPr>
            <w:tcW w:w="1096" w:type="dxa"/>
            <w:shd w:val="clear" w:color="000000" w:fill="FFFFFF"/>
            <w:vAlign w:val="center"/>
            <w:hideMark/>
          </w:tcPr>
          <w:p w14:paraId="59D980F0" w14:textId="77777777" w:rsidR="00C13071" w:rsidRPr="00836D56" w:rsidRDefault="00C13071" w:rsidP="00422C2B">
            <w:pPr>
              <w:widowControl/>
              <w:autoSpaceDE/>
              <w:autoSpaceDN/>
              <w:jc w:val="center"/>
              <w:rPr>
                <w:rFonts w:eastAsia="Times New Roman"/>
                <w:b/>
                <w:bCs/>
                <w:color w:val="333333"/>
              </w:rPr>
            </w:pPr>
            <w:r w:rsidRPr="00836D56">
              <w:rPr>
                <w:rFonts w:eastAsia="Times New Roman"/>
                <w:b/>
                <w:bCs/>
                <w:color w:val="333333"/>
              </w:rPr>
              <w:t>0.003</w:t>
            </w:r>
          </w:p>
        </w:tc>
      </w:tr>
      <w:tr w:rsidR="00C13071" w:rsidRPr="00836D56" w14:paraId="07C4171C" w14:textId="77777777" w:rsidTr="00422C2B">
        <w:trPr>
          <w:trHeight w:val="395"/>
        </w:trPr>
        <w:tc>
          <w:tcPr>
            <w:tcW w:w="3203" w:type="dxa"/>
            <w:noWrap/>
            <w:vAlign w:val="bottom"/>
            <w:hideMark/>
          </w:tcPr>
          <w:p w14:paraId="5C3D3262" w14:textId="77777777" w:rsidR="00C13071" w:rsidRPr="00836D56" w:rsidRDefault="00C13071" w:rsidP="00422C2B">
            <w:pPr>
              <w:widowControl/>
              <w:autoSpaceDE/>
              <w:autoSpaceDN/>
              <w:rPr>
                <w:rFonts w:eastAsia="Times New Roman"/>
                <w:b/>
                <w:color w:val="000000"/>
              </w:rPr>
            </w:pPr>
            <w:r w:rsidRPr="00836D56">
              <w:rPr>
                <w:rFonts w:eastAsia="Times New Roman"/>
                <w:b/>
                <w:color w:val="000000"/>
              </w:rPr>
              <w:t>Medical history</w:t>
            </w:r>
          </w:p>
        </w:tc>
        <w:tc>
          <w:tcPr>
            <w:tcW w:w="1335" w:type="dxa"/>
            <w:shd w:val="clear" w:color="000000" w:fill="FFFFFF"/>
            <w:vAlign w:val="center"/>
            <w:hideMark/>
          </w:tcPr>
          <w:p w14:paraId="32C2C161"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74816FA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24A5CD43"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07C04A9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76FA9F7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 </w:t>
            </w:r>
          </w:p>
        </w:tc>
      </w:tr>
      <w:tr w:rsidR="00C13071" w:rsidRPr="00836D56" w14:paraId="114C1E98" w14:textId="77777777" w:rsidTr="00422C2B">
        <w:trPr>
          <w:trHeight w:val="395"/>
        </w:trPr>
        <w:tc>
          <w:tcPr>
            <w:tcW w:w="3203" w:type="dxa"/>
            <w:shd w:val="clear" w:color="000000" w:fill="FFFFFF"/>
            <w:vAlign w:val="center"/>
            <w:hideMark/>
          </w:tcPr>
          <w:p w14:paraId="08B74B4B" w14:textId="77777777" w:rsidR="00C13071" w:rsidRPr="00836D56" w:rsidRDefault="00C13071" w:rsidP="00422C2B">
            <w:pPr>
              <w:widowControl/>
              <w:autoSpaceDE/>
              <w:autoSpaceDN/>
              <w:ind w:firstLineChars="100" w:firstLine="220"/>
              <w:rPr>
                <w:rFonts w:eastAsia="Times New Roman"/>
                <w:bCs/>
                <w:color w:val="333333"/>
              </w:rPr>
            </w:pPr>
            <w:r w:rsidRPr="00836D56">
              <w:rPr>
                <w:rFonts w:eastAsia="Times New Roman"/>
                <w:bCs/>
                <w:color w:val="333333"/>
              </w:rPr>
              <w:t>HAART exposure</w:t>
            </w:r>
          </w:p>
        </w:tc>
        <w:tc>
          <w:tcPr>
            <w:tcW w:w="1335" w:type="dxa"/>
            <w:shd w:val="clear" w:color="000000" w:fill="FFFFFF"/>
            <w:vAlign w:val="center"/>
            <w:hideMark/>
          </w:tcPr>
          <w:p w14:paraId="7AD01F9C"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204 (36.6%)</w:t>
            </w:r>
          </w:p>
        </w:tc>
        <w:tc>
          <w:tcPr>
            <w:tcW w:w="1392" w:type="dxa"/>
            <w:shd w:val="clear" w:color="000000" w:fill="FFFFFF"/>
            <w:vAlign w:val="center"/>
            <w:hideMark/>
          </w:tcPr>
          <w:p w14:paraId="1D5999B0"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100 (36.0%)</w:t>
            </w:r>
          </w:p>
        </w:tc>
        <w:tc>
          <w:tcPr>
            <w:tcW w:w="1671" w:type="dxa"/>
            <w:shd w:val="clear" w:color="000000" w:fill="FFFFFF"/>
            <w:vAlign w:val="center"/>
            <w:hideMark/>
          </w:tcPr>
          <w:p w14:paraId="1169AB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61 (39.1%)</w:t>
            </w:r>
          </w:p>
        </w:tc>
        <w:tc>
          <w:tcPr>
            <w:tcW w:w="1393" w:type="dxa"/>
            <w:shd w:val="clear" w:color="000000" w:fill="FFFFFF"/>
            <w:vAlign w:val="center"/>
            <w:hideMark/>
          </w:tcPr>
          <w:p w14:paraId="1DED367E"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43 (34.7%)</w:t>
            </w:r>
          </w:p>
        </w:tc>
        <w:tc>
          <w:tcPr>
            <w:tcW w:w="1096" w:type="dxa"/>
            <w:shd w:val="clear" w:color="000000" w:fill="FFFFFF"/>
            <w:vAlign w:val="center"/>
            <w:hideMark/>
          </w:tcPr>
          <w:p w14:paraId="30503D4A"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0.7</w:t>
            </w:r>
          </w:p>
        </w:tc>
      </w:tr>
      <w:tr w:rsidR="00C13071" w:rsidRPr="00836D56" w14:paraId="4D9C2874" w14:textId="77777777" w:rsidTr="00422C2B">
        <w:trPr>
          <w:trHeight w:val="395"/>
        </w:trPr>
        <w:tc>
          <w:tcPr>
            <w:tcW w:w="3203" w:type="dxa"/>
            <w:shd w:val="clear" w:color="000000" w:fill="FFFFFF"/>
            <w:vAlign w:val="center"/>
            <w:hideMark/>
          </w:tcPr>
          <w:p w14:paraId="303E7779" w14:textId="77777777" w:rsidR="00C13071" w:rsidRPr="00836D56" w:rsidRDefault="00C13071" w:rsidP="00422C2B">
            <w:pPr>
              <w:widowControl/>
              <w:autoSpaceDE/>
              <w:autoSpaceDN/>
              <w:ind w:firstLineChars="100" w:firstLine="218"/>
              <w:rPr>
                <w:rFonts w:eastAsia="Times New Roman"/>
                <w:bCs/>
                <w:color w:val="333333"/>
              </w:rPr>
            </w:pPr>
            <w:r w:rsidRPr="00836D56">
              <w:rPr>
                <w:rFonts w:eastAsia="Times New Roman"/>
                <w:bCs/>
                <w:color w:val="333333"/>
                <w:spacing w:val="-2"/>
              </w:rPr>
              <w:t>Anti-tuberculous therapy</w:t>
            </w:r>
          </w:p>
        </w:tc>
        <w:tc>
          <w:tcPr>
            <w:tcW w:w="1335" w:type="dxa"/>
            <w:shd w:val="clear" w:color="000000" w:fill="FFFFFF"/>
            <w:vAlign w:val="center"/>
            <w:hideMark/>
          </w:tcPr>
          <w:p w14:paraId="677A3705"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13 (2.3%)</w:t>
            </w:r>
          </w:p>
        </w:tc>
        <w:tc>
          <w:tcPr>
            <w:tcW w:w="1392" w:type="dxa"/>
            <w:shd w:val="clear" w:color="000000" w:fill="FFFFFF"/>
            <w:vAlign w:val="center"/>
            <w:hideMark/>
          </w:tcPr>
          <w:p w14:paraId="569DA164"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(1.8%)</w:t>
            </w:r>
          </w:p>
        </w:tc>
        <w:tc>
          <w:tcPr>
            <w:tcW w:w="1671" w:type="dxa"/>
            <w:shd w:val="clear" w:color="000000" w:fill="FFFFFF"/>
            <w:vAlign w:val="center"/>
            <w:hideMark/>
          </w:tcPr>
          <w:p w14:paraId="78456CB7"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3 (1.9%)</w:t>
            </w:r>
          </w:p>
        </w:tc>
        <w:tc>
          <w:tcPr>
            <w:tcW w:w="1393" w:type="dxa"/>
            <w:shd w:val="clear" w:color="000000" w:fill="FFFFFF"/>
            <w:vAlign w:val="center"/>
            <w:hideMark/>
          </w:tcPr>
          <w:p w14:paraId="1A689E32"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5 (4.0%)</w:t>
            </w:r>
          </w:p>
        </w:tc>
        <w:tc>
          <w:tcPr>
            <w:tcW w:w="1096" w:type="dxa"/>
            <w:shd w:val="clear" w:color="000000" w:fill="FFFFFF"/>
            <w:vAlign w:val="center"/>
            <w:hideMark/>
          </w:tcPr>
          <w:p w14:paraId="3A89A56D" w14:textId="77777777" w:rsidR="00C13071" w:rsidRPr="00836D56" w:rsidRDefault="00C13071" w:rsidP="00422C2B">
            <w:pPr>
              <w:widowControl/>
              <w:autoSpaceDE/>
              <w:autoSpaceDN/>
              <w:jc w:val="center"/>
              <w:rPr>
                <w:rFonts w:eastAsia="Times New Roman"/>
                <w:color w:val="333333"/>
              </w:rPr>
            </w:pPr>
            <w:r w:rsidRPr="00836D56">
              <w:rPr>
                <w:rFonts w:eastAsia="Times New Roman"/>
                <w:color w:val="333333"/>
              </w:rPr>
              <w:t>0.4</w:t>
            </w:r>
          </w:p>
        </w:tc>
      </w:tr>
      <w:tr w:rsidR="00C13071" w:rsidRPr="00836D56" w14:paraId="6D4EAD5D" w14:textId="77777777" w:rsidTr="00422C2B">
        <w:trPr>
          <w:trHeight w:val="395"/>
        </w:trPr>
        <w:tc>
          <w:tcPr>
            <w:tcW w:w="3203" w:type="dxa"/>
            <w:shd w:val="clear" w:color="000000" w:fill="FFFFFF"/>
            <w:vAlign w:val="center"/>
            <w:hideMark/>
          </w:tcPr>
          <w:p w14:paraId="7AC8CC85" w14:textId="77777777" w:rsidR="00C13071" w:rsidRPr="00836D56" w:rsidRDefault="00C13071" w:rsidP="00422C2B">
            <w:pPr>
              <w:widowControl/>
              <w:autoSpaceDE/>
              <w:autoSpaceDN/>
              <w:ind w:firstLineChars="100" w:firstLine="218"/>
              <w:rPr>
                <w:rFonts w:eastAsia="Times New Roman"/>
                <w:bCs/>
                <w:color w:val="333333"/>
                <w:spacing w:val="-2"/>
              </w:rPr>
            </w:pPr>
            <w:r w:rsidRPr="00836D56">
              <w:rPr>
                <w:rFonts w:eastAsia="Times New Roman"/>
                <w:bCs/>
                <w:color w:val="333333"/>
                <w:spacing w:val="-2"/>
              </w:rPr>
              <w:t>Antifungal therapy</w:t>
            </w:r>
          </w:p>
        </w:tc>
        <w:tc>
          <w:tcPr>
            <w:tcW w:w="1335" w:type="dxa"/>
            <w:shd w:val="clear" w:color="000000" w:fill="FFFFFF"/>
            <w:vAlign w:val="center"/>
            <w:hideMark/>
          </w:tcPr>
          <w:p w14:paraId="045AF71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6 (1.1%)</w:t>
            </w:r>
          </w:p>
        </w:tc>
        <w:tc>
          <w:tcPr>
            <w:tcW w:w="1392" w:type="dxa"/>
            <w:shd w:val="clear" w:color="000000" w:fill="FFFFFF"/>
            <w:vAlign w:val="center"/>
            <w:hideMark/>
          </w:tcPr>
          <w:p w14:paraId="30C6E37C"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2 (0.7%)</w:t>
            </w:r>
          </w:p>
        </w:tc>
        <w:tc>
          <w:tcPr>
            <w:tcW w:w="1671" w:type="dxa"/>
            <w:shd w:val="clear" w:color="000000" w:fill="FFFFFF"/>
            <w:vAlign w:val="center"/>
            <w:hideMark/>
          </w:tcPr>
          <w:p w14:paraId="5911DE9E"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1 (0.6%)</w:t>
            </w:r>
          </w:p>
        </w:tc>
        <w:tc>
          <w:tcPr>
            <w:tcW w:w="1393" w:type="dxa"/>
            <w:shd w:val="clear" w:color="000000" w:fill="FFFFFF"/>
            <w:vAlign w:val="center"/>
            <w:hideMark/>
          </w:tcPr>
          <w:p w14:paraId="1D9633AF" w14:textId="77777777" w:rsidR="00C13071" w:rsidRPr="00836D56" w:rsidRDefault="00C13071" w:rsidP="00422C2B">
            <w:pPr>
              <w:widowControl/>
              <w:autoSpaceDE/>
              <w:autoSpaceDN/>
              <w:ind w:firstLine="178"/>
              <w:jc w:val="center"/>
              <w:rPr>
                <w:rFonts w:eastAsia="Times New Roman"/>
                <w:bCs/>
                <w:color w:val="333333"/>
                <w:spacing w:val="-2"/>
              </w:rPr>
            </w:pPr>
            <w:r w:rsidRPr="00836D56">
              <w:rPr>
                <w:rFonts w:eastAsia="Times New Roman"/>
                <w:bCs/>
                <w:color w:val="333333"/>
                <w:spacing w:val="-2"/>
              </w:rPr>
              <w:t>3 (2.4%)</w:t>
            </w:r>
          </w:p>
        </w:tc>
        <w:tc>
          <w:tcPr>
            <w:tcW w:w="1096" w:type="dxa"/>
            <w:shd w:val="clear" w:color="000000" w:fill="FFFFFF"/>
            <w:vAlign w:val="center"/>
            <w:hideMark/>
          </w:tcPr>
          <w:p w14:paraId="264983B6" w14:textId="77777777" w:rsidR="00C13071" w:rsidRPr="00836D56" w:rsidRDefault="00C13071" w:rsidP="00422C2B">
            <w:pPr>
              <w:widowControl/>
              <w:autoSpaceDE/>
              <w:autoSpaceDN/>
              <w:ind w:firstLine="6"/>
              <w:jc w:val="center"/>
              <w:rPr>
                <w:rFonts w:eastAsia="Times New Roman"/>
                <w:bCs/>
                <w:color w:val="333333"/>
                <w:spacing w:val="-2"/>
              </w:rPr>
            </w:pPr>
            <w:r w:rsidRPr="00836D56">
              <w:rPr>
                <w:rFonts w:eastAsia="Times New Roman"/>
                <w:bCs/>
                <w:color w:val="333333"/>
                <w:spacing w:val="-2"/>
              </w:rPr>
              <w:t>0.3</w:t>
            </w:r>
          </w:p>
        </w:tc>
      </w:tr>
      <w:tr w:rsidR="00C13071" w:rsidRPr="00836D56" w14:paraId="09EB706F" w14:textId="77777777" w:rsidTr="00422C2B">
        <w:trPr>
          <w:trHeight w:val="395"/>
        </w:trPr>
        <w:tc>
          <w:tcPr>
            <w:tcW w:w="10090" w:type="dxa"/>
            <w:gridSpan w:val="6"/>
            <w:shd w:val="clear" w:color="000000" w:fill="FFFFFF"/>
            <w:vAlign w:val="center"/>
          </w:tcPr>
          <w:p w14:paraId="7E5DB73A" w14:textId="77777777" w:rsidR="00C13071" w:rsidRPr="005E711A" w:rsidRDefault="00C13071" w:rsidP="00422C2B">
            <w:pPr>
              <w:pStyle w:val="BodyText"/>
              <w:spacing w:before="134"/>
              <w:ind w:left="48" w:right="52"/>
              <w:jc w:val="both"/>
              <w:rPr>
                <w:spacing w:val="-2"/>
              </w:rPr>
            </w:pPr>
            <w:r w:rsidRPr="005E711A">
              <w:rPr>
                <w:i/>
                <w:color w:val="333333"/>
                <w:vertAlign w:val="superscript"/>
              </w:rPr>
              <w:lastRenderedPageBreak/>
              <w:t>1</w:t>
            </w:r>
            <w:r w:rsidRPr="005E711A">
              <w:rPr>
                <w:color w:val="333333"/>
              </w:rPr>
              <w:t>Median</w:t>
            </w:r>
            <w:r w:rsidRPr="005E711A">
              <w:rPr>
                <w:color w:val="333333"/>
                <w:spacing w:val="-3"/>
              </w:rPr>
              <w:t xml:space="preserve"> </w:t>
            </w:r>
            <w:r w:rsidRPr="005E711A">
              <w:rPr>
                <w:color w:val="333333"/>
              </w:rPr>
              <w:t>(IQR)</w:t>
            </w:r>
            <w:r w:rsidRPr="005E711A">
              <w:t>;</w:t>
            </w:r>
            <w:r w:rsidRPr="005E711A">
              <w:rPr>
                <w:spacing w:val="-3"/>
              </w:rPr>
              <w:t xml:space="preserve"> </w:t>
            </w:r>
            <w:r w:rsidRPr="005E711A">
              <w:rPr>
                <w:vertAlign w:val="superscript"/>
              </w:rPr>
              <w:t>2</w:t>
            </w:r>
            <w:r w:rsidRPr="005E711A">
              <w:t>Wilcoxon</w:t>
            </w:r>
            <w:r w:rsidRPr="005E711A">
              <w:rPr>
                <w:spacing w:val="-3"/>
              </w:rPr>
              <w:t xml:space="preserve"> </w:t>
            </w:r>
            <w:r w:rsidRPr="005E711A">
              <w:t>rank</w:t>
            </w:r>
            <w:r w:rsidRPr="005E711A">
              <w:rPr>
                <w:spacing w:val="-3"/>
              </w:rPr>
              <w:t xml:space="preserve"> </w:t>
            </w:r>
            <w:r w:rsidRPr="005E711A">
              <w:t>sum</w:t>
            </w:r>
            <w:r w:rsidRPr="005E711A">
              <w:rPr>
                <w:spacing w:val="-3"/>
              </w:rPr>
              <w:t xml:space="preserve"> </w:t>
            </w:r>
            <w:r w:rsidRPr="005E711A">
              <w:t>test;</w:t>
            </w:r>
            <w:r w:rsidRPr="005E711A">
              <w:rPr>
                <w:spacing w:val="-3"/>
              </w:rPr>
              <w:t xml:space="preserve"> </w:t>
            </w:r>
            <w:r w:rsidRPr="005E711A">
              <w:t>Pearson's</w:t>
            </w:r>
            <w:r w:rsidRPr="005E711A">
              <w:rPr>
                <w:spacing w:val="-3"/>
              </w:rPr>
              <w:t xml:space="preserve"> </w:t>
            </w:r>
            <w:r w:rsidRPr="005E711A">
              <w:t>Chi-squared</w:t>
            </w:r>
            <w:r w:rsidRPr="005E711A">
              <w:rPr>
                <w:spacing w:val="-3"/>
              </w:rPr>
              <w:t xml:space="preserve"> </w:t>
            </w:r>
            <w:r w:rsidRPr="005E711A">
              <w:t>test;</w:t>
            </w:r>
            <w:r w:rsidRPr="005E711A">
              <w:rPr>
                <w:spacing w:val="-3"/>
              </w:rPr>
              <w:t xml:space="preserve"> </w:t>
            </w:r>
            <w:r w:rsidRPr="005E711A">
              <w:t>Fisher's</w:t>
            </w:r>
            <w:r w:rsidRPr="005E711A">
              <w:rPr>
                <w:spacing w:val="-3"/>
              </w:rPr>
              <w:t xml:space="preserve"> </w:t>
            </w:r>
            <w:r w:rsidRPr="005E711A">
              <w:t>exact</w:t>
            </w:r>
            <w:r w:rsidRPr="005E711A">
              <w:rPr>
                <w:spacing w:val="-3"/>
              </w:rPr>
              <w:t xml:space="preserve"> </w:t>
            </w:r>
            <w:r w:rsidRPr="005E711A">
              <w:t>test IQR-interquartile range</w:t>
            </w:r>
            <w:r w:rsidRPr="005E711A">
              <w:rPr>
                <w:spacing w:val="-2"/>
              </w:rPr>
              <w:t>, TB-tuberculosis</w:t>
            </w:r>
            <w:r w:rsidRPr="005E711A">
              <w:t>, HAART</w:t>
            </w:r>
            <w:r w:rsidRPr="005E711A">
              <w:rPr>
                <w:spacing w:val="-5"/>
              </w:rPr>
              <w:t xml:space="preserve"> </w:t>
            </w:r>
            <w:r w:rsidRPr="005E711A">
              <w:t>Highly</w:t>
            </w:r>
            <w:r w:rsidRPr="005E711A">
              <w:rPr>
                <w:spacing w:val="-4"/>
              </w:rPr>
              <w:t xml:space="preserve"> </w:t>
            </w:r>
            <w:r w:rsidRPr="005E711A">
              <w:t>active</w:t>
            </w:r>
            <w:r w:rsidRPr="005E711A">
              <w:rPr>
                <w:spacing w:val="-5"/>
              </w:rPr>
              <w:t xml:space="preserve"> </w:t>
            </w:r>
            <w:r w:rsidRPr="005E711A">
              <w:t>antiretroviral</w:t>
            </w:r>
            <w:r w:rsidRPr="005E711A">
              <w:rPr>
                <w:spacing w:val="-4"/>
              </w:rPr>
              <w:t xml:space="preserve"> </w:t>
            </w:r>
            <w:r w:rsidRPr="005E711A">
              <w:rPr>
                <w:spacing w:val="-2"/>
              </w:rPr>
              <w:t>therapy</w:t>
            </w:r>
          </w:p>
          <w:p w14:paraId="6C4B223B" w14:textId="77777777" w:rsidR="00C13071" w:rsidRPr="005E711A" w:rsidRDefault="00C13071" w:rsidP="00422C2B">
            <w:pPr>
              <w:spacing w:before="10" w:line="244" w:lineRule="auto"/>
              <w:ind w:left="48" w:right="52"/>
            </w:pPr>
            <w:r w:rsidRPr="005E711A">
              <w:rPr>
                <w:i/>
                <w:color w:val="333333"/>
                <w:vertAlign w:val="superscript"/>
              </w:rPr>
              <w:t xml:space="preserve">p </w:t>
            </w:r>
            <w:r w:rsidRPr="005E711A">
              <w:t xml:space="preserve">-value is a simultaneous comparison of all the clinical characteristics by CD4 count tertiles. </w:t>
            </w:r>
          </w:p>
          <w:p w14:paraId="196D1C82" w14:textId="77777777" w:rsidR="00C13071" w:rsidRPr="00836D56" w:rsidRDefault="00C13071" w:rsidP="00422C2B">
            <w:pPr>
              <w:widowControl/>
              <w:autoSpaceDE/>
              <w:autoSpaceDN/>
              <w:ind w:firstLine="178"/>
              <w:jc w:val="center"/>
              <w:rPr>
                <w:rFonts w:eastAsia="Times New Roman"/>
                <w:bCs/>
                <w:color w:val="333333"/>
                <w:spacing w:val="-2"/>
              </w:rPr>
            </w:pPr>
          </w:p>
        </w:tc>
      </w:tr>
    </w:tbl>
    <w:p w14:paraId="2845178F" w14:textId="77777777" w:rsidR="00C13071" w:rsidRPr="005E711A" w:rsidRDefault="00C13071" w:rsidP="00C13071">
      <w:pPr>
        <w:spacing w:before="10" w:line="244" w:lineRule="auto"/>
        <w:ind w:right="3730"/>
      </w:pPr>
    </w:p>
    <w:p w14:paraId="7DA59C7E" w14:textId="77777777" w:rsidR="00C13071" w:rsidRDefault="00C13071" w:rsidP="00C13071">
      <w:pPr>
        <w:pStyle w:val="BodyText"/>
        <w:spacing w:before="249" w:line="232" w:lineRule="auto"/>
        <w:ind w:left="560" w:right="1408"/>
        <w:jc w:val="both"/>
        <w:rPr>
          <w:spacing w:val="-4"/>
        </w:rPr>
      </w:pPr>
    </w:p>
    <w:p w14:paraId="202F5FDD" w14:textId="77777777" w:rsidR="00C13071" w:rsidRDefault="00C13071" w:rsidP="00C13071">
      <w:pPr>
        <w:pStyle w:val="Heading1"/>
        <w:ind w:left="720"/>
        <w:jc w:val="both"/>
        <w:rPr>
          <w:b w:val="0"/>
          <w:bCs w:val="0"/>
        </w:rPr>
      </w:pPr>
    </w:p>
    <w:p w14:paraId="547D550F" w14:textId="77777777" w:rsidR="00C13071" w:rsidRDefault="00C13071" w:rsidP="00C13071">
      <w:pPr>
        <w:pStyle w:val="Heading1"/>
        <w:ind w:left="720"/>
        <w:jc w:val="both"/>
        <w:rPr>
          <w:b w:val="0"/>
          <w:bCs w:val="0"/>
        </w:rPr>
      </w:pPr>
    </w:p>
    <w:p w14:paraId="4EFBD2A0" w14:textId="77777777" w:rsidR="00D554AF" w:rsidRDefault="00D554AF" w:rsidP="00C13071">
      <w:pPr>
        <w:pStyle w:val="Heading1"/>
        <w:ind w:left="720"/>
        <w:jc w:val="both"/>
        <w:rPr>
          <w:b w:val="0"/>
          <w:bCs w:val="0"/>
        </w:rPr>
      </w:pPr>
    </w:p>
    <w:p w14:paraId="5DF07595" w14:textId="3145D7B0" w:rsidR="00D554AF" w:rsidRDefault="006C3BF1" w:rsidP="00C13071">
      <w:pPr>
        <w:pStyle w:val="Heading1"/>
        <w:ind w:left="720"/>
        <w:jc w:val="both"/>
        <w:rPr>
          <w:b w:val="0"/>
          <w:bCs w:val="0"/>
        </w:rPr>
      </w:pPr>
      <w:ins w:id="188" w:author="Joseph Sempa" w:date="2026-07-25T20:20:00Z" w16du:dateUtc="2026-07-25T18:20:00Z">
        <w:r>
          <w:rPr>
            <w:b w:val="0"/>
            <w:bCs w:val="0"/>
            <w:noProof/>
          </w:rPr>
          <w:drawing>
            <wp:inline distT="0" distB="0" distL="0" distR="0" wp14:anchorId="5F704D35" wp14:editId="4FBD6F23">
              <wp:extent cx="4766586" cy="4290060"/>
              <wp:effectExtent l="0" t="0" r="0" b="0"/>
              <wp:docPr id="15588584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455" name="Picture 15588584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68356" cy="4291653"/>
                      </a:xfrm>
                      <a:prstGeom prst="rect">
                        <a:avLst/>
                      </a:prstGeom>
                    </pic:spPr>
                  </pic:pic>
                </a:graphicData>
              </a:graphic>
            </wp:inline>
          </w:drawing>
        </w:r>
      </w:ins>
    </w:p>
    <w:p w14:paraId="0DE51374" w14:textId="77777777" w:rsidR="00D554AF" w:rsidDel="006C3BF1" w:rsidRDefault="00D554AF" w:rsidP="00C13071">
      <w:pPr>
        <w:pStyle w:val="Heading1"/>
        <w:ind w:left="720"/>
        <w:jc w:val="both"/>
        <w:rPr>
          <w:del w:id="189" w:author="Joseph Sempa" w:date="2026-07-25T20:21:00Z" w16du:dateUtc="2026-07-25T18:21:00Z"/>
          <w:b w:val="0"/>
          <w:bCs w:val="0"/>
        </w:rPr>
      </w:pPr>
    </w:p>
    <w:p w14:paraId="2C92EA42" w14:textId="77777777" w:rsidR="006C3BF1" w:rsidRDefault="006C3BF1" w:rsidP="006C3BF1">
      <w:pPr>
        <w:spacing w:line="251" w:lineRule="exact"/>
        <w:ind w:right="504"/>
        <w:rPr>
          <w:ins w:id="190" w:author="Joseph Sempa" w:date="2026-07-25T20:21:00Z" w16du:dateUtc="2026-07-25T18:21:00Z"/>
          <w:b/>
        </w:rPr>
        <w:pPrChange w:id="191" w:author="Joseph Sempa" w:date="2026-07-25T20:21:00Z" w16du:dateUtc="2026-07-25T18:21:00Z">
          <w:pPr>
            <w:spacing w:line="251" w:lineRule="exact"/>
            <w:ind w:left="560" w:right="504"/>
          </w:pPr>
        </w:pPrChange>
      </w:pPr>
    </w:p>
    <w:p w14:paraId="1B31BE9F" w14:textId="77777777" w:rsidR="006C3BF1" w:rsidRDefault="006C3BF1" w:rsidP="006C3BF1">
      <w:pPr>
        <w:spacing w:line="251" w:lineRule="exact"/>
        <w:ind w:left="560" w:right="504"/>
        <w:rPr>
          <w:ins w:id="192" w:author="Joseph Sempa" w:date="2026-07-25T20:21:00Z" w16du:dateUtc="2026-07-25T18:21:00Z"/>
          <w:b/>
        </w:rPr>
      </w:pPr>
      <w:ins w:id="193" w:author="Joseph Sempa" w:date="2026-07-25T20:21:00Z" w16du:dateUtc="2026-07-25T18:21:00Z">
        <w:r>
          <w:rPr>
            <w:b/>
          </w:rPr>
          <w:t>Figure 2a: Boxplot PAI and SAI without ACTH</w:t>
        </w:r>
      </w:ins>
    </w:p>
    <w:p w14:paraId="5E6A88AA" w14:textId="77777777" w:rsidR="006C3BF1" w:rsidRDefault="006C3BF1" w:rsidP="006C3BF1">
      <w:pPr>
        <w:spacing w:line="251" w:lineRule="exact"/>
        <w:ind w:left="560" w:right="504"/>
        <w:rPr>
          <w:ins w:id="194" w:author="Joseph Sempa" w:date="2026-07-25T20:21:00Z" w16du:dateUtc="2026-07-25T18:21:00Z"/>
          <w:b/>
        </w:rPr>
      </w:pPr>
    </w:p>
    <w:p w14:paraId="3809D6B9" w14:textId="602CB9FC" w:rsidR="006C3BF1" w:rsidRDefault="006C3BF1" w:rsidP="006C3BF1">
      <w:pPr>
        <w:spacing w:line="251" w:lineRule="exact"/>
        <w:ind w:left="560" w:right="504"/>
        <w:rPr>
          <w:ins w:id="195" w:author="Joseph Sempa" w:date="2026-07-25T20:21:00Z" w16du:dateUtc="2026-07-25T18:21:00Z"/>
          <w:b/>
        </w:rPr>
      </w:pPr>
    </w:p>
    <w:p w14:paraId="68B1896C" w14:textId="77777777" w:rsidR="006C3BF1" w:rsidRPr="00156409" w:rsidRDefault="006C3BF1" w:rsidP="006C3BF1">
      <w:pPr>
        <w:spacing w:line="251" w:lineRule="exact"/>
        <w:ind w:left="560" w:right="504"/>
        <w:rPr>
          <w:ins w:id="196" w:author="Joseph Sempa" w:date="2026-07-25T20:21:00Z" w16du:dateUtc="2026-07-25T18:21:00Z"/>
          <w:b/>
        </w:rPr>
      </w:pPr>
    </w:p>
    <w:p w14:paraId="01D351D7" w14:textId="77777777" w:rsidR="00D554AF" w:rsidRDefault="00D554AF" w:rsidP="006C3BF1">
      <w:pPr>
        <w:pStyle w:val="NoSpacing"/>
        <w:pPrChange w:id="197" w:author="Joseph Sempa" w:date="2026-07-25T20:21:00Z" w16du:dateUtc="2026-07-25T18:21:00Z">
          <w:pPr>
            <w:pStyle w:val="Heading1"/>
            <w:ind w:left="720"/>
            <w:jc w:val="both"/>
          </w:pPr>
        </w:pPrChange>
      </w:pPr>
    </w:p>
    <w:p w14:paraId="6825ABA0" w14:textId="77777777" w:rsidR="00D554AF" w:rsidRDefault="00D554AF" w:rsidP="00D554AF">
      <w:pPr>
        <w:pStyle w:val="BodyText"/>
        <w:spacing w:before="249" w:line="232" w:lineRule="auto"/>
        <w:ind w:left="560" w:right="1408"/>
        <w:jc w:val="both"/>
        <w:rPr>
          <w:spacing w:val="-4"/>
        </w:rPr>
      </w:pPr>
    </w:p>
    <w:p w14:paraId="535EE0E9" w14:textId="77777777" w:rsidR="0033551F" w:rsidRDefault="0033551F" w:rsidP="00D554AF">
      <w:pPr>
        <w:pStyle w:val="BodyText"/>
        <w:spacing w:before="249" w:line="232" w:lineRule="auto"/>
        <w:ind w:left="560" w:right="1408"/>
        <w:jc w:val="both"/>
        <w:rPr>
          <w:spacing w:val="-4"/>
        </w:rPr>
      </w:pPr>
    </w:p>
    <w:p w14:paraId="6E03A0B4" w14:textId="77777777" w:rsidR="0033551F" w:rsidRDefault="0033551F" w:rsidP="00D554AF">
      <w:pPr>
        <w:pStyle w:val="BodyText"/>
        <w:spacing w:before="249" w:line="232" w:lineRule="auto"/>
        <w:ind w:left="560" w:right="1408"/>
        <w:jc w:val="both"/>
        <w:rPr>
          <w:spacing w:val="-4"/>
        </w:rPr>
      </w:pPr>
    </w:p>
    <w:p w14:paraId="43AED1F3" w14:textId="41CC1A33" w:rsidR="0033551F" w:rsidRDefault="006C3BF1" w:rsidP="00D554AF">
      <w:pPr>
        <w:pStyle w:val="BodyText"/>
        <w:spacing w:before="249" w:line="232" w:lineRule="auto"/>
        <w:ind w:left="560" w:right="1408"/>
        <w:jc w:val="both"/>
        <w:rPr>
          <w:spacing w:val="-4"/>
        </w:rPr>
      </w:pPr>
      <w:ins w:id="198" w:author="Joseph Sempa" w:date="2026-07-25T20:21:00Z" w16du:dateUtc="2026-07-25T18:21:00Z">
        <w:r>
          <w:rPr>
            <w:b/>
            <w:noProof/>
          </w:rPr>
          <w:lastRenderedPageBreak/>
          <w:drawing>
            <wp:inline distT="0" distB="0" distL="0" distR="0" wp14:anchorId="4E15F59C" wp14:editId="5B1F02DB">
              <wp:extent cx="4552950" cy="3414818"/>
              <wp:effectExtent l="0" t="0" r="0" b="0"/>
              <wp:docPr id="1621853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3350" name="Picture 1621853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59960" cy="3420076"/>
                      </a:xfrm>
                      <a:prstGeom prst="rect">
                        <a:avLst/>
                      </a:prstGeom>
                    </pic:spPr>
                  </pic:pic>
                </a:graphicData>
              </a:graphic>
            </wp:inline>
          </w:drawing>
        </w:r>
      </w:ins>
    </w:p>
    <w:p w14:paraId="6BD8049D" w14:textId="77777777" w:rsidR="006C3BF1" w:rsidRDefault="006C3BF1" w:rsidP="006C3BF1">
      <w:pPr>
        <w:spacing w:line="251" w:lineRule="exact"/>
        <w:ind w:left="560" w:right="504"/>
        <w:rPr>
          <w:ins w:id="199" w:author="Joseph Sempa" w:date="2026-07-25T20:22:00Z" w16du:dateUtc="2026-07-25T18:22:00Z"/>
          <w:b/>
        </w:rPr>
      </w:pPr>
      <w:ins w:id="200" w:author="Joseph Sempa" w:date="2026-07-25T20:22:00Z" w16du:dateUtc="2026-07-25T18:22:00Z">
        <w:r>
          <w:rPr>
            <w:b/>
          </w:rPr>
          <w:t>Figure 2b: Boxplot PAI and SAI with ACTH</w:t>
        </w:r>
      </w:ins>
    </w:p>
    <w:p w14:paraId="75D98F74" w14:textId="77777777" w:rsidR="0033551F" w:rsidRDefault="0033551F" w:rsidP="006C3BF1">
      <w:pPr>
        <w:pStyle w:val="BodyText"/>
        <w:spacing w:before="249" w:line="232" w:lineRule="auto"/>
        <w:ind w:right="1408"/>
        <w:jc w:val="both"/>
        <w:rPr>
          <w:spacing w:val="-4"/>
        </w:rPr>
        <w:pPrChange w:id="201" w:author="Joseph Sempa" w:date="2026-07-25T20:22:00Z" w16du:dateUtc="2026-07-25T18:22:00Z">
          <w:pPr>
            <w:pStyle w:val="BodyText"/>
            <w:spacing w:before="249" w:line="232" w:lineRule="auto"/>
            <w:ind w:left="560" w:right="1408"/>
            <w:jc w:val="both"/>
          </w:pPr>
        </w:pPrChange>
      </w:pPr>
    </w:p>
    <w:p w14:paraId="115E0D16" w14:textId="77777777" w:rsidR="0033551F" w:rsidRDefault="0033551F" w:rsidP="00D554AF">
      <w:pPr>
        <w:pStyle w:val="BodyText"/>
        <w:spacing w:before="249" w:line="232" w:lineRule="auto"/>
        <w:ind w:left="560" w:right="1408"/>
        <w:jc w:val="both"/>
        <w:rPr>
          <w:spacing w:val="-4"/>
        </w:rPr>
      </w:pPr>
    </w:p>
    <w:p w14:paraId="6A79EECD" w14:textId="77777777" w:rsidR="0033551F" w:rsidRDefault="0033551F" w:rsidP="00D554AF">
      <w:pPr>
        <w:pStyle w:val="BodyText"/>
        <w:spacing w:before="249" w:line="232" w:lineRule="auto"/>
        <w:ind w:left="560" w:right="1408"/>
        <w:jc w:val="both"/>
        <w:rPr>
          <w:spacing w:val="-4"/>
        </w:rPr>
      </w:pPr>
    </w:p>
    <w:p w14:paraId="3BD17560" w14:textId="77777777" w:rsidR="0033551F" w:rsidRDefault="0033551F" w:rsidP="00D554AF">
      <w:pPr>
        <w:pStyle w:val="BodyText"/>
        <w:spacing w:before="249" w:line="232" w:lineRule="auto"/>
        <w:ind w:left="560" w:right="1408"/>
        <w:jc w:val="both"/>
        <w:rPr>
          <w:spacing w:val="-4"/>
        </w:rPr>
      </w:pPr>
    </w:p>
    <w:p w14:paraId="022C2B73" w14:textId="77777777" w:rsidR="0033551F" w:rsidRDefault="0033551F" w:rsidP="00D554AF">
      <w:pPr>
        <w:pStyle w:val="BodyText"/>
        <w:spacing w:before="249" w:line="232" w:lineRule="auto"/>
        <w:ind w:left="560" w:right="1408"/>
        <w:jc w:val="both"/>
        <w:rPr>
          <w:spacing w:val="-4"/>
        </w:rPr>
      </w:pPr>
    </w:p>
    <w:p w14:paraId="70F0A4E1" w14:textId="77777777" w:rsidR="0033551F" w:rsidRDefault="0033551F" w:rsidP="00D554AF">
      <w:pPr>
        <w:pStyle w:val="BodyText"/>
        <w:spacing w:before="249" w:line="232" w:lineRule="auto"/>
        <w:ind w:left="560" w:right="1408"/>
        <w:jc w:val="both"/>
        <w:rPr>
          <w:spacing w:val="-4"/>
        </w:rPr>
      </w:pPr>
    </w:p>
    <w:p w14:paraId="5A2DC5E7" w14:textId="77777777" w:rsidR="0033551F" w:rsidRDefault="0033551F" w:rsidP="00D554AF">
      <w:pPr>
        <w:pStyle w:val="BodyText"/>
        <w:spacing w:before="249" w:line="232" w:lineRule="auto"/>
        <w:ind w:left="560" w:right="1408"/>
        <w:jc w:val="both"/>
        <w:rPr>
          <w:spacing w:val="-4"/>
        </w:rPr>
      </w:pPr>
    </w:p>
    <w:p w14:paraId="6D787CD7" w14:textId="77777777" w:rsidR="0033551F" w:rsidRDefault="0033551F" w:rsidP="00D554AF">
      <w:pPr>
        <w:pStyle w:val="BodyText"/>
        <w:spacing w:before="249" w:line="232" w:lineRule="auto"/>
        <w:ind w:left="560" w:right="1408"/>
        <w:jc w:val="both"/>
        <w:rPr>
          <w:spacing w:val="-4"/>
        </w:rPr>
      </w:pPr>
    </w:p>
    <w:p w14:paraId="0300ABBA" w14:textId="77777777" w:rsidR="0033551F" w:rsidRDefault="0033551F" w:rsidP="00D554AF">
      <w:pPr>
        <w:pStyle w:val="BodyText"/>
        <w:spacing w:before="249" w:line="232" w:lineRule="auto"/>
        <w:ind w:left="560" w:right="1408"/>
        <w:jc w:val="both"/>
        <w:rPr>
          <w:spacing w:val="-4"/>
        </w:rPr>
      </w:pPr>
    </w:p>
    <w:p w14:paraId="14B69515" w14:textId="77777777" w:rsidR="0033551F" w:rsidRDefault="0033551F" w:rsidP="00D554AF">
      <w:pPr>
        <w:pStyle w:val="BodyText"/>
        <w:spacing w:before="249" w:line="232" w:lineRule="auto"/>
        <w:ind w:left="560" w:right="1408"/>
        <w:jc w:val="both"/>
        <w:rPr>
          <w:spacing w:val="-4"/>
        </w:rPr>
      </w:pPr>
    </w:p>
    <w:p w14:paraId="3B0D4518" w14:textId="77777777" w:rsidR="0033551F" w:rsidRDefault="0033551F" w:rsidP="00D554AF">
      <w:pPr>
        <w:pStyle w:val="BodyText"/>
        <w:spacing w:before="249" w:line="232" w:lineRule="auto"/>
        <w:ind w:left="560" w:right="1408"/>
        <w:jc w:val="both"/>
        <w:rPr>
          <w:spacing w:val="-4"/>
        </w:rPr>
      </w:pPr>
    </w:p>
    <w:p w14:paraId="195290D3" w14:textId="77777777" w:rsidR="0033551F" w:rsidRDefault="0033551F" w:rsidP="00D554AF">
      <w:pPr>
        <w:pStyle w:val="BodyText"/>
        <w:spacing w:before="249" w:line="232" w:lineRule="auto"/>
        <w:ind w:left="560" w:right="1408"/>
        <w:jc w:val="both"/>
        <w:rPr>
          <w:spacing w:val="-4"/>
        </w:rPr>
      </w:pPr>
    </w:p>
    <w:p w14:paraId="1D3D6519" w14:textId="77777777" w:rsidR="0033551F" w:rsidRDefault="0033551F" w:rsidP="00D554AF">
      <w:pPr>
        <w:pStyle w:val="BodyText"/>
        <w:spacing w:before="249" w:line="232" w:lineRule="auto"/>
        <w:ind w:left="560" w:right="1408"/>
        <w:jc w:val="both"/>
        <w:rPr>
          <w:spacing w:val="-4"/>
        </w:rPr>
      </w:pPr>
    </w:p>
    <w:p w14:paraId="43795B41" w14:textId="77777777" w:rsidR="0033551F" w:rsidRDefault="0033551F" w:rsidP="00D554AF">
      <w:pPr>
        <w:pStyle w:val="BodyText"/>
        <w:spacing w:before="249" w:line="232" w:lineRule="auto"/>
        <w:ind w:left="560" w:right="1408"/>
        <w:jc w:val="both"/>
        <w:rPr>
          <w:spacing w:val="-4"/>
        </w:rPr>
      </w:pPr>
    </w:p>
    <w:p w14:paraId="10C32558" w14:textId="77777777" w:rsidR="0033551F" w:rsidRDefault="0033551F" w:rsidP="00D554AF">
      <w:pPr>
        <w:pStyle w:val="BodyText"/>
        <w:spacing w:before="249" w:line="232" w:lineRule="auto"/>
        <w:ind w:left="560" w:right="1408"/>
        <w:jc w:val="both"/>
        <w:rPr>
          <w:spacing w:val="-4"/>
        </w:rPr>
      </w:pPr>
    </w:p>
    <w:p w14:paraId="745DC9A7" w14:textId="77777777" w:rsidR="0033551F" w:rsidRDefault="0033551F" w:rsidP="00D554AF">
      <w:pPr>
        <w:pStyle w:val="BodyText"/>
        <w:spacing w:before="249" w:line="232" w:lineRule="auto"/>
        <w:ind w:left="560" w:right="1408"/>
        <w:jc w:val="both"/>
        <w:rPr>
          <w:spacing w:val="-4"/>
        </w:rPr>
      </w:pPr>
    </w:p>
    <w:p w14:paraId="08360DCB" w14:textId="77777777" w:rsidR="00D554AF" w:rsidRPr="00FD16E0" w:rsidRDefault="00D554AF" w:rsidP="00D554AF">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lastRenderedPageBreak/>
        <w:t>Table 2</w:t>
      </w:r>
      <w:r>
        <w:rPr>
          <w:rFonts w:eastAsia="Times New Roman"/>
          <w:b/>
          <w:bCs/>
          <w:color w:val="000000"/>
          <w:lang w:val="en-ZA" w:eastAsia="en-ZA"/>
        </w:rPr>
        <w:t>:</w:t>
      </w:r>
      <w:r w:rsidRPr="00FD16E0">
        <w:rPr>
          <w:rFonts w:eastAsia="Times New Roman"/>
          <w:b/>
          <w:bCs/>
          <w:color w:val="000000"/>
          <w:lang w:val="en-ZA" w:eastAsia="en-ZA"/>
        </w:rPr>
        <w:t xml:space="preserve">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4553"/>
        <w:gridCol w:w="2003"/>
        <w:gridCol w:w="2003"/>
        <w:gridCol w:w="1505"/>
      </w:tblGrid>
      <w:tr w:rsidR="00D554AF" w:rsidRPr="008E6C72" w14:paraId="2F9ED82E" w14:textId="77777777" w:rsidTr="00B70FBB">
        <w:trPr>
          <w:trHeight w:val="191"/>
        </w:trPr>
        <w:tc>
          <w:tcPr>
            <w:tcW w:w="4527" w:type="dxa"/>
          </w:tcPr>
          <w:p w14:paraId="1CBBD11B" w14:textId="77777777" w:rsidR="00D554AF" w:rsidRPr="008E6C72" w:rsidRDefault="00D554AF" w:rsidP="00B70FBB">
            <w:pPr>
              <w:widowControl/>
              <w:autoSpaceDE/>
              <w:autoSpaceDN/>
              <w:rPr>
                <w:b/>
              </w:rPr>
            </w:pPr>
            <w:r w:rsidRPr="008E6C72">
              <w:rPr>
                <w:b/>
              </w:rPr>
              <w:t>Variable</w:t>
            </w:r>
          </w:p>
        </w:tc>
        <w:tc>
          <w:tcPr>
            <w:tcW w:w="0" w:type="auto"/>
          </w:tcPr>
          <w:p w14:paraId="6C51C0AA" w14:textId="77777777" w:rsidR="00D554AF" w:rsidRPr="008E6C72" w:rsidRDefault="00D554AF" w:rsidP="00B70FBB">
            <w:pPr>
              <w:widowControl/>
              <w:autoSpaceDE/>
              <w:autoSpaceDN/>
              <w:jc w:val="center"/>
              <w:rPr>
                <w:b/>
              </w:rPr>
            </w:pPr>
            <w:r w:rsidRPr="008E6C72">
              <w:rPr>
                <w:b/>
              </w:rPr>
              <w:t xml:space="preserve">Non-AI, </w:t>
            </w:r>
            <w:r w:rsidRPr="00A64DD4">
              <w:rPr>
                <w:bCs/>
                <w:i/>
                <w:iCs/>
              </w:rPr>
              <w:t>N</w:t>
            </w:r>
            <w:r w:rsidRPr="00A64DD4">
              <w:rPr>
                <w:bCs/>
              </w:rPr>
              <w:t xml:space="preserve"> = 5</w:t>
            </w:r>
            <w:r>
              <w:rPr>
                <w:bCs/>
              </w:rPr>
              <w:t>49</w:t>
            </w:r>
            <w:r w:rsidRPr="00A64DD4">
              <w:rPr>
                <w:bCs/>
                <w:vertAlign w:val="superscript"/>
              </w:rPr>
              <w:t>1</w:t>
            </w:r>
          </w:p>
        </w:tc>
        <w:tc>
          <w:tcPr>
            <w:tcW w:w="0" w:type="auto"/>
          </w:tcPr>
          <w:p w14:paraId="17591B04" w14:textId="77777777" w:rsidR="00D554AF" w:rsidRPr="008E6C72" w:rsidRDefault="00D554AF" w:rsidP="00B70FBB">
            <w:pPr>
              <w:widowControl/>
              <w:autoSpaceDE/>
              <w:autoSpaceDN/>
              <w:jc w:val="center"/>
              <w:rPr>
                <w:b/>
              </w:rPr>
            </w:pPr>
            <w:r w:rsidRPr="008E6C72">
              <w:rPr>
                <w:b/>
              </w:rPr>
              <w:t xml:space="preserve">AI, </w:t>
            </w:r>
            <w:r w:rsidRPr="00A64DD4">
              <w:rPr>
                <w:bCs/>
                <w:i/>
                <w:iCs/>
              </w:rPr>
              <w:t>N</w:t>
            </w:r>
            <w:r w:rsidRPr="00A64DD4">
              <w:rPr>
                <w:bCs/>
              </w:rPr>
              <w:t xml:space="preserve"> = </w:t>
            </w:r>
            <w:r>
              <w:rPr>
                <w:bCs/>
              </w:rPr>
              <w:t>14</w:t>
            </w:r>
            <w:r w:rsidRPr="00A64DD4">
              <w:rPr>
                <w:bCs/>
                <w:vertAlign w:val="superscript"/>
              </w:rPr>
              <w:t>1</w:t>
            </w:r>
          </w:p>
        </w:tc>
        <w:tc>
          <w:tcPr>
            <w:tcW w:w="1497" w:type="dxa"/>
          </w:tcPr>
          <w:p w14:paraId="506E3973" w14:textId="77777777" w:rsidR="00D554AF" w:rsidRPr="008E6C72" w:rsidRDefault="00D554AF" w:rsidP="00B70FBB">
            <w:pPr>
              <w:widowControl/>
              <w:autoSpaceDE/>
              <w:autoSpaceDN/>
              <w:jc w:val="center"/>
              <w:rPr>
                <w:b/>
              </w:rPr>
            </w:pPr>
            <w:r w:rsidRPr="00BF4CD6">
              <w:rPr>
                <w:b/>
                <w:i/>
                <w:iCs/>
              </w:rPr>
              <w:t>p</w:t>
            </w:r>
            <w:r w:rsidRPr="008E6C72">
              <w:rPr>
                <w:b/>
              </w:rPr>
              <w:t>- value</w:t>
            </w:r>
            <w:r w:rsidRPr="00406DF7">
              <w:rPr>
                <w:b/>
                <w:vertAlign w:val="superscript"/>
              </w:rPr>
              <w:t>2</w:t>
            </w:r>
          </w:p>
        </w:tc>
      </w:tr>
      <w:tr w:rsidR="00D554AF" w:rsidRPr="008E6C72" w14:paraId="15DADF59" w14:textId="77777777" w:rsidTr="00B70FBB">
        <w:trPr>
          <w:trHeight w:val="289"/>
        </w:trPr>
        <w:tc>
          <w:tcPr>
            <w:tcW w:w="4527" w:type="dxa"/>
          </w:tcPr>
          <w:p w14:paraId="7BD829A9" w14:textId="77777777" w:rsidR="00D554AF" w:rsidRPr="008E6C72" w:rsidRDefault="00D554AF" w:rsidP="00B70FBB">
            <w:pPr>
              <w:widowControl/>
              <w:autoSpaceDE/>
              <w:autoSpaceDN/>
              <w:rPr>
                <w:bCs/>
              </w:rPr>
            </w:pPr>
            <w:r w:rsidRPr="008E6C72">
              <w:rPr>
                <w:bCs/>
              </w:rPr>
              <w:t>Age at enrolment, median (IQR) (years)</w:t>
            </w:r>
          </w:p>
        </w:tc>
        <w:tc>
          <w:tcPr>
            <w:tcW w:w="0" w:type="auto"/>
          </w:tcPr>
          <w:p w14:paraId="2EC32724" w14:textId="77777777" w:rsidR="00D554AF" w:rsidRPr="008E6C72" w:rsidRDefault="00D554AF" w:rsidP="00B70FBB">
            <w:pPr>
              <w:widowControl/>
              <w:autoSpaceDE/>
              <w:autoSpaceDN/>
              <w:jc w:val="center"/>
              <w:rPr>
                <w:bCs/>
              </w:rPr>
            </w:pPr>
            <w:r w:rsidRPr="00C531C7">
              <w:rPr>
                <w:bCs/>
              </w:rPr>
              <w:t>36.0 (31.0, 43.0)</w:t>
            </w:r>
          </w:p>
        </w:tc>
        <w:tc>
          <w:tcPr>
            <w:tcW w:w="0" w:type="auto"/>
          </w:tcPr>
          <w:p w14:paraId="0FC15564" w14:textId="77777777" w:rsidR="00D554AF" w:rsidRPr="008E6C72" w:rsidRDefault="00D554AF" w:rsidP="00B70FBB">
            <w:pPr>
              <w:widowControl/>
              <w:autoSpaceDE/>
              <w:autoSpaceDN/>
              <w:jc w:val="center"/>
              <w:rPr>
                <w:bCs/>
              </w:rPr>
            </w:pPr>
            <w:r w:rsidRPr="00C531C7">
              <w:rPr>
                <w:bCs/>
              </w:rPr>
              <w:t>44.5 (33.0, 50.0)</w:t>
            </w:r>
          </w:p>
        </w:tc>
        <w:tc>
          <w:tcPr>
            <w:tcW w:w="1497" w:type="dxa"/>
          </w:tcPr>
          <w:p w14:paraId="06F5917B" w14:textId="77777777" w:rsidR="00D554AF" w:rsidRPr="008E6C72" w:rsidRDefault="00D554AF" w:rsidP="00B70FBB">
            <w:pPr>
              <w:widowControl/>
              <w:autoSpaceDE/>
              <w:autoSpaceDN/>
              <w:jc w:val="center"/>
              <w:rPr>
                <w:bCs/>
              </w:rPr>
            </w:pPr>
            <w:r w:rsidRPr="00C531C7">
              <w:rPr>
                <w:bCs/>
              </w:rPr>
              <w:t>0.3</w:t>
            </w:r>
          </w:p>
        </w:tc>
      </w:tr>
      <w:tr w:rsidR="00D554AF" w:rsidRPr="008E6C72" w14:paraId="16364DC1" w14:textId="77777777" w:rsidTr="00B70FBB">
        <w:trPr>
          <w:trHeight w:val="302"/>
        </w:trPr>
        <w:tc>
          <w:tcPr>
            <w:tcW w:w="4527" w:type="dxa"/>
          </w:tcPr>
          <w:p w14:paraId="08B70DA3" w14:textId="77777777" w:rsidR="00D554AF" w:rsidRPr="008E6C72" w:rsidRDefault="00D554AF" w:rsidP="00B70FBB">
            <w:pPr>
              <w:widowControl/>
              <w:autoSpaceDE/>
              <w:autoSpaceDN/>
              <w:rPr>
                <w:bCs/>
              </w:rPr>
            </w:pPr>
            <w:r w:rsidRPr="008E6C72">
              <w:rPr>
                <w:bCs/>
              </w:rPr>
              <w:t>Female gender, N (%)</w:t>
            </w:r>
          </w:p>
        </w:tc>
        <w:tc>
          <w:tcPr>
            <w:tcW w:w="0" w:type="auto"/>
          </w:tcPr>
          <w:p w14:paraId="7192D172" w14:textId="77777777" w:rsidR="00D554AF" w:rsidRPr="008E6C72" w:rsidRDefault="00D554AF" w:rsidP="00B70FBB">
            <w:pPr>
              <w:widowControl/>
              <w:autoSpaceDE/>
              <w:autoSpaceDN/>
              <w:jc w:val="center"/>
              <w:rPr>
                <w:bCs/>
              </w:rPr>
            </w:pPr>
            <w:r w:rsidRPr="00583302">
              <w:rPr>
                <w:bCs/>
              </w:rPr>
              <w:t>275 (50.2%)</w:t>
            </w:r>
          </w:p>
        </w:tc>
        <w:tc>
          <w:tcPr>
            <w:tcW w:w="0" w:type="auto"/>
          </w:tcPr>
          <w:p w14:paraId="2879FB33" w14:textId="77777777" w:rsidR="00D554AF" w:rsidRPr="008E6C72" w:rsidRDefault="00D554AF" w:rsidP="00B70FBB">
            <w:pPr>
              <w:widowControl/>
              <w:autoSpaceDE/>
              <w:autoSpaceDN/>
              <w:jc w:val="center"/>
              <w:rPr>
                <w:bCs/>
              </w:rPr>
            </w:pPr>
            <w:r w:rsidRPr="00583302">
              <w:rPr>
                <w:bCs/>
              </w:rPr>
              <w:t>9 (64.3%)</w:t>
            </w:r>
          </w:p>
        </w:tc>
        <w:tc>
          <w:tcPr>
            <w:tcW w:w="1497" w:type="dxa"/>
          </w:tcPr>
          <w:p w14:paraId="6AA6A5DF" w14:textId="77777777" w:rsidR="00D554AF" w:rsidRPr="008E6C72" w:rsidRDefault="00D554AF" w:rsidP="00B70FBB">
            <w:pPr>
              <w:widowControl/>
              <w:autoSpaceDE/>
              <w:autoSpaceDN/>
              <w:jc w:val="center"/>
              <w:rPr>
                <w:bCs/>
              </w:rPr>
            </w:pPr>
            <w:r w:rsidRPr="00583302">
              <w:rPr>
                <w:bCs/>
              </w:rPr>
              <w:t>0.8</w:t>
            </w:r>
          </w:p>
        </w:tc>
      </w:tr>
      <w:tr w:rsidR="00D554AF" w:rsidRPr="008E6C72" w14:paraId="68B146FA" w14:textId="77777777" w:rsidTr="00B70FBB">
        <w:trPr>
          <w:trHeight w:val="297"/>
        </w:trPr>
        <w:tc>
          <w:tcPr>
            <w:tcW w:w="4527" w:type="dxa"/>
          </w:tcPr>
          <w:p w14:paraId="3C51B49D" w14:textId="77777777" w:rsidR="00D554AF" w:rsidRPr="008E6C72" w:rsidRDefault="00D554AF" w:rsidP="00B70FBB">
            <w:pPr>
              <w:widowControl/>
              <w:autoSpaceDE/>
              <w:autoSpaceDN/>
              <w:rPr>
                <w:bCs/>
              </w:rPr>
            </w:pPr>
            <w:r w:rsidRPr="008E6C72">
              <w:rPr>
                <w:bCs/>
              </w:rPr>
              <w:t>Duration of current illness, median (IQR) (days)</w:t>
            </w:r>
          </w:p>
        </w:tc>
        <w:tc>
          <w:tcPr>
            <w:tcW w:w="0" w:type="auto"/>
          </w:tcPr>
          <w:p w14:paraId="258ABA29" w14:textId="77777777" w:rsidR="00D554AF" w:rsidRPr="008E6C72" w:rsidRDefault="00D554AF" w:rsidP="00B70FBB">
            <w:pPr>
              <w:widowControl/>
              <w:autoSpaceDE/>
              <w:autoSpaceDN/>
              <w:jc w:val="center"/>
              <w:rPr>
                <w:bCs/>
              </w:rPr>
            </w:pPr>
            <w:r w:rsidRPr="00583302">
              <w:rPr>
                <w:bCs/>
              </w:rPr>
              <w:t>14.0 (11.5, 21.0)</w:t>
            </w:r>
          </w:p>
        </w:tc>
        <w:tc>
          <w:tcPr>
            <w:tcW w:w="0" w:type="auto"/>
          </w:tcPr>
          <w:p w14:paraId="5614898A" w14:textId="77777777" w:rsidR="00D554AF" w:rsidRPr="008E6C72" w:rsidRDefault="00D554AF" w:rsidP="00B70FBB">
            <w:pPr>
              <w:widowControl/>
              <w:autoSpaceDE/>
              <w:autoSpaceDN/>
              <w:jc w:val="center"/>
              <w:rPr>
                <w:bCs/>
              </w:rPr>
            </w:pPr>
            <w:r w:rsidRPr="00583302">
              <w:rPr>
                <w:bCs/>
              </w:rPr>
              <w:t>14.0 (7.0, 30.0)</w:t>
            </w:r>
          </w:p>
        </w:tc>
        <w:tc>
          <w:tcPr>
            <w:tcW w:w="1497" w:type="dxa"/>
          </w:tcPr>
          <w:p w14:paraId="6CED5A62" w14:textId="77777777" w:rsidR="00D554AF" w:rsidRPr="008E6C72" w:rsidRDefault="00D554AF" w:rsidP="00B70FBB">
            <w:pPr>
              <w:widowControl/>
              <w:autoSpaceDE/>
              <w:autoSpaceDN/>
              <w:jc w:val="center"/>
              <w:rPr>
                <w:bCs/>
              </w:rPr>
            </w:pPr>
            <w:r w:rsidRPr="00583302">
              <w:rPr>
                <w:bCs/>
              </w:rPr>
              <w:t>0.9</w:t>
            </w:r>
          </w:p>
        </w:tc>
      </w:tr>
      <w:tr w:rsidR="00D554AF" w:rsidRPr="008E6C72" w14:paraId="1D0A0F95" w14:textId="77777777" w:rsidTr="00B70FBB">
        <w:trPr>
          <w:trHeight w:val="183"/>
        </w:trPr>
        <w:tc>
          <w:tcPr>
            <w:tcW w:w="4527" w:type="dxa"/>
          </w:tcPr>
          <w:p w14:paraId="73FCDBE1" w14:textId="77777777" w:rsidR="00D554AF" w:rsidRPr="008E6C72" w:rsidRDefault="00D554AF" w:rsidP="00B70FBB">
            <w:pPr>
              <w:widowControl/>
              <w:autoSpaceDE/>
              <w:autoSpaceDN/>
              <w:rPr>
                <w:b/>
              </w:rPr>
            </w:pPr>
            <w:r w:rsidRPr="008E6C72">
              <w:rPr>
                <w:b/>
              </w:rPr>
              <w:t>HISTORY</w:t>
            </w:r>
          </w:p>
        </w:tc>
        <w:tc>
          <w:tcPr>
            <w:tcW w:w="0" w:type="auto"/>
          </w:tcPr>
          <w:p w14:paraId="468C38A1" w14:textId="77777777" w:rsidR="00D554AF" w:rsidRPr="008E6C72" w:rsidRDefault="00D554AF" w:rsidP="00B70FBB">
            <w:pPr>
              <w:widowControl/>
              <w:autoSpaceDE/>
              <w:autoSpaceDN/>
              <w:jc w:val="center"/>
              <w:rPr>
                <w:b/>
              </w:rPr>
            </w:pPr>
          </w:p>
        </w:tc>
        <w:tc>
          <w:tcPr>
            <w:tcW w:w="0" w:type="auto"/>
          </w:tcPr>
          <w:p w14:paraId="0C6555ED" w14:textId="77777777" w:rsidR="00D554AF" w:rsidRPr="008E6C72" w:rsidRDefault="00D554AF" w:rsidP="00B70FBB">
            <w:pPr>
              <w:widowControl/>
              <w:autoSpaceDE/>
              <w:autoSpaceDN/>
              <w:jc w:val="center"/>
              <w:rPr>
                <w:b/>
              </w:rPr>
            </w:pPr>
          </w:p>
        </w:tc>
        <w:tc>
          <w:tcPr>
            <w:tcW w:w="1497" w:type="dxa"/>
          </w:tcPr>
          <w:p w14:paraId="269E2BFB" w14:textId="77777777" w:rsidR="00D554AF" w:rsidRPr="008E6C72" w:rsidRDefault="00D554AF" w:rsidP="00B70FBB">
            <w:pPr>
              <w:widowControl/>
              <w:autoSpaceDE/>
              <w:autoSpaceDN/>
              <w:jc w:val="center"/>
              <w:rPr>
                <w:b/>
              </w:rPr>
            </w:pPr>
          </w:p>
        </w:tc>
      </w:tr>
      <w:tr w:rsidR="00D554AF" w:rsidRPr="008E6C72" w14:paraId="5398469B" w14:textId="77777777" w:rsidTr="00B70FBB">
        <w:trPr>
          <w:trHeight w:val="183"/>
        </w:trPr>
        <w:tc>
          <w:tcPr>
            <w:tcW w:w="4527" w:type="dxa"/>
          </w:tcPr>
          <w:p w14:paraId="260480FA" w14:textId="77777777" w:rsidR="00D554AF" w:rsidRPr="008E6C72" w:rsidRDefault="00D554AF" w:rsidP="00B70FBB">
            <w:pPr>
              <w:widowControl/>
              <w:autoSpaceDE/>
              <w:autoSpaceDN/>
              <w:rPr>
                <w:bCs/>
              </w:rPr>
            </w:pPr>
            <w:r w:rsidRPr="008E6C72">
              <w:rPr>
                <w:bCs/>
              </w:rPr>
              <w:t>Weight loss</w:t>
            </w:r>
          </w:p>
        </w:tc>
        <w:tc>
          <w:tcPr>
            <w:tcW w:w="0" w:type="auto"/>
          </w:tcPr>
          <w:p w14:paraId="15D4B2FE" w14:textId="77777777" w:rsidR="00D554AF" w:rsidRPr="008E6C72" w:rsidRDefault="00D554AF" w:rsidP="00B70FBB">
            <w:pPr>
              <w:widowControl/>
              <w:autoSpaceDE/>
              <w:autoSpaceDN/>
              <w:jc w:val="center"/>
              <w:rPr>
                <w:bCs/>
              </w:rPr>
            </w:pPr>
            <w:r w:rsidRPr="00E959DF">
              <w:t>454 (86%)</w:t>
            </w:r>
          </w:p>
        </w:tc>
        <w:tc>
          <w:tcPr>
            <w:tcW w:w="0" w:type="auto"/>
          </w:tcPr>
          <w:p w14:paraId="1BE36848" w14:textId="77777777" w:rsidR="00D554AF" w:rsidRPr="008E6C72" w:rsidRDefault="00D554AF" w:rsidP="00B70FBB">
            <w:pPr>
              <w:widowControl/>
              <w:autoSpaceDE/>
              <w:autoSpaceDN/>
              <w:jc w:val="center"/>
              <w:rPr>
                <w:bCs/>
              </w:rPr>
            </w:pPr>
            <w:r w:rsidRPr="00E959DF">
              <w:t>11 (79%)</w:t>
            </w:r>
          </w:p>
        </w:tc>
        <w:tc>
          <w:tcPr>
            <w:tcW w:w="1497" w:type="dxa"/>
          </w:tcPr>
          <w:p w14:paraId="7E2459DC" w14:textId="77777777" w:rsidR="00D554AF" w:rsidRPr="008E6C72" w:rsidRDefault="00D554AF" w:rsidP="00B70FBB">
            <w:pPr>
              <w:widowControl/>
              <w:autoSpaceDE/>
              <w:autoSpaceDN/>
              <w:jc w:val="center"/>
              <w:rPr>
                <w:bCs/>
              </w:rPr>
            </w:pPr>
            <w:r w:rsidRPr="00E959DF">
              <w:t>0.9</w:t>
            </w:r>
          </w:p>
        </w:tc>
      </w:tr>
      <w:tr w:rsidR="00D554AF" w:rsidRPr="008E6C72" w14:paraId="0AFE1EC6" w14:textId="77777777" w:rsidTr="00B70FBB">
        <w:trPr>
          <w:trHeight w:val="183"/>
        </w:trPr>
        <w:tc>
          <w:tcPr>
            <w:tcW w:w="4527" w:type="dxa"/>
          </w:tcPr>
          <w:p w14:paraId="13D9818D" w14:textId="77777777" w:rsidR="00D554AF" w:rsidRPr="008E6C72" w:rsidRDefault="00D554AF" w:rsidP="00B70FBB">
            <w:pPr>
              <w:widowControl/>
              <w:autoSpaceDE/>
              <w:autoSpaceDN/>
              <w:rPr>
                <w:bCs/>
              </w:rPr>
            </w:pPr>
            <w:r w:rsidRPr="008E6C72">
              <w:rPr>
                <w:bCs/>
              </w:rPr>
              <w:t>Weakness</w:t>
            </w:r>
          </w:p>
        </w:tc>
        <w:tc>
          <w:tcPr>
            <w:tcW w:w="0" w:type="auto"/>
          </w:tcPr>
          <w:p w14:paraId="1A4BBE84" w14:textId="77777777" w:rsidR="00D554AF" w:rsidRPr="008E6C72" w:rsidRDefault="00D554AF" w:rsidP="00B70FBB">
            <w:pPr>
              <w:widowControl/>
              <w:autoSpaceDE/>
              <w:autoSpaceDN/>
              <w:jc w:val="center"/>
              <w:rPr>
                <w:bCs/>
              </w:rPr>
            </w:pPr>
            <w:r w:rsidRPr="00E959DF">
              <w:t>447 (85%)</w:t>
            </w:r>
          </w:p>
        </w:tc>
        <w:tc>
          <w:tcPr>
            <w:tcW w:w="0" w:type="auto"/>
          </w:tcPr>
          <w:p w14:paraId="66D87B95" w14:textId="77777777" w:rsidR="00D554AF" w:rsidRPr="008E6C72" w:rsidRDefault="00D554AF" w:rsidP="00B70FBB">
            <w:pPr>
              <w:widowControl/>
              <w:autoSpaceDE/>
              <w:autoSpaceDN/>
              <w:jc w:val="center"/>
              <w:rPr>
                <w:bCs/>
              </w:rPr>
            </w:pPr>
            <w:r w:rsidRPr="00E959DF">
              <w:t>11 (79%)</w:t>
            </w:r>
          </w:p>
        </w:tc>
        <w:tc>
          <w:tcPr>
            <w:tcW w:w="1497" w:type="dxa"/>
          </w:tcPr>
          <w:p w14:paraId="1A09F4B9" w14:textId="77777777" w:rsidR="00D554AF" w:rsidRPr="008E6C72" w:rsidRDefault="00D554AF" w:rsidP="00B70FBB">
            <w:pPr>
              <w:widowControl/>
              <w:autoSpaceDE/>
              <w:autoSpaceDN/>
              <w:jc w:val="center"/>
              <w:rPr>
                <w:bCs/>
              </w:rPr>
            </w:pPr>
            <w:r w:rsidRPr="00E959DF">
              <w:t>0.9</w:t>
            </w:r>
          </w:p>
        </w:tc>
      </w:tr>
      <w:tr w:rsidR="00D554AF" w:rsidRPr="008E6C72" w14:paraId="0FDD0D6E" w14:textId="77777777" w:rsidTr="00B70FBB">
        <w:trPr>
          <w:trHeight w:val="302"/>
        </w:trPr>
        <w:tc>
          <w:tcPr>
            <w:tcW w:w="4527" w:type="dxa"/>
          </w:tcPr>
          <w:p w14:paraId="51EF42EF" w14:textId="77777777" w:rsidR="00D554AF" w:rsidRPr="008E6C72" w:rsidRDefault="00D554AF" w:rsidP="00B70FBB">
            <w:pPr>
              <w:widowControl/>
              <w:autoSpaceDE/>
              <w:autoSpaceDN/>
              <w:rPr>
                <w:bCs/>
              </w:rPr>
            </w:pPr>
            <w:r w:rsidRPr="008E6C72">
              <w:rPr>
                <w:bCs/>
              </w:rPr>
              <w:t>Tiredness</w:t>
            </w:r>
          </w:p>
        </w:tc>
        <w:tc>
          <w:tcPr>
            <w:tcW w:w="0" w:type="auto"/>
          </w:tcPr>
          <w:p w14:paraId="62E79CB8" w14:textId="77777777" w:rsidR="00D554AF" w:rsidRPr="008E6C72" w:rsidRDefault="00D554AF" w:rsidP="00B70FBB">
            <w:pPr>
              <w:widowControl/>
              <w:autoSpaceDE/>
              <w:autoSpaceDN/>
              <w:jc w:val="center"/>
              <w:rPr>
                <w:bCs/>
              </w:rPr>
            </w:pPr>
            <w:r w:rsidRPr="00E959DF">
              <w:t>450 (86%)</w:t>
            </w:r>
          </w:p>
        </w:tc>
        <w:tc>
          <w:tcPr>
            <w:tcW w:w="0" w:type="auto"/>
          </w:tcPr>
          <w:p w14:paraId="6A742D23" w14:textId="77777777" w:rsidR="00D554AF" w:rsidRPr="008E6C72" w:rsidRDefault="00D554AF" w:rsidP="00B70FBB">
            <w:pPr>
              <w:widowControl/>
              <w:autoSpaceDE/>
              <w:autoSpaceDN/>
              <w:jc w:val="center"/>
              <w:rPr>
                <w:bCs/>
              </w:rPr>
            </w:pPr>
            <w:r w:rsidRPr="00E959DF">
              <w:t>11 (79%)</w:t>
            </w:r>
          </w:p>
        </w:tc>
        <w:tc>
          <w:tcPr>
            <w:tcW w:w="1497" w:type="dxa"/>
          </w:tcPr>
          <w:p w14:paraId="05F47FF2" w14:textId="77777777" w:rsidR="00D554AF" w:rsidRPr="008E6C72" w:rsidRDefault="00D554AF" w:rsidP="00B70FBB">
            <w:pPr>
              <w:widowControl/>
              <w:autoSpaceDE/>
              <w:autoSpaceDN/>
              <w:jc w:val="center"/>
              <w:rPr>
                <w:b/>
              </w:rPr>
            </w:pPr>
            <w:r w:rsidRPr="00E959DF">
              <w:t>0.9</w:t>
            </w:r>
          </w:p>
        </w:tc>
      </w:tr>
      <w:tr w:rsidR="00D554AF" w:rsidRPr="008E6C72" w14:paraId="534B9CC5" w14:textId="77777777" w:rsidTr="00B70FBB">
        <w:trPr>
          <w:trHeight w:val="297"/>
        </w:trPr>
        <w:tc>
          <w:tcPr>
            <w:tcW w:w="4527" w:type="dxa"/>
          </w:tcPr>
          <w:p w14:paraId="2E58F660" w14:textId="77777777" w:rsidR="00D554AF" w:rsidRPr="008E6C72" w:rsidRDefault="00D554AF" w:rsidP="00B70FBB">
            <w:pPr>
              <w:widowControl/>
              <w:autoSpaceDE/>
              <w:autoSpaceDN/>
              <w:rPr>
                <w:bCs/>
              </w:rPr>
            </w:pPr>
            <w:r w:rsidRPr="008E6C72">
              <w:rPr>
                <w:bCs/>
              </w:rPr>
              <w:t>Poor appetite</w:t>
            </w:r>
          </w:p>
        </w:tc>
        <w:tc>
          <w:tcPr>
            <w:tcW w:w="0" w:type="auto"/>
          </w:tcPr>
          <w:p w14:paraId="25F08A4F" w14:textId="77777777" w:rsidR="00D554AF" w:rsidRPr="008E6C72" w:rsidRDefault="00D554AF" w:rsidP="00B70FBB">
            <w:pPr>
              <w:widowControl/>
              <w:autoSpaceDE/>
              <w:autoSpaceDN/>
              <w:jc w:val="center"/>
              <w:rPr>
                <w:bCs/>
              </w:rPr>
            </w:pPr>
            <w:r w:rsidRPr="00E959DF">
              <w:t>398 (76%)</w:t>
            </w:r>
          </w:p>
        </w:tc>
        <w:tc>
          <w:tcPr>
            <w:tcW w:w="0" w:type="auto"/>
          </w:tcPr>
          <w:p w14:paraId="17F6AC7A" w14:textId="77777777" w:rsidR="00D554AF" w:rsidRPr="008E6C72" w:rsidRDefault="00D554AF" w:rsidP="00B70FBB">
            <w:pPr>
              <w:widowControl/>
              <w:autoSpaceDE/>
              <w:autoSpaceDN/>
              <w:jc w:val="center"/>
              <w:rPr>
                <w:bCs/>
              </w:rPr>
            </w:pPr>
            <w:r w:rsidRPr="00E959DF">
              <w:t>12 (86%)</w:t>
            </w:r>
          </w:p>
        </w:tc>
        <w:tc>
          <w:tcPr>
            <w:tcW w:w="1497" w:type="dxa"/>
          </w:tcPr>
          <w:p w14:paraId="6D438B80" w14:textId="77777777" w:rsidR="00D554AF" w:rsidRPr="008E6C72" w:rsidRDefault="00D554AF" w:rsidP="00B70FBB">
            <w:pPr>
              <w:widowControl/>
              <w:autoSpaceDE/>
              <w:autoSpaceDN/>
              <w:jc w:val="center"/>
              <w:rPr>
                <w:bCs/>
              </w:rPr>
            </w:pPr>
            <w:r w:rsidRPr="00E959DF">
              <w:t>0.9</w:t>
            </w:r>
          </w:p>
        </w:tc>
      </w:tr>
      <w:tr w:rsidR="00D554AF" w:rsidRPr="008E6C72" w14:paraId="6EADBB28" w14:textId="77777777" w:rsidTr="00B70FBB">
        <w:trPr>
          <w:trHeight w:val="302"/>
        </w:trPr>
        <w:tc>
          <w:tcPr>
            <w:tcW w:w="4527" w:type="dxa"/>
          </w:tcPr>
          <w:p w14:paraId="16CA015E" w14:textId="77777777" w:rsidR="00D554AF" w:rsidRPr="008E6C72" w:rsidRDefault="00D554AF" w:rsidP="00B70FBB">
            <w:pPr>
              <w:widowControl/>
              <w:autoSpaceDE/>
              <w:autoSpaceDN/>
              <w:rPr>
                <w:bCs/>
              </w:rPr>
            </w:pPr>
            <w:r w:rsidRPr="008E6C72">
              <w:rPr>
                <w:bCs/>
              </w:rPr>
              <w:t>Increased pigmentation of the skin</w:t>
            </w:r>
          </w:p>
        </w:tc>
        <w:tc>
          <w:tcPr>
            <w:tcW w:w="0" w:type="auto"/>
          </w:tcPr>
          <w:p w14:paraId="5EA337C8" w14:textId="77777777" w:rsidR="00D554AF" w:rsidRPr="008E6C72" w:rsidRDefault="00D554AF" w:rsidP="00B70FBB">
            <w:pPr>
              <w:widowControl/>
              <w:autoSpaceDE/>
              <w:autoSpaceDN/>
              <w:jc w:val="center"/>
              <w:rPr>
                <w:bCs/>
              </w:rPr>
            </w:pPr>
            <w:r w:rsidRPr="00E959DF">
              <w:t>261 (51%)</w:t>
            </w:r>
          </w:p>
        </w:tc>
        <w:tc>
          <w:tcPr>
            <w:tcW w:w="0" w:type="auto"/>
          </w:tcPr>
          <w:p w14:paraId="369FDC2F" w14:textId="77777777" w:rsidR="00D554AF" w:rsidRPr="008E6C72" w:rsidRDefault="00D554AF" w:rsidP="00B70FBB">
            <w:pPr>
              <w:widowControl/>
              <w:autoSpaceDE/>
              <w:autoSpaceDN/>
              <w:jc w:val="center"/>
              <w:rPr>
                <w:bCs/>
              </w:rPr>
            </w:pPr>
            <w:r w:rsidRPr="00E959DF">
              <w:t>3 (25%)</w:t>
            </w:r>
          </w:p>
        </w:tc>
        <w:tc>
          <w:tcPr>
            <w:tcW w:w="1497" w:type="dxa"/>
          </w:tcPr>
          <w:p w14:paraId="2DCEB976" w14:textId="77777777" w:rsidR="00D554AF" w:rsidRPr="008E6C72" w:rsidRDefault="00D554AF" w:rsidP="00B70FBB">
            <w:pPr>
              <w:widowControl/>
              <w:autoSpaceDE/>
              <w:autoSpaceDN/>
              <w:jc w:val="center"/>
              <w:rPr>
                <w:bCs/>
              </w:rPr>
            </w:pPr>
            <w:r w:rsidRPr="00E959DF">
              <w:t>0.5</w:t>
            </w:r>
          </w:p>
        </w:tc>
      </w:tr>
      <w:tr w:rsidR="00D554AF" w:rsidRPr="008E6C72" w14:paraId="33F69EC1" w14:textId="77777777" w:rsidTr="00B70FBB">
        <w:trPr>
          <w:trHeight w:val="297"/>
        </w:trPr>
        <w:tc>
          <w:tcPr>
            <w:tcW w:w="4527" w:type="dxa"/>
          </w:tcPr>
          <w:p w14:paraId="19F1DED3" w14:textId="77777777" w:rsidR="00D554AF" w:rsidRPr="008E6C72" w:rsidRDefault="00D554AF" w:rsidP="00B70FBB">
            <w:pPr>
              <w:widowControl/>
              <w:autoSpaceDE/>
              <w:autoSpaceDN/>
              <w:rPr>
                <w:bCs/>
              </w:rPr>
            </w:pPr>
            <w:r w:rsidRPr="008E6C72">
              <w:rPr>
                <w:bCs/>
              </w:rPr>
              <w:t>Nausea</w:t>
            </w:r>
          </w:p>
        </w:tc>
        <w:tc>
          <w:tcPr>
            <w:tcW w:w="0" w:type="auto"/>
          </w:tcPr>
          <w:p w14:paraId="6EFE10B4" w14:textId="77777777" w:rsidR="00D554AF" w:rsidRPr="008E6C72" w:rsidRDefault="00D554AF" w:rsidP="00B70FBB">
            <w:pPr>
              <w:widowControl/>
              <w:autoSpaceDE/>
              <w:autoSpaceDN/>
              <w:jc w:val="center"/>
              <w:rPr>
                <w:bCs/>
              </w:rPr>
            </w:pPr>
            <w:r w:rsidRPr="00E959DF">
              <w:t>282 (54%)</w:t>
            </w:r>
          </w:p>
        </w:tc>
        <w:tc>
          <w:tcPr>
            <w:tcW w:w="0" w:type="auto"/>
          </w:tcPr>
          <w:p w14:paraId="23D3B13E" w14:textId="77777777" w:rsidR="00D554AF" w:rsidRPr="008E6C72" w:rsidRDefault="00D554AF" w:rsidP="00B70FBB">
            <w:pPr>
              <w:widowControl/>
              <w:autoSpaceDE/>
              <w:autoSpaceDN/>
              <w:jc w:val="center"/>
              <w:rPr>
                <w:bCs/>
              </w:rPr>
            </w:pPr>
            <w:r w:rsidRPr="00E959DF">
              <w:t>7 (50%)</w:t>
            </w:r>
          </w:p>
        </w:tc>
        <w:tc>
          <w:tcPr>
            <w:tcW w:w="1497" w:type="dxa"/>
          </w:tcPr>
          <w:p w14:paraId="0B4367ED" w14:textId="77777777" w:rsidR="00D554AF" w:rsidRPr="008E6C72" w:rsidRDefault="00D554AF" w:rsidP="00B70FBB">
            <w:pPr>
              <w:widowControl/>
              <w:autoSpaceDE/>
              <w:autoSpaceDN/>
              <w:jc w:val="center"/>
              <w:rPr>
                <w:bCs/>
              </w:rPr>
            </w:pPr>
            <w:r w:rsidRPr="00E959DF">
              <w:t>&gt;0.9</w:t>
            </w:r>
          </w:p>
        </w:tc>
      </w:tr>
      <w:tr w:rsidR="00D554AF" w:rsidRPr="008E6C72" w14:paraId="7EA1F6BC" w14:textId="77777777" w:rsidTr="00B70FBB">
        <w:trPr>
          <w:trHeight w:val="302"/>
        </w:trPr>
        <w:tc>
          <w:tcPr>
            <w:tcW w:w="4527" w:type="dxa"/>
          </w:tcPr>
          <w:p w14:paraId="173519AC" w14:textId="77777777" w:rsidR="00D554AF" w:rsidRPr="008E6C72" w:rsidRDefault="00D554AF" w:rsidP="00B70FBB">
            <w:pPr>
              <w:widowControl/>
              <w:autoSpaceDE/>
              <w:autoSpaceDN/>
              <w:rPr>
                <w:bCs/>
              </w:rPr>
            </w:pPr>
            <w:r w:rsidRPr="008E6C72">
              <w:rPr>
                <w:bCs/>
              </w:rPr>
              <w:t>Vomiting</w:t>
            </w:r>
          </w:p>
        </w:tc>
        <w:tc>
          <w:tcPr>
            <w:tcW w:w="0" w:type="auto"/>
          </w:tcPr>
          <w:p w14:paraId="6B26A0DE" w14:textId="77777777" w:rsidR="00D554AF" w:rsidRPr="008E6C72" w:rsidRDefault="00D554AF" w:rsidP="00B70FBB">
            <w:pPr>
              <w:widowControl/>
              <w:autoSpaceDE/>
              <w:autoSpaceDN/>
              <w:jc w:val="center"/>
              <w:rPr>
                <w:bCs/>
              </w:rPr>
            </w:pPr>
            <w:r w:rsidRPr="00E959DF">
              <w:t>146 (28%)</w:t>
            </w:r>
          </w:p>
        </w:tc>
        <w:tc>
          <w:tcPr>
            <w:tcW w:w="0" w:type="auto"/>
          </w:tcPr>
          <w:p w14:paraId="43F64621" w14:textId="77777777" w:rsidR="00D554AF" w:rsidRPr="008E6C72" w:rsidRDefault="00D554AF" w:rsidP="00B70FBB">
            <w:pPr>
              <w:widowControl/>
              <w:autoSpaceDE/>
              <w:autoSpaceDN/>
              <w:jc w:val="center"/>
              <w:rPr>
                <w:bCs/>
              </w:rPr>
            </w:pPr>
            <w:r w:rsidRPr="00E959DF">
              <w:t>5 (36%)</w:t>
            </w:r>
          </w:p>
        </w:tc>
        <w:tc>
          <w:tcPr>
            <w:tcW w:w="1497" w:type="dxa"/>
          </w:tcPr>
          <w:p w14:paraId="59ED45F7" w14:textId="77777777" w:rsidR="00D554AF" w:rsidRPr="008E6C72" w:rsidRDefault="00D554AF" w:rsidP="00B70FBB">
            <w:pPr>
              <w:widowControl/>
              <w:autoSpaceDE/>
              <w:autoSpaceDN/>
              <w:jc w:val="center"/>
              <w:rPr>
                <w:bCs/>
              </w:rPr>
            </w:pPr>
            <w:r w:rsidRPr="00E959DF">
              <w:t>0.9</w:t>
            </w:r>
          </w:p>
        </w:tc>
      </w:tr>
      <w:tr w:rsidR="00D554AF" w:rsidRPr="008E6C72" w14:paraId="148BD72D" w14:textId="77777777" w:rsidTr="00B70FBB">
        <w:trPr>
          <w:trHeight w:val="297"/>
        </w:trPr>
        <w:tc>
          <w:tcPr>
            <w:tcW w:w="4527" w:type="dxa"/>
          </w:tcPr>
          <w:p w14:paraId="26837A9E" w14:textId="77777777" w:rsidR="00D554AF" w:rsidRPr="008E6C72" w:rsidRDefault="00D554AF" w:rsidP="00B70FBB">
            <w:pPr>
              <w:widowControl/>
              <w:autoSpaceDE/>
              <w:autoSpaceDN/>
              <w:rPr>
                <w:bCs/>
              </w:rPr>
            </w:pPr>
            <w:r w:rsidRPr="008E6C72">
              <w:rPr>
                <w:bCs/>
              </w:rPr>
              <w:t>Liking for salt</w:t>
            </w:r>
          </w:p>
        </w:tc>
        <w:tc>
          <w:tcPr>
            <w:tcW w:w="0" w:type="auto"/>
          </w:tcPr>
          <w:p w14:paraId="1D03BDAB" w14:textId="77777777" w:rsidR="00D554AF" w:rsidRPr="008E6C72" w:rsidRDefault="00D554AF" w:rsidP="00B70FBB">
            <w:pPr>
              <w:widowControl/>
              <w:autoSpaceDE/>
              <w:autoSpaceDN/>
              <w:jc w:val="center"/>
              <w:rPr>
                <w:bCs/>
              </w:rPr>
            </w:pPr>
            <w:r w:rsidRPr="00E959DF">
              <w:t>274 (52%)</w:t>
            </w:r>
          </w:p>
        </w:tc>
        <w:tc>
          <w:tcPr>
            <w:tcW w:w="0" w:type="auto"/>
          </w:tcPr>
          <w:p w14:paraId="338FFA6D" w14:textId="77777777" w:rsidR="00D554AF" w:rsidRPr="008E6C72" w:rsidRDefault="00D554AF" w:rsidP="00B70FBB">
            <w:pPr>
              <w:widowControl/>
              <w:autoSpaceDE/>
              <w:autoSpaceDN/>
              <w:jc w:val="center"/>
              <w:rPr>
                <w:bCs/>
              </w:rPr>
            </w:pPr>
            <w:r w:rsidRPr="00E959DF">
              <w:t>10 (71%)</w:t>
            </w:r>
          </w:p>
        </w:tc>
        <w:tc>
          <w:tcPr>
            <w:tcW w:w="1497" w:type="dxa"/>
          </w:tcPr>
          <w:p w14:paraId="3586EF01" w14:textId="77777777" w:rsidR="00D554AF" w:rsidRPr="008E6C72" w:rsidRDefault="00D554AF" w:rsidP="00B70FBB">
            <w:pPr>
              <w:widowControl/>
              <w:autoSpaceDE/>
              <w:autoSpaceDN/>
              <w:jc w:val="center"/>
              <w:rPr>
                <w:bCs/>
              </w:rPr>
            </w:pPr>
            <w:r w:rsidRPr="00E959DF">
              <w:t>0.7</w:t>
            </w:r>
          </w:p>
        </w:tc>
      </w:tr>
      <w:tr w:rsidR="00D554AF" w:rsidRPr="008E6C72" w14:paraId="506C8630" w14:textId="77777777" w:rsidTr="00B70FBB">
        <w:trPr>
          <w:trHeight w:val="302"/>
        </w:trPr>
        <w:tc>
          <w:tcPr>
            <w:tcW w:w="4527" w:type="dxa"/>
          </w:tcPr>
          <w:p w14:paraId="53CA9CB5" w14:textId="77777777" w:rsidR="00D554AF" w:rsidRPr="008E6C72" w:rsidRDefault="00D554AF" w:rsidP="00B70FBB">
            <w:pPr>
              <w:widowControl/>
              <w:autoSpaceDE/>
              <w:autoSpaceDN/>
              <w:rPr>
                <w:bCs/>
              </w:rPr>
            </w:pPr>
            <w:r w:rsidRPr="008E6C72">
              <w:rPr>
                <w:bCs/>
              </w:rPr>
              <w:t>Hypoglycaemia</w:t>
            </w:r>
          </w:p>
        </w:tc>
        <w:tc>
          <w:tcPr>
            <w:tcW w:w="0" w:type="auto"/>
          </w:tcPr>
          <w:p w14:paraId="1EEAB0E9" w14:textId="77777777" w:rsidR="00D554AF" w:rsidRPr="008E6C72" w:rsidRDefault="00D554AF" w:rsidP="00B70FBB">
            <w:pPr>
              <w:widowControl/>
              <w:autoSpaceDE/>
              <w:autoSpaceDN/>
              <w:jc w:val="center"/>
              <w:rPr>
                <w:bCs/>
              </w:rPr>
            </w:pPr>
            <w:r w:rsidRPr="00E959DF">
              <w:t>11 (2.1%)</w:t>
            </w:r>
          </w:p>
        </w:tc>
        <w:tc>
          <w:tcPr>
            <w:tcW w:w="0" w:type="auto"/>
          </w:tcPr>
          <w:p w14:paraId="2C91965D" w14:textId="77777777" w:rsidR="00D554AF" w:rsidRPr="008E6C72" w:rsidRDefault="00D554AF" w:rsidP="00B70FBB">
            <w:pPr>
              <w:widowControl/>
              <w:autoSpaceDE/>
              <w:autoSpaceDN/>
              <w:jc w:val="center"/>
              <w:rPr>
                <w:bCs/>
              </w:rPr>
            </w:pPr>
            <w:r w:rsidRPr="00E959DF">
              <w:t>0 (0%)</w:t>
            </w:r>
          </w:p>
        </w:tc>
        <w:tc>
          <w:tcPr>
            <w:tcW w:w="1497" w:type="dxa"/>
          </w:tcPr>
          <w:p w14:paraId="68423EB5" w14:textId="77777777" w:rsidR="00D554AF" w:rsidRPr="008E6C72" w:rsidRDefault="00D554AF" w:rsidP="00B70FBB">
            <w:pPr>
              <w:widowControl/>
              <w:autoSpaceDE/>
              <w:autoSpaceDN/>
              <w:jc w:val="center"/>
              <w:rPr>
                <w:bCs/>
              </w:rPr>
            </w:pPr>
            <w:r w:rsidRPr="00E959DF">
              <w:t>&gt;0.9</w:t>
            </w:r>
          </w:p>
        </w:tc>
      </w:tr>
      <w:tr w:rsidR="00D554AF" w:rsidRPr="008E6C72" w14:paraId="223F1E62" w14:textId="77777777" w:rsidTr="00B70FBB">
        <w:trPr>
          <w:trHeight w:val="297"/>
        </w:trPr>
        <w:tc>
          <w:tcPr>
            <w:tcW w:w="4527" w:type="dxa"/>
          </w:tcPr>
          <w:p w14:paraId="6E64B082" w14:textId="77777777" w:rsidR="00D554AF" w:rsidRPr="008E6C72" w:rsidRDefault="00D554AF" w:rsidP="00B70FBB">
            <w:pPr>
              <w:widowControl/>
              <w:autoSpaceDE/>
              <w:autoSpaceDN/>
              <w:rPr>
                <w:bCs/>
              </w:rPr>
            </w:pPr>
            <w:r w:rsidRPr="008E6C72">
              <w:rPr>
                <w:bCs/>
              </w:rPr>
              <w:t>Loss of consciousness</w:t>
            </w:r>
          </w:p>
        </w:tc>
        <w:tc>
          <w:tcPr>
            <w:tcW w:w="0" w:type="auto"/>
          </w:tcPr>
          <w:p w14:paraId="27D45999" w14:textId="77777777" w:rsidR="00D554AF" w:rsidRPr="008E6C72" w:rsidRDefault="00D554AF" w:rsidP="00B70FBB">
            <w:pPr>
              <w:widowControl/>
              <w:autoSpaceDE/>
              <w:autoSpaceDN/>
              <w:jc w:val="center"/>
              <w:rPr>
                <w:bCs/>
              </w:rPr>
            </w:pPr>
            <w:r w:rsidRPr="00E959DF">
              <w:t>7 (1.3%)</w:t>
            </w:r>
          </w:p>
        </w:tc>
        <w:tc>
          <w:tcPr>
            <w:tcW w:w="0" w:type="auto"/>
          </w:tcPr>
          <w:p w14:paraId="187E0B7D" w14:textId="77777777" w:rsidR="00D554AF" w:rsidRPr="008E6C72" w:rsidRDefault="00D554AF" w:rsidP="00B70FBB">
            <w:pPr>
              <w:widowControl/>
              <w:autoSpaceDE/>
              <w:autoSpaceDN/>
              <w:jc w:val="center"/>
              <w:rPr>
                <w:bCs/>
              </w:rPr>
            </w:pPr>
            <w:r w:rsidRPr="00E959DF">
              <w:t>0 (0%)</w:t>
            </w:r>
          </w:p>
        </w:tc>
        <w:tc>
          <w:tcPr>
            <w:tcW w:w="1497" w:type="dxa"/>
          </w:tcPr>
          <w:p w14:paraId="368B8A22" w14:textId="77777777" w:rsidR="00D554AF" w:rsidRPr="008E6C72" w:rsidRDefault="00D554AF" w:rsidP="00B70FBB">
            <w:pPr>
              <w:widowControl/>
              <w:autoSpaceDE/>
              <w:autoSpaceDN/>
              <w:jc w:val="center"/>
              <w:rPr>
                <w:bCs/>
              </w:rPr>
            </w:pPr>
            <w:r w:rsidRPr="00E959DF">
              <w:t>&gt;0.9</w:t>
            </w:r>
          </w:p>
        </w:tc>
      </w:tr>
      <w:tr w:rsidR="00D554AF" w:rsidRPr="008E6C72" w14:paraId="05372DB9" w14:textId="77777777" w:rsidTr="00B70FBB">
        <w:trPr>
          <w:trHeight w:val="302"/>
        </w:trPr>
        <w:tc>
          <w:tcPr>
            <w:tcW w:w="4527" w:type="dxa"/>
          </w:tcPr>
          <w:p w14:paraId="6A7D5BE2" w14:textId="77777777" w:rsidR="00D554AF" w:rsidRPr="008E6C72" w:rsidRDefault="00D554AF" w:rsidP="00B70FBB">
            <w:pPr>
              <w:widowControl/>
              <w:autoSpaceDE/>
              <w:autoSpaceDN/>
              <w:rPr>
                <w:bCs/>
              </w:rPr>
            </w:pPr>
            <w:r w:rsidRPr="008E6C72">
              <w:rPr>
                <w:bCs/>
              </w:rPr>
              <w:t>Diarrhoea</w:t>
            </w:r>
          </w:p>
        </w:tc>
        <w:tc>
          <w:tcPr>
            <w:tcW w:w="0" w:type="auto"/>
          </w:tcPr>
          <w:p w14:paraId="663AD57A" w14:textId="77777777" w:rsidR="00D554AF" w:rsidRPr="008E6C72" w:rsidRDefault="00D554AF" w:rsidP="00B70FBB">
            <w:pPr>
              <w:widowControl/>
              <w:autoSpaceDE/>
              <w:autoSpaceDN/>
              <w:jc w:val="center"/>
              <w:rPr>
                <w:bCs/>
              </w:rPr>
            </w:pPr>
            <w:r w:rsidRPr="00E959DF">
              <w:t>232 (45%)</w:t>
            </w:r>
          </w:p>
        </w:tc>
        <w:tc>
          <w:tcPr>
            <w:tcW w:w="0" w:type="auto"/>
          </w:tcPr>
          <w:p w14:paraId="7A1C8421" w14:textId="77777777" w:rsidR="00D554AF" w:rsidRPr="008E6C72" w:rsidRDefault="00D554AF" w:rsidP="00B70FBB">
            <w:pPr>
              <w:widowControl/>
              <w:autoSpaceDE/>
              <w:autoSpaceDN/>
              <w:jc w:val="center"/>
              <w:rPr>
                <w:bCs/>
              </w:rPr>
            </w:pPr>
            <w:r w:rsidRPr="00E959DF">
              <w:t>5 (36%)</w:t>
            </w:r>
          </w:p>
        </w:tc>
        <w:tc>
          <w:tcPr>
            <w:tcW w:w="1497" w:type="dxa"/>
          </w:tcPr>
          <w:p w14:paraId="3305EBE3" w14:textId="77777777" w:rsidR="00D554AF" w:rsidRPr="008E6C72" w:rsidRDefault="00D554AF" w:rsidP="00B70FBB">
            <w:pPr>
              <w:widowControl/>
              <w:autoSpaceDE/>
              <w:autoSpaceDN/>
              <w:jc w:val="center"/>
              <w:rPr>
                <w:bCs/>
              </w:rPr>
            </w:pPr>
            <w:r w:rsidRPr="00E959DF">
              <w:t>0.9</w:t>
            </w:r>
          </w:p>
        </w:tc>
      </w:tr>
      <w:tr w:rsidR="00D554AF" w:rsidRPr="008E6C72" w14:paraId="6872A1AC" w14:textId="77777777" w:rsidTr="00B70FBB">
        <w:trPr>
          <w:trHeight w:val="297"/>
        </w:trPr>
        <w:tc>
          <w:tcPr>
            <w:tcW w:w="4527" w:type="dxa"/>
          </w:tcPr>
          <w:p w14:paraId="30E1C5E9" w14:textId="77777777" w:rsidR="00D554AF" w:rsidRPr="008E6C72" w:rsidRDefault="00D554AF" w:rsidP="00B70FBB">
            <w:pPr>
              <w:widowControl/>
              <w:autoSpaceDE/>
              <w:autoSpaceDN/>
              <w:rPr>
                <w:bCs/>
              </w:rPr>
            </w:pPr>
            <w:r w:rsidRPr="008E6C72">
              <w:rPr>
                <w:bCs/>
              </w:rPr>
              <w:t>Dizziness</w:t>
            </w:r>
          </w:p>
        </w:tc>
        <w:tc>
          <w:tcPr>
            <w:tcW w:w="0" w:type="auto"/>
          </w:tcPr>
          <w:p w14:paraId="60723BDB" w14:textId="77777777" w:rsidR="00D554AF" w:rsidRPr="008E6C72" w:rsidRDefault="00D554AF" w:rsidP="00B70FBB">
            <w:pPr>
              <w:widowControl/>
              <w:autoSpaceDE/>
              <w:autoSpaceDN/>
              <w:jc w:val="center"/>
              <w:rPr>
                <w:bCs/>
              </w:rPr>
            </w:pPr>
            <w:r w:rsidRPr="00E959DF">
              <w:t>255 (49%)</w:t>
            </w:r>
          </w:p>
        </w:tc>
        <w:tc>
          <w:tcPr>
            <w:tcW w:w="0" w:type="auto"/>
          </w:tcPr>
          <w:p w14:paraId="196F33F3" w14:textId="77777777" w:rsidR="00D554AF" w:rsidRPr="008E6C72" w:rsidRDefault="00D554AF" w:rsidP="00B70FBB">
            <w:pPr>
              <w:widowControl/>
              <w:autoSpaceDE/>
              <w:autoSpaceDN/>
              <w:jc w:val="center"/>
              <w:rPr>
                <w:bCs/>
              </w:rPr>
            </w:pPr>
            <w:r w:rsidRPr="00E959DF">
              <w:t>5 (38%)</w:t>
            </w:r>
          </w:p>
        </w:tc>
        <w:tc>
          <w:tcPr>
            <w:tcW w:w="1497" w:type="dxa"/>
          </w:tcPr>
          <w:p w14:paraId="5A28C0A0" w14:textId="77777777" w:rsidR="00D554AF" w:rsidRPr="008E6C72" w:rsidRDefault="00D554AF" w:rsidP="00B70FBB">
            <w:pPr>
              <w:widowControl/>
              <w:autoSpaceDE/>
              <w:autoSpaceDN/>
              <w:jc w:val="center"/>
              <w:rPr>
                <w:bCs/>
              </w:rPr>
            </w:pPr>
            <w:r w:rsidRPr="00E959DF">
              <w:t>0.9</w:t>
            </w:r>
          </w:p>
        </w:tc>
      </w:tr>
      <w:tr w:rsidR="00D554AF" w:rsidRPr="008E6C72" w14:paraId="3E17086C" w14:textId="77777777" w:rsidTr="00B70FBB">
        <w:trPr>
          <w:trHeight w:val="302"/>
        </w:trPr>
        <w:tc>
          <w:tcPr>
            <w:tcW w:w="4527" w:type="dxa"/>
          </w:tcPr>
          <w:p w14:paraId="10B144BD" w14:textId="77777777" w:rsidR="00D554AF" w:rsidRPr="008E6C72" w:rsidRDefault="00D554AF" w:rsidP="00B70FBB">
            <w:pPr>
              <w:widowControl/>
              <w:autoSpaceDE/>
              <w:autoSpaceDN/>
              <w:rPr>
                <w:bCs/>
              </w:rPr>
            </w:pPr>
            <w:r w:rsidRPr="008E6C72">
              <w:rPr>
                <w:bCs/>
              </w:rPr>
              <w:t>Shock</w:t>
            </w:r>
          </w:p>
        </w:tc>
        <w:tc>
          <w:tcPr>
            <w:tcW w:w="0" w:type="auto"/>
          </w:tcPr>
          <w:p w14:paraId="7BA6C6CC" w14:textId="77777777" w:rsidR="00D554AF" w:rsidRPr="008E6C72" w:rsidRDefault="00D554AF" w:rsidP="00B70FBB">
            <w:pPr>
              <w:widowControl/>
              <w:autoSpaceDE/>
              <w:autoSpaceDN/>
              <w:jc w:val="center"/>
              <w:rPr>
                <w:bCs/>
              </w:rPr>
            </w:pPr>
            <w:r w:rsidRPr="00E959DF">
              <w:t>5 (1.0%)</w:t>
            </w:r>
          </w:p>
        </w:tc>
        <w:tc>
          <w:tcPr>
            <w:tcW w:w="0" w:type="auto"/>
          </w:tcPr>
          <w:p w14:paraId="48256C88" w14:textId="77777777" w:rsidR="00D554AF" w:rsidRPr="008E6C72" w:rsidRDefault="00D554AF" w:rsidP="00B70FBB">
            <w:pPr>
              <w:widowControl/>
              <w:autoSpaceDE/>
              <w:autoSpaceDN/>
              <w:jc w:val="center"/>
              <w:rPr>
                <w:bCs/>
              </w:rPr>
            </w:pPr>
            <w:r w:rsidRPr="00E959DF">
              <w:t>0 (0%)</w:t>
            </w:r>
          </w:p>
        </w:tc>
        <w:tc>
          <w:tcPr>
            <w:tcW w:w="1497" w:type="dxa"/>
          </w:tcPr>
          <w:p w14:paraId="5EC170F3" w14:textId="77777777" w:rsidR="00D554AF" w:rsidRPr="008E6C72" w:rsidRDefault="00D554AF" w:rsidP="00B70FBB">
            <w:pPr>
              <w:widowControl/>
              <w:autoSpaceDE/>
              <w:autoSpaceDN/>
              <w:jc w:val="center"/>
              <w:rPr>
                <w:bCs/>
              </w:rPr>
            </w:pPr>
            <w:r w:rsidRPr="00E959DF">
              <w:t>&gt;0.9</w:t>
            </w:r>
          </w:p>
        </w:tc>
      </w:tr>
      <w:tr w:rsidR="00D554AF" w:rsidRPr="008E6C72" w14:paraId="6289B04B" w14:textId="77777777" w:rsidTr="00B70FBB">
        <w:trPr>
          <w:trHeight w:val="297"/>
        </w:trPr>
        <w:tc>
          <w:tcPr>
            <w:tcW w:w="4527" w:type="dxa"/>
          </w:tcPr>
          <w:p w14:paraId="14AAF187" w14:textId="77777777" w:rsidR="00D554AF" w:rsidRPr="008E6C72" w:rsidRDefault="00D554AF" w:rsidP="00B70FBB">
            <w:pPr>
              <w:widowControl/>
              <w:autoSpaceDE/>
              <w:autoSpaceDN/>
              <w:rPr>
                <w:bCs/>
              </w:rPr>
            </w:pPr>
            <w:r w:rsidRPr="008E6C72">
              <w:rPr>
                <w:bCs/>
              </w:rPr>
              <w:t>Anorexia</w:t>
            </w:r>
          </w:p>
        </w:tc>
        <w:tc>
          <w:tcPr>
            <w:tcW w:w="0" w:type="auto"/>
          </w:tcPr>
          <w:p w14:paraId="7D0076CB" w14:textId="77777777" w:rsidR="00D554AF" w:rsidRPr="008E6C72" w:rsidRDefault="00D554AF" w:rsidP="00B70FBB">
            <w:pPr>
              <w:widowControl/>
              <w:autoSpaceDE/>
              <w:autoSpaceDN/>
              <w:jc w:val="center"/>
              <w:rPr>
                <w:bCs/>
              </w:rPr>
            </w:pPr>
            <w:r w:rsidRPr="00E959DF">
              <w:t>251 (48%)</w:t>
            </w:r>
          </w:p>
        </w:tc>
        <w:tc>
          <w:tcPr>
            <w:tcW w:w="0" w:type="auto"/>
          </w:tcPr>
          <w:p w14:paraId="15DA5724" w14:textId="77777777" w:rsidR="00D554AF" w:rsidRPr="008E6C72" w:rsidRDefault="00D554AF" w:rsidP="00B70FBB">
            <w:pPr>
              <w:widowControl/>
              <w:autoSpaceDE/>
              <w:autoSpaceDN/>
              <w:jc w:val="center"/>
              <w:rPr>
                <w:bCs/>
              </w:rPr>
            </w:pPr>
            <w:r w:rsidRPr="00E959DF">
              <w:t>2 (14%)</w:t>
            </w:r>
          </w:p>
        </w:tc>
        <w:tc>
          <w:tcPr>
            <w:tcW w:w="1497" w:type="dxa"/>
          </w:tcPr>
          <w:p w14:paraId="744DAA43" w14:textId="77777777" w:rsidR="00D554AF" w:rsidRPr="008E6C72" w:rsidRDefault="00D554AF" w:rsidP="00B70FBB">
            <w:pPr>
              <w:widowControl/>
              <w:autoSpaceDE/>
              <w:autoSpaceDN/>
              <w:jc w:val="center"/>
              <w:rPr>
                <w:bCs/>
              </w:rPr>
            </w:pPr>
            <w:r w:rsidRPr="00E959DF">
              <w:t>0.2</w:t>
            </w:r>
          </w:p>
        </w:tc>
      </w:tr>
      <w:tr w:rsidR="00D554AF" w:rsidRPr="008E6C72" w14:paraId="7C05DDF5" w14:textId="77777777" w:rsidTr="00B70FBB">
        <w:trPr>
          <w:trHeight w:val="294"/>
        </w:trPr>
        <w:tc>
          <w:tcPr>
            <w:tcW w:w="4527" w:type="dxa"/>
          </w:tcPr>
          <w:p w14:paraId="573D12EC" w14:textId="77777777" w:rsidR="00D554AF" w:rsidRPr="008E6C72" w:rsidRDefault="00D554AF" w:rsidP="00B70FBB">
            <w:pPr>
              <w:widowControl/>
              <w:autoSpaceDE/>
              <w:autoSpaceDN/>
              <w:rPr>
                <w:bCs/>
              </w:rPr>
            </w:pPr>
            <w:r w:rsidRPr="008E6C72">
              <w:rPr>
                <w:bCs/>
              </w:rPr>
              <w:t>Loss of axillary and pubic hair, if female</w:t>
            </w:r>
          </w:p>
        </w:tc>
        <w:tc>
          <w:tcPr>
            <w:tcW w:w="0" w:type="auto"/>
          </w:tcPr>
          <w:p w14:paraId="5D0BD43B" w14:textId="77777777" w:rsidR="00D554AF" w:rsidRPr="008E6C72" w:rsidRDefault="00D554AF" w:rsidP="00B70FBB">
            <w:pPr>
              <w:widowControl/>
              <w:autoSpaceDE/>
              <w:autoSpaceDN/>
              <w:jc w:val="center"/>
              <w:rPr>
                <w:bCs/>
              </w:rPr>
            </w:pPr>
            <w:r w:rsidRPr="00E959DF">
              <w:t>101 (38%)</w:t>
            </w:r>
          </w:p>
        </w:tc>
        <w:tc>
          <w:tcPr>
            <w:tcW w:w="0" w:type="auto"/>
          </w:tcPr>
          <w:p w14:paraId="29D9B5E0" w14:textId="77777777" w:rsidR="00D554AF" w:rsidRPr="008E6C72" w:rsidRDefault="00D554AF" w:rsidP="00B70FBB">
            <w:pPr>
              <w:widowControl/>
              <w:autoSpaceDE/>
              <w:autoSpaceDN/>
              <w:jc w:val="center"/>
              <w:rPr>
                <w:bCs/>
              </w:rPr>
            </w:pPr>
            <w:r w:rsidRPr="00E959DF">
              <w:t>1 (10%)</w:t>
            </w:r>
          </w:p>
        </w:tc>
        <w:tc>
          <w:tcPr>
            <w:tcW w:w="1497" w:type="dxa"/>
          </w:tcPr>
          <w:p w14:paraId="20230F12" w14:textId="77777777" w:rsidR="00D554AF" w:rsidRPr="008E6C72" w:rsidRDefault="00D554AF" w:rsidP="00B70FBB">
            <w:pPr>
              <w:widowControl/>
              <w:autoSpaceDE/>
              <w:autoSpaceDN/>
              <w:jc w:val="center"/>
              <w:rPr>
                <w:bCs/>
              </w:rPr>
            </w:pPr>
            <w:r w:rsidRPr="00E959DF">
              <w:t>0.5</w:t>
            </w:r>
          </w:p>
        </w:tc>
      </w:tr>
      <w:tr w:rsidR="00D554AF" w:rsidRPr="008E6C72" w14:paraId="293A0D89" w14:textId="77777777" w:rsidTr="00B70FBB">
        <w:trPr>
          <w:trHeight w:val="302"/>
        </w:trPr>
        <w:tc>
          <w:tcPr>
            <w:tcW w:w="4527" w:type="dxa"/>
          </w:tcPr>
          <w:p w14:paraId="0820F798" w14:textId="77777777" w:rsidR="00D554AF" w:rsidRPr="008E6C72" w:rsidRDefault="00D554AF" w:rsidP="00B70FBB">
            <w:pPr>
              <w:widowControl/>
              <w:autoSpaceDE/>
              <w:autoSpaceDN/>
              <w:rPr>
                <w:b/>
              </w:rPr>
            </w:pPr>
            <w:r w:rsidRPr="008E6C72">
              <w:rPr>
                <w:b/>
              </w:rPr>
              <w:t>CLINICAL FEATURES</w:t>
            </w:r>
          </w:p>
        </w:tc>
        <w:tc>
          <w:tcPr>
            <w:tcW w:w="0" w:type="auto"/>
          </w:tcPr>
          <w:p w14:paraId="73C731CC" w14:textId="77777777" w:rsidR="00D554AF" w:rsidRPr="008E6C72" w:rsidRDefault="00D554AF" w:rsidP="00B70FBB">
            <w:pPr>
              <w:widowControl/>
              <w:autoSpaceDE/>
              <w:autoSpaceDN/>
              <w:jc w:val="center"/>
              <w:rPr>
                <w:b/>
              </w:rPr>
            </w:pPr>
          </w:p>
        </w:tc>
        <w:tc>
          <w:tcPr>
            <w:tcW w:w="0" w:type="auto"/>
          </w:tcPr>
          <w:p w14:paraId="3BCE4610" w14:textId="77777777" w:rsidR="00D554AF" w:rsidRPr="008E6C72" w:rsidRDefault="00D554AF" w:rsidP="00B70FBB">
            <w:pPr>
              <w:widowControl/>
              <w:autoSpaceDE/>
              <w:autoSpaceDN/>
              <w:jc w:val="center"/>
              <w:rPr>
                <w:b/>
              </w:rPr>
            </w:pPr>
          </w:p>
        </w:tc>
        <w:tc>
          <w:tcPr>
            <w:tcW w:w="1497" w:type="dxa"/>
          </w:tcPr>
          <w:p w14:paraId="73629D50" w14:textId="77777777" w:rsidR="00D554AF" w:rsidRPr="008E6C72" w:rsidRDefault="00D554AF" w:rsidP="00B70FBB">
            <w:pPr>
              <w:widowControl/>
              <w:autoSpaceDE/>
              <w:autoSpaceDN/>
              <w:jc w:val="center"/>
              <w:rPr>
                <w:b/>
              </w:rPr>
            </w:pPr>
          </w:p>
        </w:tc>
      </w:tr>
      <w:tr w:rsidR="00D554AF" w:rsidRPr="008E6C72" w14:paraId="19A50BE3" w14:textId="77777777" w:rsidTr="00B70FBB">
        <w:trPr>
          <w:trHeight w:val="297"/>
        </w:trPr>
        <w:tc>
          <w:tcPr>
            <w:tcW w:w="4527" w:type="dxa"/>
          </w:tcPr>
          <w:p w14:paraId="332603D5" w14:textId="77777777" w:rsidR="00D554AF" w:rsidRPr="008E6C72" w:rsidRDefault="00D554AF" w:rsidP="00B70FBB">
            <w:pPr>
              <w:widowControl/>
              <w:autoSpaceDE/>
              <w:autoSpaceDN/>
              <w:rPr>
                <w:bCs/>
              </w:rPr>
            </w:pPr>
            <w:r w:rsidRPr="008E6C72">
              <w:rPr>
                <w:bCs/>
              </w:rPr>
              <w:t>BP (diastolic) mmHg</w:t>
            </w:r>
          </w:p>
        </w:tc>
        <w:tc>
          <w:tcPr>
            <w:tcW w:w="0" w:type="auto"/>
          </w:tcPr>
          <w:p w14:paraId="546DCBA8" w14:textId="77777777" w:rsidR="00D554AF" w:rsidRPr="008E6C72" w:rsidRDefault="00D554AF" w:rsidP="00B70FBB">
            <w:pPr>
              <w:widowControl/>
              <w:autoSpaceDE/>
              <w:autoSpaceDN/>
              <w:jc w:val="center"/>
              <w:rPr>
                <w:bCs/>
              </w:rPr>
            </w:pPr>
            <w:r w:rsidRPr="00161D92">
              <w:t>70.0 (60.0, 79.0)</w:t>
            </w:r>
          </w:p>
        </w:tc>
        <w:tc>
          <w:tcPr>
            <w:tcW w:w="0" w:type="auto"/>
          </w:tcPr>
          <w:p w14:paraId="132ADE9A" w14:textId="77777777" w:rsidR="00D554AF" w:rsidRPr="008E6C72" w:rsidRDefault="00D554AF" w:rsidP="00B70FBB">
            <w:pPr>
              <w:widowControl/>
              <w:autoSpaceDE/>
              <w:autoSpaceDN/>
              <w:jc w:val="center"/>
              <w:rPr>
                <w:bCs/>
              </w:rPr>
            </w:pPr>
            <w:r w:rsidRPr="00161D92">
              <w:t>71.5 (60.0, 80.0)</w:t>
            </w:r>
          </w:p>
        </w:tc>
        <w:tc>
          <w:tcPr>
            <w:tcW w:w="1497" w:type="dxa"/>
          </w:tcPr>
          <w:p w14:paraId="6EAA6301" w14:textId="77777777" w:rsidR="00D554AF" w:rsidRPr="008E6C72" w:rsidRDefault="00D554AF" w:rsidP="00B70FBB">
            <w:pPr>
              <w:widowControl/>
              <w:autoSpaceDE/>
              <w:autoSpaceDN/>
              <w:jc w:val="center"/>
              <w:rPr>
                <w:bCs/>
              </w:rPr>
            </w:pPr>
            <w:r w:rsidRPr="00161D92">
              <w:t>0.9</w:t>
            </w:r>
          </w:p>
        </w:tc>
      </w:tr>
      <w:tr w:rsidR="00D554AF" w:rsidRPr="008E6C72" w14:paraId="0ED7F9B2" w14:textId="77777777" w:rsidTr="00B70FBB">
        <w:trPr>
          <w:trHeight w:val="302"/>
        </w:trPr>
        <w:tc>
          <w:tcPr>
            <w:tcW w:w="4527" w:type="dxa"/>
          </w:tcPr>
          <w:p w14:paraId="6BC5B3F1" w14:textId="3C0BA1D6" w:rsidR="00D554AF" w:rsidRPr="008E6C72" w:rsidRDefault="00D554AF" w:rsidP="00B70FBB">
            <w:pPr>
              <w:widowControl/>
              <w:autoSpaceDE/>
              <w:autoSpaceDN/>
              <w:rPr>
                <w:bCs/>
              </w:rPr>
            </w:pPr>
            <w:r w:rsidRPr="008E6C72">
              <w:rPr>
                <w:bCs/>
              </w:rPr>
              <w:t xml:space="preserve">Heart rate beats per minute </w:t>
            </w:r>
          </w:p>
        </w:tc>
        <w:tc>
          <w:tcPr>
            <w:tcW w:w="0" w:type="auto"/>
          </w:tcPr>
          <w:p w14:paraId="1A951266" w14:textId="77777777" w:rsidR="00D554AF" w:rsidRPr="008E6C72" w:rsidRDefault="00D554AF" w:rsidP="00B70FBB">
            <w:pPr>
              <w:widowControl/>
              <w:autoSpaceDE/>
              <w:autoSpaceDN/>
              <w:jc w:val="center"/>
              <w:rPr>
                <w:bCs/>
              </w:rPr>
            </w:pPr>
            <w:r w:rsidRPr="00161D92">
              <w:t>90.5 (78.0, 109.0)</w:t>
            </w:r>
          </w:p>
        </w:tc>
        <w:tc>
          <w:tcPr>
            <w:tcW w:w="0" w:type="auto"/>
          </w:tcPr>
          <w:p w14:paraId="63EF9178" w14:textId="77777777" w:rsidR="00D554AF" w:rsidRPr="008E6C72" w:rsidRDefault="00D554AF" w:rsidP="00B70FBB">
            <w:pPr>
              <w:widowControl/>
              <w:autoSpaceDE/>
              <w:autoSpaceDN/>
              <w:jc w:val="center"/>
              <w:rPr>
                <w:bCs/>
              </w:rPr>
            </w:pPr>
            <w:r w:rsidRPr="00161D92">
              <w:t>85.0 (77.0, 93.0)</w:t>
            </w:r>
          </w:p>
        </w:tc>
        <w:tc>
          <w:tcPr>
            <w:tcW w:w="1497" w:type="dxa"/>
          </w:tcPr>
          <w:p w14:paraId="78AC8E32" w14:textId="77777777" w:rsidR="00D554AF" w:rsidRPr="008E6C72" w:rsidRDefault="00D554AF" w:rsidP="00B70FBB">
            <w:pPr>
              <w:widowControl/>
              <w:autoSpaceDE/>
              <w:autoSpaceDN/>
              <w:jc w:val="center"/>
              <w:rPr>
                <w:b/>
              </w:rPr>
            </w:pPr>
            <w:r w:rsidRPr="00161D92">
              <w:t>0.8</w:t>
            </w:r>
          </w:p>
        </w:tc>
      </w:tr>
      <w:tr w:rsidR="00D554AF" w:rsidRPr="008E6C72" w14:paraId="58ABA4B4" w14:textId="77777777" w:rsidTr="00B70FBB">
        <w:trPr>
          <w:trHeight w:val="297"/>
        </w:trPr>
        <w:tc>
          <w:tcPr>
            <w:tcW w:w="4527" w:type="dxa"/>
          </w:tcPr>
          <w:p w14:paraId="0E92D9F0" w14:textId="77777777" w:rsidR="00D554AF" w:rsidRPr="008E6C72" w:rsidRDefault="00D554AF" w:rsidP="00B70FBB">
            <w:pPr>
              <w:widowControl/>
              <w:autoSpaceDE/>
              <w:autoSpaceDN/>
              <w:rPr>
                <w:bCs/>
              </w:rPr>
            </w:pPr>
            <w:r w:rsidRPr="008E6C72">
              <w:rPr>
                <w:bCs/>
              </w:rPr>
              <w:t>Hypotension</w:t>
            </w:r>
          </w:p>
        </w:tc>
        <w:tc>
          <w:tcPr>
            <w:tcW w:w="0" w:type="auto"/>
          </w:tcPr>
          <w:p w14:paraId="32BF8F79" w14:textId="77777777" w:rsidR="00D554AF" w:rsidRPr="008E6C72" w:rsidRDefault="00D554AF" w:rsidP="00B70FBB">
            <w:pPr>
              <w:widowControl/>
              <w:autoSpaceDE/>
              <w:autoSpaceDN/>
              <w:jc w:val="center"/>
              <w:rPr>
                <w:bCs/>
              </w:rPr>
            </w:pPr>
            <w:r w:rsidRPr="00161D92">
              <w:t>49 (9.4%)</w:t>
            </w:r>
          </w:p>
        </w:tc>
        <w:tc>
          <w:tcPr>
            <w:tcW w:w="0" w:type="auto"/>
          </w:tcPr>
          <w:p w14:paraId="79EFF324" w14:textId="77777777" w:rsidR="00D554AF" w:rsidRPr="008E6C72" w:rsidRDefault="00D554AF" w:rsidP="00B70FBB">
            <w:pPr>
              <w:widowControl/>
              <w:autoSpaceDE/>
              <w:autoSpaceDN/>
              <w:jc w:val="center"/>
              <w:rPr>
                <w:bCs/>
              </w:rPr>
            </w:pPr>
            <w:r w:rsidRPr="00161D92">
              <w:t>0 (0.0%)</w:t>
            </w:r>
          </w:p>
        </w:tc>
        <w:tc>
          <w:tcPr>
            <w:tcW w:w="1497" w:type="dxa"/>
          </w:tcPr>
          <w:p w14:paraId="054F9249" w14:textId="77777777" w:rsidR="00D554AF" w:rsidRPr="008E6C72" w:rsidRDefault="00D554AF" w:rsidP="00B70FBB">
            <w:pPr>
              <w:widowControl/>
              <w:autoSpaceDE/>
              <w:autoSpaceDN/>
              <w:jc w:val="center"/>
              <w:rPr>
                <w:bCs/>
              </w:rPr>
            </w:pPr>
            <w:r w:rsidRPr="00161D92">
              <w:t>&gt;0.9</w:t>
            </w:r>
          </w:p>
        </w:tc>
      </w:tr>
      <w:tr w:rsidR="00D554AF" w:rsidRPr="008E6C72" w14:paraId="78DCE5C1" w14:textId="77777777" w:rsidTr="00B70FBB">
        <w:trPr>
          <w:trHeight w:val="302"/>
        </w:trPr>
        <w:tc>
          <w:tcPr>
            <w:tcW w:w="4527" w:type="dxa"/>
          </w:tcPr>
          <w:p w14:paraId="4BDA7158" w14:textId="77777777" w:rsidR="00D554AF" w:rsidRPr="008E6C72" w:rsidRDefault="00D554AF" w:rsidP="00B70FBB">
            <w:pPr>
              <w:widowControl/>
              <w:autoSpaceDE/>
              <w:autoSpaceDN/>
              <w:rPr>
                <w:bCs/>
              </w:rPr>
            </w:pPr>
            <w:r w:rsidRPr="008E6C72">
              <w:rPr>
                <w:bCs/>
              </w:rPr>
              <w:t>Any postural drop in blood pressure</w:t>
            </w:r>
          </w:p>
        </w:tc>
        <w:tc>
          <w:tcPr>
            <w:tcW w:w="0" w:type="auto"/>
          </w:tcPr>
          <w:p w14:paraId="163B22A6" w14:textId="77777777" w:rsidR="00D554AF" w:rsidRPr="008E6C72" w:rsidRDefault="00D554AF" w:rsidP="00B70FBB">
            <w:pPr>
              <w:widowControl/>
              <w:autoSpaceDE/>
              <w:autoSpaceDN/>
              <w:jc w:val="center"/>
              <w:rPr>
                <w:bCs/>
              </w:rPr>
            </w:pPr>
            <w:r w:rsidRPr="00161D92">
              <w:t>23 (4.4%)</w:t>
            </w:r>
          </w:p>
        </w:tc>
        <w:tc>
          <w:tcPr>
            <w:tcW w:w="0" w:type="auto"/>
          </w:tcPr>
          <w:p w14:paraId="75AD006F" w14:textId="77777777" w:rsidR="00D554AF" w:rsidRPr="008E6C72" w:rsidRDefault="00D554AF" w:rsidP="00B70FBB">
            <w:pPr>
              <w:widowControl/>
              <w:autoSpaceDE/>
              <w:autoSpaceDN/>
              <w:jc w:val="center"/>
              <w:rPr>
                <w:bCs/>
              </w:rPr>
            </w:pPr>
            <w:r w:rsidRPr="00161D92">
              <w:t>0 (0.0%)</w:t>
            </w:r>
          </w:p>
        </w:tc>
        <w:tc>
          <w:tcPr>
            <w:tcW w:w="1497" w:type="dxa"/>
          </w:tcPr>
          <w:p w14:paraId="08F6A321" w14:textId="77777777" w:rsidR="00D554AF" w:rsidRPr="008E6C72" w:rsidRDefault="00D554AF" w:rsidP="00B70FBB">
            <w:pPr>
              <w:widowControl/>
              <w:autoSpaceDE/>
              <w:autoSpaceDN/>
              <w:jc w:val="center"/>
              <w:rPr>
                <w:bCs/>
              </w:rPr>
            </w:pPr>
            <w:r w:rsidRPr="00161D92">
              <w:t>&gt;0.9</w:t>
            </w:r>
          </w:p>
        </w:tc>
      </w:tr>
      <w:tr w:rsidR="00D554AF" w:rsidRPr="008E6C72" w14:paraId="1525DB93" w14:textId="77777777" w:rsidTr="00B70FBB">
        <w:trPr>
          <w:trHeight w:val="297"/>
        </w:trPr>
        <w:tc>
          <w:tcPr>
            <w:tcW w:w="4527" w:type="dxa"/>
          </w:tcPr>
          <w:p w14:paraId="4D6702DE" w14:textId="77777777" w:rsidR="00D554AF" w:rsidRPr="008E6C72" w:rsidRDefault="00D554AF" w:rsidP="00B70FBB">
            <w:pPr>
              <w:widowControl/>
              <w:autoSpaceDE/>
              <w:autoSpaceDN/>
              <w:rPr>
                <w:bCs/>
              </w:rPr>
            </w:pPr>
            <w:r w:rsidRPr="008E6C72">
              <w:rPr>
                <w:bCs/>
              </w:rPr>
              <w:t>Presence of anaemia</w:t>
            </w:r>
          </w:p>
        </w:tc>
        <w:tc>
          <w:tcPr>
            <w:tcW w:w="0" w:type="auto"/>
          </w:tcPr>
          <w:p w14:paraId="03E5CBC1" w14:textId="77777777" w:rsidR="00D554AF" w:rsidRPr="008E6C72" w:rsidRDefault="00D554AF" w:rsidP="00B70FBB">
            <w:pPr>
              <w:widowControl/>
              <w:autoSpaceDE/>
              <w:autoSpaceDN/>
              <w:jc w:val="center"/>
              <w:rPr>
                <w:bCs/>
              </w:rPr>
            </w:pPr>
            <w:r w:rsidRPr="00161D92">
              <w:t>314 (60.4%)</w:t>
            </w:r>
          </w:p>
        </w:tc>
        <w:tc>
          <w:tcPr>
            <w:tcW w:w="0" w:type="auto"/>
          </w:tcPr>
          <w:p w14:paraId="21C65B12" w14:textId="77777777" w:rsidR="00D554AF" w:rsidRPr="008E6C72" w:rsidRDefault="00D554AF" w:rsidP="00B70FBB">
            <w:pPr>
              <w:widowControl/>
              <w:autoSpaceDE/>
              <w:autoSpaceDN/>
              <w:jc w:val="center"/>
              <w:rPr>
                <w:bCs/>
              </w:rPr>
            </w:pPr>
            <w:r w:rsidRPr="00161D92">
              <w:t>6 (42.9%)</w:t>
            </w:r>
          </w:p>
        </w:tc>
        <w:tc>
          <w:tcPr>
            <w:tcW w:w="1497" w:type="dxa"/>
          </w:tcPr>
          <w:p w14:paraId="51A07E9B" w14:textId="77777777" w:rsidR="00D554AF" w:rsidRPr="008E6C72" w:rsidRDefault="00D554AF" w:rsidP="00B70FBB">
            <w:pPr>
              <w:widowControl/>
              <w:autoSpaceDE/>
              <w:autoSpaceDN/>
              <w:jc w:val="center"/>
              <w:rPr>
                <w:bCs/>
              </w:rPr>
            </w:pPr>
            <w:r w:rsidRPr="00161D92">
              <w:t>0.7</w:t>
            </w:r>
          </w:p>
        </w:tc>
      </w:tr>
      <w:tr w:rsidR="00D554AF" w:rsidRPr="008E6C72" w14:paraId="0905C969" w14:textId="77777777" w:rsidTr="00B70FBB">
        <w:trPr>
          <w:trHeight w:val="206"/>
        </w:trPr>
        <w:tc>
          <w:tcPr>
            <w:tcW w:w="4527" w:type="dxa"/>
          </w:tcPr>
          <w:p w14:paraId="68655304" w14:textId="77777777" w:rsidR="00D554AF" w:rsidRPr="008E6C72" w:rsidRDefault="00D554AF" w:rsidP="00B70FBB">
            <w:pPr>
              <w:widowControl/>
              <w:autoSpaceDE/>
              <w:autoSpaceDN/>
              <w:rPr>
                <w:b/>
              </w:rPr>
            </w:pPr>
            <w:r w:rsidRPr="008E6C72">
              <w:rPr>
                <w:b/>
              </w:rPr>
              <w:t>INVESTIGATIONS</w:t>
            </w:r>
          </w:p>
        </w:tc>
        <w:tc>
          <w:tcPr>
            <w:tcW w:w="0" w:type="auto"/>
          </w:tcPr>
          <w:p w14:paraId="122EBEA3" w14:textId="77777777" w:rsidR="00D554AF" w:rsidRPr="008E6C72" w:rsidRDefault="00D554AF" w:rsidP="00B70FBB">
            <w:pPr>
              <w:widowControl/>
              <w:autoSpaceDE/>
              <w:autoSpaceDN/>
              <w:jc w:val="center"/>
              <w:rPr>
                <w:b/>
              </w:rPr>
            </w:pPr>
          </w:p>
        </w:tc>
        <w:tc>
          <w:tcPr>
            <w:tcW w:w="0" w:type="auto"/>
          </w:tcPr>
          <w:p w14:paraId="26542232" w14:textId="77777777" w:rsidR="00D554AF" w:rsidRPr="008E6C72" w:rsidRDefault="00D554AF" w:rsidP="00B70FBB">
            <w:pPr>
              <w:widowControl/>
              <w:autoSpaceDE/>
              <w:autoSpaceDN/>
              <w:jc w:val="center"/>
              <w:rPr>
                <w:b/>
              </w:rPr>
            </w:pPr>
          </w:p>
        </w:tc>
        <w:tc>
          <w:tcPr>
            <w:tcW w:w="1497" w:type="dxa"/>
          </w:tcPr>
          <w:p w14:paraId="04B0ADBC" w14:textId="77777777" w:rsidR="00D554AF" w:rsidRPr="008E6C72" w:rsidRDefault="00D554AF" w:rsidP="00B70FBB">
            <w:pPr>
              <w:widowControl/>
              <w:autoSpaceDE/>
              <w:autoSpaceDN/>
              <w:jc w:val="center"/>
              <w:rPr>
                <w:b/>
              </w:rPr>
            </w:pPr>
          </w:p>
        </w:tc>
      </w:tr>
      <w:tr w:rsidR="00D554AF" w:rsidRPr="008E6C72" w14:paraId="109B719E" w14:textId="77777777" w:rsidTr="00B70FBB">
        <w:trPr>
          <w:trHeight w:val="297"/>
        </w:trPr>
        <w:tc>
          <w:tcPr>
            <w:tcW w:w="4527" w:type="dxa"/>
          </w:tcPr>
          <w:p w14:paraId="3E0C78E4" w14:textId="77777777" w:rsidR="00D554AF" w:rsidRPr="008E6C72" w:rsidRDefault="00D554AF" w:rsidP="00B70FBB">
            <w:pPr>
              <w:widowControl/>
              <w:autoSpaceDE/>
              <w:autoSpaceDN/>
              <w:rPr>
                <w:bCs/>
              </w:rPr>
            </w:pPr>
            <w:r w:rsidRPr="008E6C72">
              <w:rPr>
                <w:bCs/>
              </w:rPr>
              <w:t>Viral load (log10 copies/mL)</w:t>
            </w:r>
          </w:p>
        </w:tc>
        <w:tc>
          <w:tcPr>
            <w:tcW w:w="0" w:type="auto"/>
          </w:tcPr>
          <w:p w14:paraId="7F86A20F" w14:textId="77777777" w:rsidR="00D554AF" w:rsidRPr="008E6C72" w:rsidRDefault="00D554AF" w:rsidP="00B70FBB">
            <w:pPr>
              <w:widowControl/>
              <w:autoSpaceDE/>
              <w:autoSpaceDN/>
              <w:jc w:val="center"/>
              <w:rPr>
                <w:bCs/>
              </w:rPr>
            </w:pPr>
            <w:r w:rsidRPr="00052760">
              <w:t>4.7 (3.2, 5.4)</w:t>
            </w:r>
          </w:p>
        </w:tc>
        <w:tc>
          <w:tcPr>
            <w:tcW w:w="0" w:type="auto"/>
          </w:tcPr>
          <w:p w14:paraId="6B04147B" w14:textId="77777777" w:rsidR="00D554AF" w:rsidRPr="008E6C72" w:rsidRDefault="00D554AF" w:rsidP="00B70FBB">
            <w:pPr>
              <w:widowControl/>
              <w:autoSpaceDE/>
              <w:autoSpaceDN/>
              <w:jc w:val="center"/>
              <w:rPr>
                <w:bCs/>
              </w:rPr>
            </w:pPr>
            <w:r w:rsidRPr="00052760">
              <w:t>5.3 (5.3, 5.3)</w:t>
            </w:r>
          </w:p>
        </w:tc>
        <w:tc>
          <w:tcPr>
            <w:tcW w:w="1497" w:type="dxa"/>
          </w:tcPr>
          <w:p w14:paraId="16929644" w14:textId="77777777" w:rsidR="00D554AF" w:rsidRPr="008E6C72" w:rsidRDefault="00D554AF" w:rsidP="00B70FBB">
            <w:pPr>
              <w:widowControl/>
              <w:autoSpaceDE/>
              <w:autoSpaceDN/>
              <w:jc w:val="center"/>
              <w:rPr>
                <w:bCs/>
              </w:rPr>
            </w:pPr>
            <w:r w:rsidRPr="00052760">
              <w:t>0.9</w:t>
            </w:r>
          </w:p>
        </w:tc>
      </w:tr>
      <w:tr w:rsidR="00D554AF" w:rsidRPr="008E6C72" w14:paraId="04DD7852" w14:textId="77777777" w:rsidTr="00B70FBB">
        <w:trPr>
          <w:trHeight w:val="297"/>
        </w:trPr>
        <w:tc>
          <w:tcPr>
            <w:tcW w:w="4527" w:type="dxa"/>
          </w:tcPr>
          <w:p w14:paraId="366275BE" w14:textId="77777777" w:rsidR="00D554AF" w:rsidRPr="008E6C72" w:rsidRDefault="00D554AF" w:rsidP="00B70FBB">
            <w:pPr>
              <w:widowControl/>
              <w:autoSpaceDE/>
              <w:autoSpaceDN/>
              <w:rPr>
                <w:bCs/>
              </w:rPr>
            </w:pPr>
            <w:r w:rsidRPr="008E6C72">
              <w:rPr>
                <w:bCs/>
              </w:rPr>
              <w:t>Pulmonary tuberculosis</w:t>
            </w:r>
          </w:p>
        </w:tc>
        <w:tc>
          <w:tcPr>
            <w:tcW w:w="0" w:type="auto"/>
          </w:tcPr>
          <w:p w14:paraId="7A4BCE77" w14:textId="77777777" w:rsidR="00D554AF" w:rsidRPr="008E6C72" w:rsidRDefault="00D554AF" w:rsidP="00B70FBB">
            <w:pPr>
              <w:widowControl/>
              <w:autoSpaceDE/>
              <w:autoSpaceDN/>
              <w:jc w:val="center"/>
              <w:rPr>
                <w:bCs/>
              </w:rPr>
            </w:pPr>
            <w:r w:rsidRPr="00052760">
              <w:t>341 (63.7%)</w:t>
            </w:r>
          </w:p>
        </w:tc>
        <w:tc>
          <w:tcPr>
            <w:tcW w:w="0" w:type="auto"/>
          </w:tcPr>
          <w:p w14:paraId="493CA045" w14:textId="77777777" w:rsidR="00D554AF" w:rsidRPr="008E6C72" w:rsidRDefault="00D554AF" w:rsidP="00B70FBB">
            <w:pPr>
              <w:widowControl/>
              <w:autoSpaceDE/>
              <w:autoSpaceDN/>
              <w:jc w:val="center"/>
              <w:rPr>
                <w:bCs/>
              </w:rPr>
            </w:pPr>
            <w:r w:rsidRPr="00052760">
              <w:t>7 (50.0%)</w:t>
            </w:r>
          </w:p>
        </w:tc>
        <w:tc>
          <w:tcPr>
            <w:tcW w:w="1497" w:type="dxa"/>
          </w:tcPr>
          <w:p w14:paraId="35DD4644" w14:textId="77777777" w:rsidR="00D554AF" w:rsidRPr="008E6C72" w:rsidRDefault="00D554AF" w:rsidP="00B70FBB">
            <w:pPr>
              <w:widowControl/>
              <w:autoSpaceDE/>
              <w:autoSpaceDN/>
              <w:jc w:val="center"/>
              <w:rPr>
                <w:b/>
              </w:rPr>
            </w:pPr>
            <w:r w:rsidRPr="00052760">
              <w:t>0.8</w:t>
            </w:r>
          </w:p>
        </w:tc>
      </w:tr>
      <w:tr w:rsidR="00D554AF" w:rsidRPr="008E6C72" w14:paraId="6331D8F8" w14:textId="77777777" w:rsidTr="00B70FBB">
        <w:trPr>
          <w:trHeight w:val="211"/>
        </w:trPr>
        <w:tc>
          <w:tcPr>
            <w:tcW w:w="4527" w:type="dxa"/>
          </w:tcPr>
          <w:p w14:paraId="3F5D9E8E" w14:textId="77777777" w:rsidR="00D554AF" w:rsidRPr="008E6C72" w:rsidRDefault="00D554AF" w:rsidP="00B70FBB">
            <w:pPr>
              <w:widowControl/>
              <w:autoSpaceDE/>
              <w:autoSpaceDN/>
              <w:rPr>
                <w:bCs/>
              </w:rPr>
            </w:pPr>
            <w:r w:rsidRPr="008E6C72">
              <w:rPr>
                <w:bCs/>
              </w:rPr>
              <w:t>Extra pulmonary tuberculosis</w:t>
            </w:r>
          </w:p>
        </w:tc>
        <w:tc>
          <w:tcPr>
            <w:tcW w:w="0" w:type="auto"/>
          </w:tcPr>
          <w:p w14:paraId="05989358" w14:textId="77777777" w:rsidR="00D554AF" w:rsidRPr="008E6C72" w:rsidRDefault="00D554AF" w:rsidP="00B70FBB">
            <w:pPr>
              <w:widowControl/>
              <w:autoSpaceDE/>
              <w:autoSpaceDN/>
              <w:jc w:val="center"/>
              <w:rPr>
                <w:bCs/>
              </w:rPr>
            </w:pPr>
            <w:r w:rsidRPr="00052760">
              <w:t>107 (20.0%)</w:t>
            </w:r>
          </w:p>
        </w:tc>
        <w:tc>
          <w:tcPr>
            <w:tcW w:w="0" w:type="auto"/>
          </w:tcPr>
          <w:p w14:paraId="49593DB5" w14:textId="77777777" w:rsidR="00D554AF" w:rsidRPr="008E6C72" w:rsidRDefault="00D554AF" w:rsidP="00B70FBB">
            <w:pPr>
              <w:widowControl/>
              <w:autoSpaceDE/>
              <w:autoSpaceDN/>
              <w:jc w:val="center"/>
              <w:rPr>
                <w:bCs/>
              </w:rPr>
            </w:pPr>
            <w:r w:rsidRPr="00052760">
              <w:t>3 (21.4%)</w:t>
            </w:r>
          </w:p>
        </w:tc>
        <w:tc>
          <w:tcPr>
            <w:tcW w:w="1497" w:type="dxa"/>
          </w:tcPr>
          <w:p w14:paraId="7FA11F11" w14:textId="77777777" w:rsidR="00D554AF" w:rsidRPr="008E6C72" w:rsidRDefault="00D554AF" w:rsidP="00B70FBB">
            <w:pPr>
              <w:widowControl/>
              <w:autoSpaceDE/>
              <w:autoSpaceDN/>
              <w:jc w:val="center"/>
              <w:rPr>
                <w:b/>
              </w:rPr>
            </w:pPr>
            <w:r w:rsidRPr="00052760">
              <w:t>&gt;0.9</w:t>
            </w:r>
          </w:p>
        </w:tc>
      </w:tr>
      <w:tr w:rsidR="00D554AF" w:rsidRPr="008E6C72" w14:paraId="15747934" w14:textId="77777777" w:rsidTr="00B70FBB">
        <w:trPr>
          <w:trHeight w:val="297"/>
        </w:trPr>
        <w:tc>
          <w:tcPr>
            <w:tcW w:w="4527" w:type="dxa"/>
          </w:tcPr>
          <w:p w14:paraId="0A5D7D6F" w14:textId="77777777" w:rsidR="00D554AF" w:rsidRPr="00BF4CD6" w:rsidRDefault="00D554AF" w:rsidP="00B70FBB">
            <w:pPr>
              <w:widowControl/>
              <w:autoSpaceDE/>
              <w:autoSpaceDN/>
              <w:rPr>
                <w:bCs/>
                <w:i/>
                <w:iCs/>
              </w:rPr>
            </w:pPr>
            <w:r w:rsidRPr="00BF4CD6">
              <w:rPr>
                <w:bCs/>
                <w:i/>
                <w:iCs/>
              </w:rPr>
              <w:t>Cryptococcus neoformans</w:t>
            </w:r>
          </w:p>
        </w:tc>
        <w:tc>
          <w:tcPr>
            <w:tcW w:w="0" w:type="auto"/>
          </w:tcPr>
          <w:p w14:paraId="3FA1CEE9" w14:textId="77777777" w:rsidR="00D554AF" w:rsidRPr="008E6C72" w:rsidRDefault="00D554AF" w:rsidP="00B70FBB">
            <w:pPr>
              <w:widowControl/>
              <w:autoSpaceDE/>
              <w:autoSpaceDN/>
              <w:jc w:val="center"/>
              <w:rPr>
                <w:bCs/>
              </w:rPr>
            </w:pPr>
            <w:r w:rsidRPr="00052760">
              <w:t>23 (4.3%)</w:t>
            </w:r>
          </w:p>
        </w:tc>
        <w:tc>
          <w:tcPr>
            <w:tcW w:w="0" w:type="auto"/>
          </w:tcPr>
          <w:p w14:paraId="3D8B9457" w14:textId="77777777" w:rsidR="00D554AF" w:rsidRPr="008E6C72" w:rsidRDefault="00D554AF" w:rsidP="00B70FBB">
            <w:pPr>
              <w:widowControl/>
              <w:autoSpaceDE/>
              <w:autoSpaceDN/>
              <w:jc w:val="center"/>
              <w:rPr>
                <w:bCs/>
              </w:rPr>
            </w:pPr>
            <w:r w:rsidRPr="00052760">
              <w:t>6 (42.9%)</w:t>
            </w:r>
          </w:p>
        </w:tc>
        <w:tc>
          <w:tcPr>
            <w:tcW w:w="1497" w:type="dxa"/>
          </w:tcPr>
          <w:p w14:paraId="2EC6A353" w14:textId="77777777" w:rsidR="00D554AF" w:rsidRPr="00C531C7" w:rsidRDefault="00D554AF" w:rsidP="00B70FBB">
            <w:pPr>
              <w:widowControl/>
              <w:autoSpaceDE/>
              <w:autoSpaceDN/>
              <w:jc w:val="center"/>
              <w:rPr>
                <w:b/>
                <w:bCs/>
              </w:rPr>
            </w:pPr>
            <w:r w:rsidRPr="00583302">
              <w:rPr>
                <w:b/>
                <w:bCs/>
              </w:rPr>
              <w:t>0.001</w:t>
            </w:r>
          </w:p>
        </w:tc>
      </w:tr>
      <w:tr w:rsidR="00D554AF" w:rsidRPr="008E6C72" w14:paraId="0A0AB9E3" w14:textId="77777777" w:rsidTr="00B70FBB">
        <w:trPr>
          <w:trHeight w:val="302"/>
        </w:trPr>
        <w:tc>
          <w:tcPr>
            <w:tcW w:w="4527" w:type="dxa"/>
          </w:tcPr>
          <w:p w14:paraId="305A6F65" w14:textId="77777777" w:rsidR="00D554AF" w:rsidRPr="008E6C72" w:rsidRDefault="00D554AF" w:rsidP="00B70FBB">
            <w:pPr>
              <w:widowControl/>
              <w:autoSpaceDE/>
              <w:autoSpaceDN/>
              <w:rPr>
                <w:bCs/>
              </w:rPr>
            </w:pPr>
            <w:r w:rsidRPr="008E6C72">
              <w:rPr>
                <w:bCs/>
              </w:rPr>
              <w:t>Pneumonia</w:t>
            </w:r>
          </w:p>
        </w:tc>
        <w:tc>
          <w:tcPr>
            <w:tcW w:w="0" w:type="auto"/>
          </w:tcPr>
          <w:p w14:paraId="187055AD" w14:textId="77777777" w:rsidR="00D554AF" w:rsidRPr="008E6C72" w:rsidRDefault="00D554AF" w:rsidP="00B70FBB">
            <w:pPr>
              <w:widowControl/>
              <w:autoSpaceDE/>
              <w:autoSpaceDN/>
              <w:jc w:val="center"/>
              <w:rPr>
                <w:bCs/>
              </w:rPr>
            </w:pPr>
            <w:r w:rsidRPr="00052760">
              <w:t>60 (11.2%)</w:t>
            </w:r>
          </w:p>
        </w:tc>
        <w:tc>
          <w:tcPr>
            <w:tcW w:w="0" w:type="auto"/>
          </w:tcPr>
          <w:p w14:paraId="28939B7A" w14:textId="77777777" w:rsidR="00D554AF" w:rsidRPr="008E6C72" w:rsidRDefault="00D554AF" w:rsidP="00B70FBB">
            <w:pPr>
              <w:widowControl/>
              <w:autoSpaceDE/>
              <w:autoSpaceDN/>
              <w:jc w:val="center"/>
              <w:rPr>
                <w:bCs/>
              </w:rPr>
            </w:pPr>
            <w:r w:rsidRPr="00052760">
              <w:t>2 (14.3%)</w:t>
            </w:r>
          </w:p>
        </w:tc>
        <w:tc>
          <w:tcPr>
            <w:tcW w:w="1497" w:type="dxa"/>
          </w:tcPr>
          <w:p w14:paraId="41C051B1" w14:textId="77777777" w:rsidR="00D554AF" w:rsidRPr="008E6C72" w:rsidRDefault="00D554AF" w:rsidP="00B70FBB">
            <w:pPr>
              <w:widowControl/>
              <w:autoSpaceDE/>
              <w:autoSpaceDN/>
              <w:jc w:val="center"/>
              <w:rPr>
                <w:bCs/>
              </w:rPr>
            </w:pPr>
            <w:r w:rsidRPr="00052760">
              <w:t>&gt;0.9</w:t>
            </w:r>
          </w:p>
        </w:tc>
      </w:tr>
      <w:tr w:rsidR="00D554AF" w:rsidRPr="008E6C72" w14:paraId="7BD12460" w14:textId="77777777" w:rsidTr="00B70FBB">
        <w:trPr>
          <w:trHeight w:val="297"/>
        </w:trPr>
        <w:tc>
          <w:tcPr>
            <w:tcW w:w="4527" w:type="dxa"/>
          </w:tcPr>
          <w:p w14:paraId="5889F0FC" w14:textId="77777777" w:rsidR="00D554AF" w:rsidRPr="008E6C72" w:rsidRDefault="00D554AF" w:rsidP="00B70FBB">
            <w:pPr>
              <w:widowControl/>
              <w:autoSpaceDE/>
              <w:autoSpaceDN/>
              <w:rPr>
                <w:bCs/>
              </w:rPr>
            </w:pPr>
            <w:r w:rsidRPr="008E6C72">
              <w:rPr>
                <w:bCs/>
              </w:rPr>
              <w:t>Hepatitis B</w:t>
            </w:r>
          </w:p>
        </w:tc>
        <w:tc>
          <w:tcPr>
            <w:tcW w:w="0" w:type="auto"/>
          </w:tcPr>
          <w:p w14:paraId="3EEEE43D" w14:textId="77777777" w:rsidR="00D554AF" w:rsidRPr="008E6C72" w:rsidRDefault="00D554AF" w:rsidP="00B70FBB">
            <w:pPr>
              <w:widowControl/>
              <w:autoSpaceDE/>
              <w:autoSpaceDN/>
              <w:jc w:val="center"/>
              <w:rPr>
                <w:bCs/>
              </w:rPr>
            </w:pPr>
            <w:r w:rsidRPr="00052760">
              <w:t>16 (3.0%)</w:t>
            </w:r>
          </w:p>
        </w:tc>
        <w:tc>
          <w:tcPr>
            <w:tcW w:w="0" w:type="auto"/>
          </w:tcPr>
          <w:p w14:paraId="6DB6D931" w14:textId="77777777" w:rsidR="00D554AF" w:rsidRPr="008E6C72" w:rsidRDefault="00D554AF" w:rsidP="00B70FBB">
            <w:pPr>
              <w:widowControl/>
              <w:autoSpaceDE/>
              <w:autoSpaceDN/>
              <w:jc w:val="center"/>
              <w:rPr>
                <w:bCs/>
              </w:rPr>
            </w:pPr>
            <w:r w:rsidRPr="00052760">
              <w:t>2 (14.3%)</w:t>
            </w:r>
          </w:p>
        </w:tc>
        <w:tc>
          <w:tcPr>
            <w:tcW w:w="1497" w:type="dxa"/>
          </w:tcPr>
          <w:p w14:paraId="1AB70F42" w14:textId="77777777" w:rsidR="00D554AF" w:rsidRPr="008E6C72" w:rsidRDefault="00D554AF" w:rsidP="00B70FBB">
            <w:pPr>
              <w:widowControl/>
              <w:autoSpaceDE/>
              <w:autoSpaceDN/>
              <w:jc w:val="center"/>
              <w:rPr>
                <w:bCs/>
              </w:rPr>
            </w:pPr>
            <w:r w:rsidRPr="00052760">
              <w:t>0.5</w:t>
            </w:r>
          </w:p>
        </w:tc>
      </w:tr>
      <w:tr w:rsidR="00D554AF" w:rsidRPr="008E6C72" w14:paraId="6A9E4005" w14:textId="77777777" w:rsidTr="00B70FBB">
        <w:trPr>
          <w:trHeight w:val="206"/>
        </w:trPr>
        <w:tc>
          <w:tcPr>
            <w:tcW w:w="4527" w:type="dxa"/>
          </w:tcPr>
          <w:p w14:paraId="216D6911" w14:textId="77777777" w:rsidR="00D554AF" w:rsidRPr="00BF4CD6" w:rsidRDefault="00D554AF" w:rsidP="00B70FBB">
            <w:pPr>
              <w:widowControl/>
              <w:autoSpaceDE/>
              <w:autoSpaceDN/>
              <w:rPr>
                <w:bCs/>
                <w:i/>
                <w:iCs/>
              </w:rPr>
            </w:pPr>
            <w:r w:rsidRPr="00BF4CD6">
              <w:rPr>
                <w:bCs/>
                <w:i/>
                <w:iCs/>
              </w:rPr>
              <w:t>Candida albicans</w:t>
            </w:r>
          </w:p>
        </w:tc>
        <w:tc>
          <w:tcPr>
            <w:tcW w:w="0" w:type="auto"/>
          </w:tcPr>
          <w:p w14:paraId="7D64841E" w14:textId="77777777" w:rsidR="00D554AF" w:rsidRPr="008E6C72" w:rsidRDefault="00D554AF" w:rsidP="00B70FBB">
            <w:pPr>
              <w:widowControl/>
              <w:autoSpaceDE/>
              <w:autoSpaceDN/>
              <w:jc w:val="center"/>
              <w:rPr>
                <w:bCs/>
              </w:rPr>
            </w:pPr>
            <w:r w:rsidRPr="00052760">
              <w:t>34 (6.4%)</w:t>
            </w:r>
          </w:p>
        </w:tc>
        <w:tc>
          <w:tcPr>
            <w:tcW w:w="0" w:type="auto"/>
          </w:tcPr>
          <w:p w14:paraId="142D7607" w14:textId="77777777" w:rsidR="00D554AF" w:rsidRPr="008E6C72" w:rsidRDefault="00D554AF" w:rsidP="00B70FBB">
            <w:pPr>
              <w:widowControl/>
              <w:autoSpaceDE/>
              <w:autoSpaceDN/>
              <w:jc w:val="center"/>
              <w:rPr>
                <w:bCs/>
              </w:rPr>
            </w:pPr>
            <w:r w:rsidRPr="00052760">
              <w:t>1 (7.1%)</w:t>
            </w:r>
          </w:p>
        </w:tc>
        <w:tc>
          <w:tcPr>
            <w:tcW w:w="1497" w:type="dxa"/>
          </w:tcPr>
          <w:p w14:paraId="2F159913" w14:textId="77777777" w:rsidR="00D554AF" w:rsidRPr="008E6C72" w:rsidRDefault="00D554AF" w:rsidP="00B70FBB">
            <w:pPr>
              <w:widowControl/>
              <w:autoSpaceDE/>
              <w:autoSpaceDN/>
              <w:jc w:val="center"/>
              <w:rPr>
                <w:bCs/>
              </w:rPr>
            </w:pPr>
            <w:r w:rsidRPr="00052760">
              <w:t>&gt;0.9</w:t>
            </w:r>
          </w:p>
        </w:tc>
      </w:tr>
      <w:tr w:rsidR="00D554AF" w:rsidRPr="008E6C72" w14:paraId="2E92FC8B" w14:textId="77777777" w:rsidTr="00B70FBB">
        <w:trPr>
          <w:trHeight w:val="206"/>
        </w:trPr>
        <w:tc>
          <w:tcPr>
            <w:tcW w:w="4527" w:type="dxa"/>
          </w:tcPr>
          <w:p w14:paraId="540B0304" w14:textId="77777777" w:rsidR="00D554AF" w:rsidRPr="008E6C72" w:rsidRDefault="00D554AF" w:rsidP="00B70FBB">
            <w:pPr>
              <w:widowControl/>
              <w:autoSpaceDE/>
              <w:autoSpaceDN/>
              <w:rPr>
                <w:bCs/>
              </w:rPr>
            </w:pPr>
            <w:r w:rsidRPr="008E6C72">
              <w:rPr>
                <w:bCs/>
              </w:rPr>
              <w:t>Kaposis sarcoma</w:t>
            </w:r>
          </w:p>
        </w:tc>
        <w:tc>
          <w:tcPr>
            <w:tcW w:w="0" w:type="auto"/>
          </w:tcPr>
          <w:p w14:paraId="457F8C51" w14:textId="77777777" w:rsidR="00D554AF" w:rsidRPr="008E6C72" w:rsidRDefault="00D554AF" w:rsidP="00B70FBB">
            <w:pPr>
              <w:widowControl/>
              <w:autoSpaceDE/>
              <w:autoSpaceDN/>
              <w:jc w:val="center"/>
              <w:rPr>
                <w:bCs/>
              </w:rPr>
            </w:pPr>
            <w:r w:rsidRPr="00052760">
              <w:t>6 (1.1%)</w:t>
            </w:r>
          </w:p>
        </w:tc>
        <w:tc>
          <w:tcPr>
            <w:tcW w:w="0" w:type="auto"/>
          </w:tcPr>
          <w:p w14:paraId="4936CD6D" w14:textId="77777777" w:rsidR="00D554AF" w:rsidRPr="008E6C72" w:rsidRDefault="00D554AF" w:rsidP="00B70FBB">
            <w:pPr>
              <w:widowControl/>
              <w:autoSpaceDE/>
              <w:autoSpaceDN/>
              <w:jc w:val="center"/>
              <w:rPr>
                <w:bCs/>
              </w:rPr>
            </w:pPr>
            <w:r w:rsidRPr="00052760">
              <w:t>0 (0.0%)</w:t>
            </w:r>
          </w:p>
        </w:tc>
        <w:tc>
          <w:tcPr>
            <w:tcW w:w="1497" w:type="dxa"/>
          </w:tcPr>
          <w:p w14:paraId="5673ABCF" w14:textId="77777777" w:rsidR="00D554AF" w:rsidRPr="008E6C72" w:rsidRDefault="00D554AF" w:rsidP="00B70FBB">
            <w:pPr>
              <w:widowControl/>
              <w:autoSpaceDE/>
              <w:autoSpaceDN/>
              <w:jc w:val="center"/>
              <w:rPr>
                <w:bCs/>
              </w:rPr>
            </w:pPr>
            <w:r w:rsidRPr="00052760">
              <w:t>&gt;0.9</w:t>
            </w:r>
          </w:p>
        </w:tc>
      </w:tr>
      <w:tr w:rsidR="00D554AF" w:rsidRPr="008E6C72" w14:paraId="7ACF4221" w14:textId="77777777" w:rsidTr="00B70FBB">
        <w:trPr>
          <w:trHeight w:val="206"/>
        </w:trPr>
        <w:tc>
          <w:tcPr>
            <w:tcW w:w="4527" w:type="dxa"/>
          </w:tcPr>
          <w:p w14:paraId="57EF19E4" w14:textId="77777777" w:rsidR="00D554AF" w:rsidRPr="008E6C72" w:rsidRDefault="00D554AF" w:rsidP="00B70FBB">
            <w:pPr>
              <w:widowControl/>
              <w:autoSpaceDE/>
              <w:autoSpaceDN/>
              <w:rPr>
                <w:bCs/>
              </w:rPr>
            </w:pPr>
            <w:r w:rsidRPr="00477BEC">
              <w:rPr>
                <w:bCs/>
              </w:rPr>
              <w:t>Pneumocystis Jiroveci Pneumonia</w:t>
            </w:r>
          </w:p>
        </w:tc>
        <w:tc>
          <w:tcPr>
            <w:tcW w:w="0" w:type="auto"/>
          </w:tcPr>
          <w:p w14:paraId="0AC11EEA" w14:textId="77777777" w:rsidR="00D554AF" w:rsidRPr="008E6C72" w:rsidRDefault="00D554AF" w:rsidP="00B70FBB">
            <w:pPr>
              <w:widowControl/>
              <w:autoSpaceDE/>
              <w:autoSpaceDN/>
              <w:jc w:val="center"/>
              <w:rPr>
                <w:bCs/>
              </w:rPr>
            </w:pPr>
            <w:r w:rsidRPr="00052760">
              <w:t>5 (0.9%)</w:t>
            </w:r>
          </w:p>
        </w:tc>
        <w:tc>
          <w:tcPr>
            <w:tcW w:w="0" w:type="auto"/>
          </w:tcPr>
          <w:p w14:paraId="2DCBBDBE" w14:textId="77777777" w:rsidR="00D554AF" w:rsidRPr="008E6C72" w:rsidRDefault="00D554AF" w:rsidP="00B70FBB">
            <w:pPr>
              <w:widowControl/>
              <w:autoSpaceDE/>
              <w:autoSpaceDN/>
              <w:jc w:val="center"/>
              <w:rPr>
                <w:bCs/>
              </w:rPr>
            </w:pPr>
            <w:r w:rsidRPr="00052760">
              <w:t>0 (0.0%)</w:t>
            </w:r>
          </w:p>
        </w:tc>
        <w:tc>
          <w:tcPr>
            <w:tcW w:w="1497" w:type="dxa"/>
          </w:tcPr>
          <w:p w14:paraId="7C3AE77B" w14:textId="77777777" w:rsidR="00D554AF" w:rsidRPr="008E6C72" w:rsidRDefault="00D554AF" w:rsidP="00B70FBB">
            <w:pPr>
              <w:widowControl/>
              <w:autoSpaceDE/>
              <w:autoSpaceDN/>
              <w:jc w:val="center"/>
              <w:rPr>
                <w:bCs/>
              </w:rPr>
            </w:pPr>
            <w:r w:rsidRPr="00052760">
              <w:t>&gt;0.9</w:t>
            </w:r>
          </w:p>
        </w:tc>
      </w:tr>
      <w:tr w:rsidR="00D554AF" w:rsidRPr="008E6C72" w14:paraId="5B90C0E8" w14:textId="77777777" w:rsidTr="00B70FBB">
        <w:trPr>
          <w:trHeight w:val="206"/>
        </w:trPr>
        <w:tc>
          <w:tcPr>
            <w:tcW w:w="4527" w:type="dxa"/>
          </w:tcPr>
          <w:p w14:paraId="7C28F421" w14:textId="77777777" w:rsidR="00D554AF" w:rsidRPr="008E6C72" w:rsidRDefault="00D554AF" w:rsidP="00B70FBB">
            <w:pPr>
              <w:widowControl/>
              <w:autoSpaceDE/>
              <w:autoSpaceDN/>
              <w:rPr>
                <w:bCs/>
              </w:rPr>
            </w:pPr>
            <w:r w:rsidRPr="008E6C72">
              <w:rPr>
                <w:bCs/>
              </w:rPr>
              <w:t>Herpes simplex virus</w:t>
            </w:r>
          </w:p>
        </w:tc>
        <w:tc>
          <w:tcPr>
            <w:tcW w:w="0" w:type="auto"/>
          </w:tcPr>
          <w:p w14:paraId="4A2A97D7" w14:textId="77777777" w:rsidR="00D554AF" w:rsidRPr="008E6C72" w:rsidRDefault="00D554AF" w:rsidP="00B70FBB">
            <w:pPr>
              <w:widowControl/>
              <w:autoSpaceDE/>
              <w:autoSpaceDN/>
              <w:jc w:val="center"/>
              <w:rPr>
                <w:bCs/>
              </w:rPr>
            </w:pPr>
            <w:r w:rsidRPr="00052760">
              <w:t>8 (1.5%)</w:t>
            </w:r>
          </w:p>
        </w:tc>
        <w:tc>
          <w:tcPr>
            <w:tcW w:w="0" w:type="auto"/>
          </w:tcPr>
          <w:p w14:paraId="5F0FE4B3" w14:textId="77777777" w:rsidR="00D554AF" w:rsidRPr="008E6C72" w:rsidRDefault="00D554AF" w:rsidP="00B70FBB">
            <w:pPr>
              <w:widowControl/>
              <w:autoSpaceDE/>
              <w:autoSpaceDN/>
              <w:jc w:val="center"/>
              <w:rPr>
                <w:bCs/>
              </w:rPr>
            </w:pPr>
            <w:r w:rsidRPr="00052760">
              <w:t>0 (0.0%)</w:t>
            </w:r>
          </w:p>
        </w:tc>
        <w:tc>
          <w:tcPr>
            <w:tcW w:w="1497" w:type="dxa"/>
          </w:tcPr>
          <w:p w14:paraId="7FC59FCF" w14:textId="77777777" w:rsidR="00D554AF" w:rsidRPr="008E6C72" w:rsidRDefault="00D554AF" w:rsidP="00B70FBB">
            <w:pPr>
              <w:widowControl/>
              <w:autoSpaceDE/>
              <w:autoSpaceDN/>
              <w:jc w:val="center"/>
              <w:rPr>
                <w:bCs/>
              </w:rPr>
            </w:pPr>
            <w:r w:rsidRPr="00052760">
              <w:t>&gt;0.9</w:t>
            </w:r>
          </w:p>
        </w:tc>
      </w:tr>
      <w:tr w:rsidR="00D554AF" w:rsidRPr="008E6C72" w14:paraId="1141D517" w14:textId="77777777" w:rsidTr="00B70FBB">
        <w:trPr>
          <w:trHeight w:val="206"/>
        </w:trPr>
        <w:tc>
          <w:tcPr>
            <w:tcW w:w="4527" w:type="dxa"/>
          </w:tcPr>
          <w:p w14:paraId="5B457619" w14:textId="77777777" w:rsidR="00D554AF" w:rsidRPr="008E6C72" w:rsidRDefault="00D554AF" w:rsidP="00B70FBB">
            <w:pPr>
              <w:widowControl/>
              <w:autoSpaceDE/>
              <w:autoSpaceDN/>
              <w:rPr>
                <w:bCs/>
              </w:rPr>
            </w:pPr>
            <w:r w:rsidRPr="008E6C72">
              <w:rPr>
                <w:bCs/>
              </w:rPr>
              <w:t>Gastroenteritis</w:t>
            </w:r>
          </w:p>
        </w:tc>
        <w:tc>
          <w:tcPr>
            <w:tcW w:w="0" w:type="auto"/>
          </w:tcPr>
          <w:p w14:paraId="12D0738D" w14:textId="77777777" w:rsidR="00D554AF" w:rsidRPr="008E6C72" w:rsidRDefault="00D554AF" w:rsidP="00B70FBB">
            <w:pPr>
              <w:widowControl/>
              <w:autoSpaceDE/>
              <w:autoSpaceDN/>
              <w:jc w:val="center"/>
              <w:rPr>
                <w:bCs/>
              </w:rPr>
            </w:pPr>
            <w:r w:rsidRPr="00052760">
              <w:t>23 (4.3%)</w:t>
            </w:r>
          </w:p>
        </w:tc>
        <w:tc>
          <w:tcPr>
            <w:tcW w:w="0" w:type="auto"/>
          </w:tcPr>
          <w:p w14:paraId="61EDB339" w14:textId="77777777" w:rsidR="00D554AF" w:rsidRPr="008E6C72" w:rsidRDefault="00D554AF" w:rsidP="00B70FBB">
            <w:pPr>
              <w:widowControl/>
              <w:autoSpaceDE/>
              <w:autoSpaceDN/>
              <w:jc w:val="center"/>
              <w:rPr>
                <w:bCs/>
              </w:rPr>
            </w:pPr>
            <w:r w:rsidRPr="00052760">
              <w:t>0 (0.0%)</w:t>
            </w:r>
          </w:p>
        </w:tc>
        <w:tc>
          <w:tcPr>
            <w:tcW w:w="1497" w:type="dxa"/>
          </w:tcPr>
          <w:p w14:paraId="77018B16" w14:textId="77777777" w:rsidR="00D554AF" w:rsidRPr="008E6C72" w:rsidRDefault="00D554AF" w:rsidP="00B70FBB">
            <w:pPr>
              <w:widowControl/>
              <w:autoSpaceDE/>
              <w:autoSpaceDN/>
              <w:jc w:val="center"/>
              <w:rPr>
                <w:bCs/>
              </w:rPr>
            </w:pPr>
            <w:r w:rsidRPr="00052760">
              <w:t>&gt;0.9</w:t>
            </w:r>
          </w:p>
        </w:tc>
      </w:tr>
      <w:tr w:rsidR="00D554AF" w:rsidRPr="008E6C72" w14:paraId="51D52150" w14:textId="77777777" w:rsidTr="00B70FBB">
        <w:trPr>
          <w:trHeight w:val="206"/>
        </w:trPr>
        <w:tc>
          <w:tcPr>
            <w:tcW w:w="4527" w:type="dxa"/>
          </w:tcPr>
          <w:p w14:paraId="25987DD7" w14:textId="77777777" w:rsidR="00D554AF" w:rsidRPr="008E6C72" w:rsidRDefault="00D554AF" w:rsidP="00B70FBB">
            <w:pPr>
              <w:widowControl/>
              <w:autoSpaceDE/>
              <w:autoSpaceDN/>
              <w:rPr>
                <w:bCs/>
              </w:rPr>
            </w:pPr>
            <w:r w:rsidRPr="008E6C72">
              <w:rPr>
                <w:bCs/>
              </w:rPr>
              <w:t>Total CD4 count</w:t>
            </w:r>
          </w:p>
        </w:tc>
        <w:tc>
          <w:tcPr>
            <w:tcW w:w="0" w:type="auto"/>
          </w:tcPr>
          <w:p w14:paraId="66207A91" w14:textId="77777777" w:rsidR="00D554AF" w:rsidRPr="008E6C72" w:rsidRDefault="00D554AF" w:rsidP="00B70FBB">
            <w:pPr>
              <w:widowControl/>
              <w:autoSpaceDE/>
              <w:autoSpaceDN/>
              <w:jc w:val="center"/>
              <w:rPr>
                <w:bCs/>
              </w:rPr>
            </w:pPr>
            <w:r w:rsidRPr="00052760">
              <w:t>34.0 (14.0, 63.0)</w:t>
            </w:r>
          </w:p>
        </w:tc>
        <w:tc>
          <w:tcPr>
            <w:tcW w:w="0" w:type="auto"/>
          </w:tcPr>
          <w:p w14:paraId="070B083D" w14:textId="77777777" w:rsidR="00D554AF" w:rsidRPr="008E6C72" w:rsidRDefault="00D554AF" w:rsidP="00B70FBB">
            <w:pPr>
              <w:widowControl/>
              <w:autoSpaceDE/>
              <w:autoSpaceDN/>
              <w:jc w:val="center"/>
              <w:rPr>
                <w:bCs/>
              </w:rPr>
            </w:pPr>
            <w:r w:rsidRPr="00052760">
              <w:t>36.5 (15.0, 51.0)</w:t>
            </w:r>
          </w:p>
        </w:tc>
        <w:tc>
          <w:tcPr>
            <w:tcW w:w="1497" w:type="dxa"/>
          </w:tcPr>
          <w:p w14:paraId="4D47AD6E" w14:textId="77777777" w:rsidR="00D554AF" w:rsidRPr="008E6C72" w:rsidRDefault="00D554AF" w:rsidP="00B70FBB">
            <w:pPr>
              <w:widowControl/>
              <w:autoSpaceDE/>
              <w:autoSpaceDN/>
              <w:jc w:val="center"/>
              <w:rPr>
                <w:bCs/>
              </w:rPr>
            </w:pPr>
            <w:r w:rsidRPr="00052760">
              <w:t>&gt;0.9</w:t>
            </w:r>
          </w:p>
        </w:tc>
      </w:tr>
      <w:tr w:rsidR="00D554AF" w:rsidRPr="008E6C72" w14:paraId="10CC3386" w14:textId="77777777" w:rsidTr="00B70FBB">
        <w:trPr>
          <w:trHeight w:val="206"/>
        </w:trPr>
        <w:tc>
          <w:tcPr>
            <w:tcW w:w="4527" w:type="dxa"/>
          </w:tcPr>
          <w:p w14:paraId="786BD76C" w14:textId="77777777" w:rsidR="00D554AF" w:rsidRPr="008E6C72" w:rsidRDefault="00D554AF" w:rsidP="00B70FBB">
            <w:pPr>
              <w:widowControl/>
              <w:autoSpaceDE/>
              <w:autoSpaceDN/>
              <w:rPr>
                <w:bCs/>
              </w:rPr>
            </w:pPr>
            <w:r w:rsidRPr="008E6C72">
              <w:rPr>
                <w:bCs/>
              </w:rPr>
              <w:t xml:space="preserve">White cell count </w:t>
            </w:r>
            <w:r>
              <w:rPr>
                <w:bCs/>
              </w:rPr>
              <w:t>x</w:t>
            </w:r>
            <w:r w:rsidRPr="008E6C72">
              <w:rPr>
                <w:bCs/>
              </w:rPr>
              <w:t>10</w:t>
            </w:r>
            <w:r w:rsidRPr="0005798A">
              <w:rPr>
                <w:bCs/>
                <w:vertAlign w:val="superscript"/>
              </w:rPr>
              <w:t>9</w:t>
            </w:r>
            <w:r w:rsidRPr="008E6C72">
              <w:rPr>
                <w:bCs/>
              </w:rPr>
              <w:t>/L</w:t>
            </w:r>
          </w:p>
        </w:tc>
        <w:tc>
          <w:tcPr>
            <w:tcW w:w="0" w:type="auto"/>
          </w:tcPr>
          <w:p w14:paraId="5C343083" w14:textId="77777777" w:rsidR="00D554AF" w:rsidRPr="008E6C72" w:rsidRDefault="00D554AF" w:rsidP="00B70FBB">
            <w:pPr>
              <w:widowControl/>
              <w:autoSpaceDE/>
              <w:autoSpaceDN/>
              <w:jc w:val="center"/>
              <w:rPr>
                <w:bCs/>
              </w:rPr>
            </w:pPr>
            <w:r w:rsidRPr="00052760">
              <w:t>5.6 (3.7, 8.2)</w:t>
            </w:r>
          </w:p>
        </w:tc>
        <w:tc>
          <w:tcPr>
            <w:tcW w:w="0" w:type="auto"/>
          </w:tcPr>
          <w:p w14:paraId="5935E92E" w14:textId="77777777" w:rsidR="00D554AF" w:rsidRPr="008E6C72" w:rsidRDefault="00D554AF" w:rsidP="00B70FBB">
            <w:pPr>
              <w:widowControl/>
              <w:autoSpaceDE/>
              <w:autoSpaceDN/>
              <w:jc w:val="center"/>
              <w:rPr>
                <w:bCs/>
              </w:rPr>
            </w:pPr>
            <w:r w:rsidRPr="00052760">
              <w:t>4.1 (3.3, 6.5)</w:t>
            </w:r>
          </w:p>
        </w:tc>
        <w:tc>
          <w:tcPr>
            <w:tcW w:w="1497" w:type="dxa"/>
          </w:tcPr>
          <w:p w14:paraId="043F7084" w14:textId="77777777" w:rsidR="00D554AF" w:rsidRPr="008E6C72" w:rsidRDefault="00D554AF" w:rsidP="00B70FBB">
            <w:pPr>
              <w:widowControl/>
              <w:autoSpaceDE/>
              <w:autoSpaceDN/>
              <w:jc w:val="center"/>
              <w:rPr>
                <w:bCs/>
              </w:rPr>
            </w:pPr>
            <w:r w:rsidRPr="00052760">
              <w:t>0.9</w:t>
            </w:r>
          </w:p>
        </w:tc>
      </w:tr>
      <w:tr w:rsidR="00D554AF" w:rsidRPr="008E6C72" w14:paraId="582D2BBC" w14:textId="77777777" w:rsidTr="00B70FBB">
        <w:trPr>
          <w:trHeight w:val="206"/>
        </w:trPr>
        <w:tc>
          <w:tcPr>
            <w:tcW w:w="4527" w:type="dxa"/>
          </w:tcPr>
          <w:p w14:paraId="04E15EAB" w14:textId="77777777" w:rsidR="00D554AF" w:rsidRPr="008E6C72" w:rsidRDefault="00D554AF" w:rsidP="00B70FBB">
            <w:pPr>
              <w:widowControl/>
              <w:autoSpaceDE/>
              <w:autoSpaceDN/>
              <w:rPr>
                <w:bCs/>
              </w:rPr>
            </w:pPr>
            <w:r w:rsidRPr="008E6C72">
              <w:rPr>
                <w:bCs/>
              </w:rPr>
              <w:t xml:space="preserve">Lymphocyte count </w:t>
            </w:r>
            <w:r>
              <w:rPr>
                <w:bCs/>
              </w:rPr>
              <w:t>x</w:t>
            </w:r>
            <w:r w:rsidRPr="008E6C72">
              <w:rPr>
                <w:bCs/>
              </w:rPr>
              <w:t>10</w:t>
            </w:r>
            <w:r w:rsidRPr="0005798A">
              <w:rPr>
                <w:bCs/>
                <w:vertAlign w:val="superscript"/>
              </w:rPr>
              <w:t>9</w:t>
            </w:r>
            <w:r w:rsidRPr="008E6C72">
              <w:rPr>
                <w:bCs/>
              </w:rPr>
              <w:t>/L</w:t>
            </w:r>
          </w:p>
        </w:tc>
        <w:tc>
          <w:tcPr>
            <w:tcW w:w="0" w:type="auto"/>
          </w:tcPr>
          <w:p w14:paraId="54F9886F" w14:textId="77777777" w:rsidR="00D554AF" w:rsidRPr="008E6C72" w:rsidRDefault="00D554AF" w:rsidP="00B70FBB">
            <w:pPr>
              <w:widowControl/>
              <w:autoSpaceDE/>
              <w:autoSpaceDN/>
              <w:jc w:val="center"/>
              <w:rPr>
                <w:bCs/>
              </w:rPr>
            </w:pPr>
            <w:r w:rsidRPr="00052760">
              <w:t>0.8 (0.4, 2.0)</w:t>
            </w:r>
          </w:p>
        </w:tc>
        <w:tc>
          <w:tcPr>
            <w:tcW w:w="0" w:type="auto"/>
          </w:tcPr>
          <w:p w14:paraId="03F3DAA7" w14:textId="77777777" w:rsidR="00D554AF" w:rsidRPr="008E6C72" w:rsidRDefault="00D554AF" w:rsidP="00B70FBB">
            <w:pPr>
              <w:widowControl/>
              <w:autoSpaceDE/>
              <w:autoSpaceDN/>
              <w:jc w:val="center"/>
              <w:rPr>
                <w:bCs/>
              </w:rPr>
            </w:pPr>
            <w:r w:rsidRPr="00052760">
              <w:t>0.4 (0.4, 0.5)</w:t>
            </w:r>
          </w:p>
        </w:tc>
        <w:tc>
          <w:tcPr>
            <w:tcW w:w="1497" w:type="dxa"/>
          </w:tcPr>
          <w:p w14:paraId="3D17E15B" w14:textId="77777777" w:rsidR="00D554AF" w:rsidRPr="008E6C72" w:rsidRDefault="00D554AF" w:rsidP="00B70FBB">
            <w:pPr>
              <w:widowControl/>
              <w:autoSpaceDE/>
              <w:autoSpaceDN/>
              <w:jc w:val="center"/>
              <w:rPr>
                <w:bCs/>
              </w:rPr>
            </w:pPr>
            <w:r w:rsidRPr="00052760">
              <w:t>0.8</w:t>
            </w:r>
          </w:p>
        </w:tc>
      </w:tr>
      <w:tr w:rsidR="00D554AF" w:rsidRPr="008E6C72" w14:paraId="0294119F" w14:textId="77777777" w:rsidTr="00B70FBB">
        <w:trPr>
          <w:trHeight w:val="206"/>
        </w:trPr>
        <w:tc>
          <w:tcPr>
            <w:tcW w:w="4527" w:type="dxa"/>
          </w:tcPr>
          <w:p w14:paraId="57F3B6AB" w14:textId="77777777" w:rsidR="00D554AF" w:rsidRPr="008E6C72" w:rsidRDefault="00D554AF" w:rsidP="00B70FBB">
            <w:pPr>
              <w:widowControl/>
              <w:autoSpaceDE/>
              <w:autoSpaceDN/>
              <w:rPr>
                <w:bCs/>
              </w:rPr>
            </w:pPr>
            <w:r w:rsidRPr="008E6C72">
              <w:rPr>
                <w:bCs/>
              </w:rPr>
              <w:t>Neutrophils x10</w:t>
            </w:r>
            <w:r w:rsidRPr="000C006A">
              <w:rPr>
                <w:bCs/>
                <w:vertAlign w:val="superscript"/>
              </w:rPr>
              <w:t>9</w:t>
            </w:r>
            <w:r w:rsidRPr="008E6C72">
              <w:rPr>
                <w:bCs/>
              </w:rPr>
              <w:t>/L</w:t>
            </w:r>
          </w:p>
        </w:tc>
        <w:tc>
          <w:tcPr>
            <w:tcW w:w="0" w:type="auto"/>
          </w:tcPr>
          <w:p w14:paraId="3BB3A320" w14:textId="77777777" w:rsidR="00D554AF" w:rsidRPr="008E6C72" w:rsidRDefault="00D554AF" w:rsidP="00B70FBB">
            <w:pPr>
              <w:widowControl/>
              <w:autoSpaceDE/>
              <w:autoSpaceDN/>
              <w:jc w:val="center"/>
              <w:rPr>
                <w:bCs/>
              </w:rPr>
            </w:pPr>
            <w:r w:rsidRPr="00052760">
              <w:t>3.6 (1.5, 8.9)</w:t>
            </w:r>
          </w:p>
        </w:tc>
        <w:tc>
          <w:tcPr>
            <w:tcW w:w="0" w:type="auto"/>
          </w:tcPr>
          <w:p w14:paraId="7585D6C4" w14:textId="77777777" w:rsidR="00D554AF" w:rsidRPr="008E6C72" w:rsidRDefault="00D554AF" w:rsidP="00B70FBB">
            <w:pPr>
              <w:widowControl/>
              <w:autoSpaceDE/>
              <w:autoSpaceDN/>
              <w:jc w:val="center"/>
              <w:rPr>
                <w:bCs/>
              </w:rPr>
            </w:pPr>
            <w:r w:rsidRPr="00052760">
              <w:t>1.3 (1.0, 1.7)</w:t>
            </w:r>
          </w:p>
        </w:tc>
        <w:tc>
          <w:tcPr>
            <w:tcW w:w="1497" w:type="dxa"/>
          </w:tcPr>
          <w:p w14:paraId="2A8D1CBC" w14:textId="77777777" w:rsidR="00D554AF" w:rsidRPr="008E6C72" w:rsidRDefault="00D554AF" w:rsidP="00B70FBB">
            <w:pPr>
              <w:widowControl/>
              <w:autoSpaceDE/>
              <w:autoSpaceDN/>
              <w:jc w:val="center"/>
              <w:rPr>
                <w:bCs/>
              </w:rPr>
            </w:pPr>
            <w:r w:rsidRPr="00052760">
              <w:t>0.7</w:t>
            </w:r>
          </w:p>
        </w:tc>
      </w:tr>
      <w:tr w:rsidR="00D554AF" w:rsidRPr="008E6C72" w14:paraId="0658B1DB" w14:textId="77777777" w:rsidTr="00B70FBB">
        <w:trPr>
          <w:trHeight w:val="206"/>
        </w:trPr>
        <w:tc>
          <w:tcPr>
            <w:tcW w:w="4527" w:type="dxa"/>
          </w:tcPr>
          <w:p w14:paraId="0574B285" w14:textId="77777777" w:rsidR="00D554AF" w:rsidRPr="008E6C72" w:rsidRDefault="00D554AF" w:rsidP="00B70FBB">
            <w:pPr>
              <w:widowControl/>
              <w:autoSpaceDE/>
              <w:autoSpaceDN/>
              <w:rPr>
                <w:bCs/>
              </w:rPr>
            </w:pPr>
            <w:r w:rsidRPr="008E6C72">
              <w:rPr>
                <w:bCs/>
              </w:rPr>
              <w:t>Sodium mmol/L</w:t>
            </w:r>
          </w:p>
        </w:tc>
        <w:tc>
          <w:tcPr>
            <w:tcW w:w="0" w:type="auto"/>
          </w:tcPr>
          <w:p w14:paraId="68F13CCF" w14:textId="77777777" w:rsidR="00D554AF" w:rsidRPr="008E6C72" w:rsidRDefault="00D554AF" w:rsidP="00B70FBB">
            <w:pPr>
              <w:widowControl/>
              <w:autoSpaceDE/>
              <w:autoSpaceDN/>
              <w:jc w:val="center"/>
              <w:rPr>
                <w:bCs/>
              </w:rPr>
            </w:pPr>
            <w:r w:rsidRPr="00052760">
              <w:t>133.0 (130.0, 137.0)</w:t>
            </w:r>
          </w:p>
        </w:tc>
        <w:tc>
          <w:tcPr>
            <w:tcW w:w="0" w:type="auto"/>
          </w:tcPr>
          <w:p w14:paraId="09B6AD49" w14:textId="77777777" w:rsidR="00D554AF" w:rsidRPr="008E6C72" w:rsidRDefault="00D554AF" w:rsidP="00B70FBB">
            <w:pPr>
              <w:widowControl/>
              <w:autoSpaceDE/>
              <w:autoSpaceDN/>
              <w:jc w:val="center"/>
              <w:rPr>
                <w:bCs/>
              </w:rPr>
            </w:pPr>
            <w:r w:rsidRPr="00052760">
              <w:t>136.0 (133.0, 139.0)</w:t>
            </w:r>
          </w:p>
        </w:tc>
        <w:tc>
          <w:tcPr>
            <w:tcW w:w="1497" w:type="dxa"/>
          </w:tcPr>
          <w:p w14:paraId="40227E6B" w14:textId="77777777" w:rsidR="00D554AF" w:rsidRPr="008E6C72" w:rsidRDefault="00D554AF" w:rsidP="00B70FBB">
            <w:pPr>
              <w:widowControl/>
              <w:autoSpaceDE/>
              <w:autoSpaceDN/>
              <w:jc w:val="center"/>
              <w:rPr>
                <w:b/>
              </w:rPr>
            </w:pPr>
            <w:r w:rsidRPr="00052760">
              <w:t>0.6</w:t>
            </w:r>
          </w:p>
        </w:tc>
      </w:tr>
      <w:tr w:rsidR="00D554AF" w:rsidRPr="008E6C72" w14:paraId="3BC5B015" w14:textId="77777777" w:rsidTr="00B70FBB">
        <w:trPr>
          <w:trHeight w:val="206"/>
        </w:trPr>
        <w:tc>
          <w:tcPr>
            <w:tcW w:w="4527" w:type="dxa"/>
          </w:tcPr>
          <w:p w14:paraId="13ABD004" w14:textId="77777777" w:rsidR="00D554AF" w:rsidRPr="008E6C72" w:rsidRDefault="00D554AF" w:rsidP="00B70FBB">
            <w:pPr>
              <w:widowControl/>
              <w:autoSpaceDE/>
              <w:autoSpaceDN/>
              <w:rPr>
                <w:bCs/>
              </w:rPr>
            </w:pPr>
            <w:r w:rsidRPr="008E6C72">
              <w:rPr>
                <w:bCs/>
              </w:rPr>
              <w:t>Potassium mmol/L</w:t>
            </w:r>
          </w:p>
        </w:tc>
        <w:tc>
          <w:tcPr>
            <w:tcW w:w="0" w:type="auto"/>
          </w:tcPr>
          <w:p w14:paraId="4157D86F" w14:textId="77777777" w:rsidR="00D554AF" w:rsidRPr="008E6C72" w:rsidRDefault="00D554AF" w:rsidP="00B70FBB">
            <w:pPr>
              <w:widowControl/>
              <w:autoSpaceDE/>
              <w:autoSpaceDN/>
              <w:jc w:val="center"/>
              <w:rPr>
                <w:bCs/>
              </w:rPr>
            </w:pPr>
            <w:r w:rsidRPr="00052760">
              <w:t>4.1 (3.6, 4.6)</w:t>
            </w:r>
          </w:p>
        </w:tc>
        <w:tc>
          <w:tcPr>
            <w:tcW w:w="0" w:type="auto"/>
          </w:tcPr>
          <w:p w14:paraId="6216EFE4" w14:textId="77777777" w:rsidR="00D554AF" w:rsidRPr="008E6C72" w:rsidRDefault="00D554AF" w:rsidP="00B70FBB">
            <w:pPr>
              <w:widowControl/>
              <w:autoSpaceDE/>
              <w:autoSpaceDN/>
              <w:jc w:val="center"/>
              <w:rPr>
                <w:bCs/>
              </w:rPr>
            </w:pPr>
            <w:r w:rsidRPr="00052760">
              <w:t>3.5 (3.3, 4.0)</w:t>
            </w:r>
          </w:p>
        </w:tc>
        <w:tc>
          <w:tcPr>
            <w:tcW w:w="1497" w:type="dxa"/>
          </w:tcPr>
          <w:p w14:paraId="24FDE84E" w14:textId="77777777" w:rsidR="00D554AF" w:rsidRPr="008E6C72" w:rsidRDefault="00D554AF" w:rsidP="00B70FBB">
            <w:pPr>
              <w:widowControl/>
              <w:autoSpaceDE/>
              <w:autoSpaceDN/>
              <w:jc w:val="center"/>
              <w:rPr>
                <w:bCs/>
              </w:rPr>
            </w:pPr>
            <w:r w:rsidRPr="00052760">
              <w:t>0.2</w:t>
            </w:r>
          </w:p>
        </w:tc>
      </w:tr>
      <w:tr w:rsidR="00D554AF" w:rsidRPr="008E6C72" w14:paraId="13ADC13B" w14:textId="77777777" w:rsidTr="00B70FBB">
        <w:trPr>
          <w:trHeight w:val="206"/>
        </w:trPr>
        <w:tc>
          <w:tcPr>
            <w:tcW w:w="4527" w:type="dxa"/>
          </w:tcPr>
          <w:p w14:paraId="2A00F4DD" w14:textId="77777777" w:rsidR="00D554AF" w:rsidRPr="008E6C72" w:rsidRDefault="00D554AF" w:rsidP="00B70FBB">
            <w:pPr>
              <w:widowControl/>
              <w:autoSpaceDE/>
              <w:autoSpaceDN/>
              <w:rPr>
                <w:bCs/>
              </w:rPr>
            </w:pPr>
            <w:r w:rsidRPr="008E6C72">
              <w:rPr>
                <w:bCs/>
              </w:rPr>
              <w:lastRenderedPageBreak/>
              <w:t>Haemoglobin g/dL</w:t>
            </w:r>
          </w:p>
        </w:tc>
        <w:tc>
          <w:tcPr>
            <w:tcW w:w="0" w:type="auto"/>
          </w:tcPr>
          <w:p w14:paraId="01BE96F5" w14:textId="77777777" w:rsidR="00D554AF" w:rsidRPr="008E6C72" w:rsidRDefault="00D554AF" w:rsidP="00B70FBB">
            <w:pPr>
              <w:widowControl/>
              <w:autoSpaceDE/>
              <w:autoSpaceDN/>
              <w:jc w:val="center"/>
              <w:rPr>
                <w:bCs/>
              </w:rPr>
            </w:pPr>
            <w:r w:rsidRPr="00052760">
              <w:t>8.7 (7.4, 10.3)</w:t>
            </w:r>
          </w:p>
        </w:tc>
        <w:tc>
          <w:tcPr>
            <w:tcW w:w="0" w:type="auto"/>
          </w:tcPr>
          <w:p w14:paraId="07B1F239" w14:textId="77777777" w:rsidR="00D554AF" w:rsidRPr="008E6C72" w:rsidRDefault="00D554AF" w:rsidP="00B70FBB">
            <w:pPr>
              <w:widowControl/>
              <w:autoSpaceDE/>
              <w:autoSpaceDN/>
              <w:jc w:val="center"/>
              <w:rPr>
                <w:bCs/>
              </w:rPr>
            </w:pPr>
            <w:r w:rsidRPr="00052760">
              <w:t>8.7 (7.9, 10.3)</w:t>
            </w:r>
          </w:p>
        </w:tc>
        <w:tc>
          <w:tcPr>
            <w:tcW w:w="1497" w:type="dxa"/>
          </w:tcPr>
          <w:p w14:paraId="50A6378B" w14:textId="77777777" w:rsidR="00D554AF" w:rsidRPr="008E6C72" w:rsidRDefault="00D554AF" w:rsidP="00B70FBB">
            <w:pPr>
              <w:widowControl/>
              <w:autoSpaceDE/>
              <w:autoSpaceDN/>
              <w:jc w:val="center"/>
              <w:rPr>
                <w:b/>
              </w:rPr>
            </w:pPr>
            <w:r w:rsidRPr="00052760">
              <w:t>&gt;0.9</w:t>
            </w:r>
          </w:p>
        </w:tc>
      </w:tr>
      <w:tr w:rsidR="00D554AF" w:rsidRPr="008E6C72" w14:paraId="77D527A6" w14:textId="77777777" w:rsidTr="00B70FBB">
        <w:trPr>
          <w:trHeight w:val="206"/>
        </w:trPr>
        <w:tc>
          <w:tcPr>
            <w:tcW w:w="4527" w:type="dxa"/>
          </w:tcPr>
          <w:p w14:paraId="0BDAB4A7" w14:textId="77777777" w:rsidR="00D554AF" w:rsidRPr="008E6C72" w:rsidRDefault="00D554AF" w:rsidP="00B70FBB">
            <w:pPr>
              <w:widowControl/>
              <w:autoSpaceDE/>
              <w:autoSpaceDN/>
              <w:rPr>
                <w:b/>
              </w:rPr>
            </w:pPr>
            <w:r w:rsidRPr="008E6C72">
              <w:rPr>
                <w:b/>
              </w:rPr>
              <w:t>MANAGEMENT &amp; OUTCOMES</w:t>
            </w:r>
          </w:p>
        </w:tc>
        <w:tc>
          <w:tcPr>
            <w:tcW w:w="0" w:type="auto"/>
          </w:tcPr>
          <w:p w14:paraId="60511154" w14:textId="77777777" w:rsidR="00D554AF" w:rsidRPr="008E6C72" w:rsidRDefault="00D554AF" w:rsidP="00B70FBB">
            <w:pPr>
              <w:widowControl/>
              <w:autoSpaceDE/>
              <w:autoSpaceDN/>
              <w:jc w:val="center"/>
              <w:rPr>
                <w:b/>
              </w:rPr>
            </w:pPr>
          </w:p>
        </w:tc>
        <w:tc>
          <w:tcPr>
            <w:tcW w:w="0" w:type="auto"/>
          </w:tcPr>
          <w:p w14:paraId="2112B93B" w14:textId="77777777" w:rsidR="00D554AF" w:rsidRPr="008E6C72" w:rsidRDefault="00D554AF" w:rsidP="00B70FBB">
            <w:pPr>
              <w:widowControl/>
              <w:autoSpaceDE/>
              <w:autoSpaceDN/>
              <w:jc w:val="center"/>
              <w:rPr>
                <w:b/>
              </w:rPr>
            </w:pPr>
          </w:p>
        </w:tc>
        <w:tc>
          <w:tcPr>
            <w:tcW w:w="1497" w:type="dxa"/>
          </w:tcPr>
          <w:p w14:paraId="6658CD9F" w14:textId="77777777" w:rsidR="00D554AF" w:rsidRPr="008E6C72" w:rsidRDefault="00D554AF" w:rsidP="00B70FBB">
            <w:pPr>
              <w:widowControl/>
              <w:autoSpaceDE/>
              <w:autoSpaceDN/>
              <w:jc w:val="center"/>
              <w:rPr>
                <w:b/>
              </w:rPr>
            </w:pPr>
          </w:p>
        </w:tc>
      </w:tr>
      <w:tr w:rsidR="00D554AF" w:rsidRPr="008E6C72" w14:paraId="224D7244" w14:textId="77777777" w:rsidTr="00B70FBB">
        <w:trPr>
          <w:trHeight w:val="206"/>
        </w:trPr>
        <w:tc>
          <w:tcPr>
            <w:tcW w:w="4527" w:type="dxa"/>
          </w:tcPr>
          <w:p w14:paraId="475EF1CE" w14:textId="77777777" w:rsidR="00D554AF" w:rsidRPr="008E6C72" w:rsidRDefault="00D554AF" w:rsidP="00B70FBB">
            <w:pPr>
              <w:widowControl/>
              <w:autoSpaceDE/>
              <w:autoSpaceDN/>
              <w:rPr>
                <w:bCs/>
              </w:rPr>
            </w:pPr>
            <w:r w:rsidRPr="008E6C72">
              <w:rPr>
                <w:bCs/>
              </w:rPr>
              <w:t>Mortality</w:t>
            </w:r>
          </w:p>
        </w:tc>
        <w:tc>
          <w:tcPr>
            <w:tcW w:w="0" w:type="auto"/>
          </w:tcPr>
          <w:p w14:paraId="206F5842" w14:textId="77777777" w:rsidR="00D554AF" w:rsidRPr="008E6C72" w:rsidRDefault="00D554AF" w:rsidP="00B70FBB">
            <w:pPr>
              <w:widowControl/>
              <w:autoSpaceDE/>
              <w:autoSpaceDN/>
              <w:jc w:val="center"/>
              <w:rPr>
                <w:bCs/>
              </w:rPr>
            </w:pPr>
            <w:r w:rsidRPr="00A66F3B">
              <w:t>162 (68%)</w:t>
            </w:r>
          </w:p>
        </w:tc>
        <w:tc>
          <w:tcPr>
            <w:tcW w:w="0" w:type="auto"/>
          </w:tcPr>
          <w:p w14:paraId="6A99AF72" w14:textId="77777777" w:rsidR="00D554AF" w:rsidRPr="008E6C72" w:rsidRDefault="00D554AF" w:rsidP="00B70FBB">
            <w:pPr>
              <w:widowControl/>
              <w:autoSpaceDE/>
              <w:autoSpaceDN/>
              <w:jc w:val="center"/>
              <w:rPr>
                <w:bCs/>
              </w:rPr>
            </w:pPr>
            <w:r w:rsidRPr="00A66F3B">
              <w:t>5 (71%)</w:t>
            </w:r>
          </w:p>
        </w:tc>
        <w:tc>
          <w:tcPr>
            <w:tcW w:w="1497" w:type="dxa"/>
          </w:tcPr>
          <w:p w14:paraId="24EC8F98" w14:textId="77777777" w:rsidR="00D554AF" w:rsidRPr="008E6C72" w:rsidRDefault="00D554AF" w:rsidP="00B70FBB">
            <w:pPr>
              <w:widowControl/>
              <w:autoSpaceDE/>
              <w:autoSpaceDN/>
              <w:jc w:val="center"/>
              <w:rPr>
                <w:bCs/>
              </w:rPr>
            </w:pPr>
            <w:r w:rsidRPr="00A66F3B">
              <w:t>&gt;0.9</w:t>
            </w:r>
          </w:p>
        </w:tc>
      </w:tr>
      <w:tr w:rsidR="00D554AF" w:rsidRPr="008E6C72" w14:paraId="7CF32C15" w14:textId="77777777" w:rsidTr="00B70FBB">
        <w:trPr>
          <w:trHeight w:val="206"/>
        </w:trPr>
        <w:tc>
          <w:tcPr>
            <w:tcW w:w="4527" w:type="dxa"/>
          </w:tcPr>
          <w:p w14:paraId="10256F73" w14:textId="77777777" w:rsidR="00D554AF" w:rsidRPr="008E6C72" w:rsidRDefault="00D554AF" w:rsidP="00B70FBB">
            <w:pPr>
              <w:widowControl/>
              <w:autoSpaceDE/>
              <w:autoSpaceDN/>
              <w:rPr>
                <w:bCs/>
              </w:rPr>
            </w:pPr>
            <w:r w:rsidRPr="008E6C72">
              <w:rPr>
                <w:bCs/>
              </w:rPr>
              <w:t>Fluconazole</w:t>
            </w:r>
          </w:p>
        </w:tc>
        <w:tc>
          <w:tcPr>
            <w:tcW w:w="0" w:type="auto"/>
          </w:tcPr>
          <w:p w14:paraId="073152F7" w14:textId="77777777" w:rsidR="00D554AF" w:rsidRPr="008E6C72" w:rsidRDefault="00D554AF" w:rsidP="00B70FBB">
            <w:pPr>
              <w:widowControl/>
              <w:autoSpaceDE/>
              <w:autoSpaceDN/>
              <w:jc w:val="center"/>
              <w:rPr>
                <w:bCs/>
              </w:rPr>
            </w:pPr>
            <w:r w:rsidRPr="00A66F3B">
              <w:t>69 (13%)</w:t>
            </w:r>
          </w:p>
        </w:tc>
        <w:tc>
          <w:tcPr>
            <w:tcW w:w="0" w:type="auto"/>
          </w:tcPr>
          <w:p w14:paraId="0A488C73" w14:textId="77777777" w:rsidR="00D554AF" w:rsidRPr="008E6C72" w:rsidRDefault="00D554AF" w:rsidP="00B70FBB">
            <w:pPr>
              <w:widowControl/>
              <w:autoSpaceDE/>
              <w:autoSpaceDN/>
              <w:jc w:val="center"/>
              <w:rPr>
                <w:bCs/>
              </w:rPr>
            </w:pPr>
            <w:r w:rsidRPr="00A66F3B">
              <w:t>5 (36%)</w:t>
            </w:r>
          </w:p>
        </w:tc>
        <w:tc>
          <w:tcPr>
            <w:tcW w:w="1497" w:type="dxa"/>
          </w:tcPr>
          <w:p w14:paraId="1C40CC88" w14:textId="77777777" w:rsidR="00D554AF" w:rsidRPr="008E6C72" w:rsidRDefault="00D554AF" w:rsidP="00B70FBB">
            <w:pPr>
              <w:widowControl/>
              <w:autoSpaceDE/>
              <w:autoSpaceDN/>
              <w:jc w:val="center"/>
              <w:rPr>
                <w:b/>
              </w:rPr>
            </w:pPr>
            <w:r w:rsidRPr="00A66F3B">
              <w:t>0.3</w:t>
            </w:r>
          </w:p>
        </w:tc>
      </w:tr>
      <w:tr w:rsidR="00D554AF" w:rsidRPr="008E6C72" w14:paraId="24717439" w14:textId="77777777" w:rsidTr="00B70FBB">
        <w:trPr>
          <w:trHeight w:val="206"/>
        </w:trPr>
        <w:tc>
          <w:tcPr>
            <w:tcW w:w="4527" w:type="dxa"/>
          </w:tcPr>
          <w:p w14:paraId="17EF280E" w14:textId="77777777" w:rsidR="00D554AF" w:rsidRPr="008E6C72" w:rsidRDefault="00D554AF" w:rsidP="00B70FBB">
            <w:pPr>
              <w:widowControl/>
              <w:autoSpaceDE/>
              <w:autoSpaceDN/>
              <w:rPr>
                <w:bCs/>
              </w:rPr>
            </w:pPr>
            <w:r w:rsidRPr="008E6C72">
              <w:rPr>
                <w:bCs/>
              </w:rPr>
              <w:t>Opiates</w:t>
            </w:r>
          </w:p>
        </w:tc>
        <w:tc>
          <w:tcPr>
            <w:tcW w:w="0" w:type="auto"/>
          </w:tcPr>
          <w:p w14:paraId="4CE04F51" w14:textId="77777777" w:rsidR="00D554AF" w:rsidRPr="008E6C72" w:rsidRDefault="00D554AF" w:rsidP="00B70FBB">
            <w:pPr>
              <w:widowControl/>
              <w:autoSpaceDE/>
              <w:autoSpaceDN/>
              <w:jc w:val="center"/>
              <w:rPr>
                <w:bCs/>
              </w:rPr>
            </w:pPr>
            <w:r w:rsidRPr="00A66F3B">
              <w:t>121 (22%)</w:t>
            </w:r>
          </w:p>
        </w:tc>
        <w:tc>
          <w:tcPr>
            <w:tcW w:w="0" w:type="auto"/>
          </w:tcPr>
          <w:p w14:paraId="544FB309" w14:textId="77777777" w:rsidR="00D554AF" w:rsidRPr="008E6C72" w:rsidRDefault="00D554AF" w:rsidP="00B70FBB">
            <w:pPr>
              <w:widowControl/>
              <w:autoSpaceDE/>
              <w:autoSpaceDN/>
              <w:jc w:val="center"/>
              <w:rPr>
                <w:bCs/>
              </w:rPr>
            </w:pPr>
            <w:r w:rsidRPr="00A66F3B">
              <w:t>5 (36%)</w:t>
            </w:r>
          </w:p>
        </w:tc>
        <w:tc>
          <w:tcPr>
            <w:tcW w:w="1497" w:type="dxa"/>
          </w:tcPr>
          <w:p w14:paraId="10944D98" w14:textId="77777777" w:rsidR="00D554AF" w:rsidRPr="008E6C72" w:rsidRDefault="00D554AF" w:rsidP="00B70FBB">
            <w:pPr>
              <w:widowControl/>
              <w:autoSpaceDE/>
              <w:autoSpaceDN/>
              <w:jc w:val="center"/>
              <w:rPr>
                <w:bCs/>
              </w:rPr>
            </w:pPr>
            <w:r w:rsidRPr="00A66F3B">
              <w:t>0.9</w:t>
            </w:r>
          </w:p>
        </w:tc>
      </w:tr>
      <w:tr w:rsidR="00D554AF" w:rsidRPr="008E6C72" w14:paraId="3B229D24" w14:textId="77777777" w:rsidTr="00B70FBB">
        <w:trPr>
          <w:trHeight w:val="206"/>
        </w:trPr>
        <w:tc>
          <w:tcPr>
            <w:tcW w:w="4527" w:type="dxa"/>
          </w:tcPr>
          <w:p w14:paraId="2F84646F" w14:textId="77777777" w:rsidR="00D554AF" w:rsidRPr="008E6C72" w:rsidRDefault="00D554AF" w:rsidP="00B70FBB">
            <w:pPr>
              <w:widowControl/>
              <w:autoSpaceDE/>
              <w:autoSpaceDN/>
              <w:rPr>
                <w:bCs/>
              </w:rPr>
            </w:pPr>
            <w:r w:rsidRPr="008E6C72">
              <w:rPr>
                <w:bCs/>
              </w:rPr>
              <w:t>HAART exposure</w:t>
            </w:r>
          </w:p>
        </w:tc>
        <w:tc>
          <w:tcPr>
            <w:tcW w:w="0" w:type="auto"/>
          </w:tcPr>
          <w:p w14:paraId="050DB2DF" w14:textId="77777777" w:rsidR="00D554AF" w:rsidRPr="008E6C72" w:rsidRDefault="00D554AF" w:rsidP="00B70FBB">
            <w:pPr>
              <w:widowControl/>
              <w:autoSpaceDE/>
              <w:autoSpaceDN/>
              <w:jc w:val="center"/>
              <w:rPr>
                <w:bCs/>
              </w:rPr>
            </w:pPr>
            <w:r w:rsidRPr="00A66F3B">
              <w:t>199 (36%)</w:t>
            </w:r>
          </w:p>
        </w:tc>
        <w:tc>
          <w:tcPr>
            <w:tcW w:w="0" w:type="auto"/>
          </w:tcPr>
          <w:p w14:paraId="7993BF7E" w14:textId="77777777" w:rsidR="00D554AF" w:rsidRPr="008E6C72" w:rsidRDefault="00D554AF" w:rsidP="00B70FBB">
            <w:pPr>
              <w:widowControl/>
              <w:autoSpaceDE/>
              <w:autoSpaceDN/>
              <w:jc w:val="center"/>
              <w:rPr>
                <w:bCs/>
              </w:rPr>
            </w:pPr>
            <w:r w:rsidRPr="00A66F3B">
              <w:t>5 (36%)</w:t>
            </w:r>
          </w:p>
        </w:tc>
        <w:tc>
          <w:tcPr>
            <w:tcW w:w="1497" w:type="dxa"/>
          </w:tcPr>
          <w:p w14:paraId="3426449A" w14:textId="77777777" w:rsidR="00D554AF" w:rsidRPr="008E6C72" w:rsidRDefault="00D554AF" w:rsidP="00B70FBB">
            <w:pPr>
              <w:widowControl/>
              <w:autoSpaceDE/>
              <w:autoSpaceDN/>
              <w:jc w:val="center"/>
              <w:rPr>
                <w:bCs/>
              </w:rPr>
            </w:pPr>
            <w:r w:rsidRPr="00A66F3B">
              <w:t>&gt;0.9</w:t>
            </w:r>
          </w:p>
        </w:tc>
      </w:tr>
      <w:tr w:rsidR="00D554AF" w:rsidRPr="008E6C72" w14:paraId="42605378" w14:textId="77777777" w:rsidTr="00B70FBB">
        <w:trPr>
          <w:trHeight w:val="206"/>
        </w:trPr>
        <w:tc>
          <w:tcPr>
            <w:tcW w:w="10064" w:type="dxa"/>
            <w:gridSpan w:val="4"/>
          </w:tcPr>
          <w:p w14:paraId="39F335B6" w14:textId="77777777" w:rsidR="00D554AF" w:rsidRPr="00463620" w:rsidRDefault="00D554AF" w:rsidP="00B70FB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tc>
      </w:tr>
    </w:tbl>
    <w:p w14:paraId="046EFFF5" w14:textId="77777777" w:rsidR="00D554AF" w:rsidRDefault="00D554AF" w:rsidP="00D554AF">
      <w:pPr>
        <w:pStyle w:val="BodyText"/>
        <w:spacing w:before="30"/>
      </w:pPr>
    </w:p>
    <w:p w14:paraId="315E19EB" w14:textId="77777777" w:rsidR="00D554AF" w:rsidRPr="005E711A" w:rsidRDefault="00D554AF" w:rsidP="00D554AF">
      <w:pPr>
        <w:pStyle w:val="BodyText"/>
        <w:spacing w:before="30"/>
      </w:pPr>
    </w:p>
    <w:p w14:paraId="67350DFE" w14:textId="77777777" w:rsidR="00C13071" w:rsidRDefault="00C13071" w:rsidP="00C13071">
      <w:pPr>
        <w:pStyle w:val="Heading1"/>
        <w:ind w:left="720"/>
        <w:jc w:val="both"/>
        <w:rPr>
          <w:b w:val="0"/>
          <w:bCs w:val="0"/>
        </w:rPr>
      </w:pPr>
    </w:p>
    <w:p w14:paraId="7966B88A" w14:textId="77777777" w:rsidR="00C13071" w:rsidRDefault="00C13071" w:rsidP="00C13071">
      <w:pPr>
        <w:pStyle w:val="Heading1"/>
        <w:ind w:left="720"/>
        <w:jc w:val="both"/>
        <w:rPr>
          <w:b w:val="0"/>
          <w:bCs w:val="0"/>
        </w:rPr>
      </w:pPr>
    </w:p>
    <w:p w14:paraId="74C27C38" w14:textId="77777777" w:rsidR="00C13071" w:rsidRDefault="00C13071" w:rsidP="00C13071">
      <w:pPr>
        <w:pStyle w:val="Heading1"/>
        <w:ind w:left="720"/>
        <w:jc w:val="both"/>
        <w:rPr>
          <w:b w:val="0"/>
          <w:bCs w:val="0"/>
        </w:rPr>
      </w:pPr>
    </w:p>
    <w:p w14:paraId="170D21BE" w14:textId="77777777" w:rsidR="00C13071" w:rsidRDefault="00C13071" w:rsidP="00C13071">
      <w:pPr>
        <w:pStyle w:val="Heading1"/>
        <w:ind w:left="0"/>
        <w:jc w:val="both"/>
        <w:rPr>
          <w:spacing w:val="-2"/>
        </w:rPr>
      </w:pPr>
    </w:p>
    <w:p w14:paraId="6DD443A6" w14:textId="77777777" w:rsidR="00C13071" w:rsidRDefault="00C13071" w:rsidP="00C13071">
      <w:pPr>
        <w:pStyle w:val="Heading1"/>
        <w:ind w:left="0"/>
        <w:jc w:val="both"/>
        <w:rPr>
          <w:spacing w:val="-2"/>
        </w:rPr>
      </w:pPr>
    </w:p>
    <w:p w14:paraId="0334180B" w14:textId="77777777" w:rsidR="00C13071" w:rsidRDefault="00C13071" w:rsidP="00C13071">
      <w:pPr>
        <w:pStyle w:val="Heading1"/>
        <w:ind w:left="0"/>
        <w:jc w:val="both"/>
        <w:rPr>
          <w:spacing w:val="-2"/>
        </w:rPr>
      </w:pPr>
    </w:p>
    <w:p w14:paraId="008AFE4B" w14:textId="77777777" w:rsidR="00C13071" w:rsidRDefault="00C13071" w:rsidP="00C13071">
      <w:pPr>
        <w:pStyle w:val="Heading1"/>
        <w:ind w:left="0"/>
        <w:jc w:val="both"/>
        <w:rPr>
          <w:spacing w:val="-2"/>
        </w:rPr>
      </w:pPr>
    </w:p>
    <w:p w14:paraId="6F4A41BC" w14:textId="77777777" w:rsidR="00C13071" w:rsidRDefault="00C13071" w:rsidP="00C13071">
      <w:pPr>
        <w:pStyle w:val="Heading1"/>
        <w:ind w:left="0"/>
        <w:jc w:val="both"/>
        <w:rPr>
          <w:spacing w:val="-2"/>
        </w:rPr>
      </w:pPr>
    </w:p>
    <w:p w14:paraId="0EC8CCDE" w14:textId="77777777" w:rsidR="00C13071" w:rsidRDefault="00C13071" w:rsidP="00C13071">
      <w:pPr>
        <w:pStyle w:val="Heading1"/>
        <w:ind w:left="0"/>
        <w:jc w:val="both"/>
        <w:rPr>
          <w:spacing w:val="-2"/>
        </w:rPr>
      </w:pPr>
    </w:p>
    <w:p w14:paraId="486825CF" w14:textId="35C2F441" w:rsidR="00C13071" w:rsidRPr="005E711A" w:rsidRDefault="00C13071" w:rsidP="00C13071">
      <w:pPr>
        <w:pStyle w:val="BodyText"/>
        <w:spacing w:before="30"/>
      </w:pPr>
      <w:del w:id="202" w:author="Joseph Sempa" w:date="2026-07-25T19:17:00Z" w16du:dateUtc="2026-07-25T17:17:00Z">
        <w:r w:rsidDel="00D16000">
          <w:rPr>
            <w:noProof/>
          </w:rPr>
          <w:drawing>
            <wp:inline distT="0" distB="0" distL="0" distR="0" wp14:anchorId="718F5445" wp14:editId="0FE9B0A7">
              <wp:extent cx="5476875" cy="4107656"/>
              <wp:effectExtent l="0" t="0" r="0" b="7620"/>
              <wp:docPr id="158033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1571" name="Picture 11410815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8340" cy="4116255"/>
                      </a:xfrm>
                      <a:prstGeom prst="rect">
                        <a:avLst/>
                      </a:prstGeom>
                    </pic:spPr>
                  </pic:pic>
                </a:graphicData>
              </a:graphic>
            </wp:inline>
          </w:drawing>
        </w:r>
      </w:del>
      <w:ins w:id="203" w:author="Joseph Sempa" w:date="2026-07-25T19:18:00Z" w16du:dateUtc="2026-07-25T17:18:00Z">
        <w:r w:rsidR="00D16000">
          <w:rPr>
            <w:noProof/>
          </w:rPr>
          <w:drawing>
            <wp:inline distT="0" distB="0" distL="0" distR="0" wp14:anchorId="13213E9A" wp14:editId="7DC6806B">
              <wp:extent cx="5473700" cy="3953482"/>
              <wp:effectExtent l="0" t="0" r="0" b="9525"/>
              <wp:docPr id="16932021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02146" name="Picture 16932021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93938" cy="3968099"/>
                      </a:xfrm>
                      <a:prstGeom prst="rect">
                        <a:avLst/>
                      </a:prstGeom>
                    </pic:spPr>
                  </pic:pic>
                </a:graphicData>
              </a:graphic>
            </wp:inline>
          </w:drawing>
        </w:r>
      </w:ins>
    </w:p>
    <w:p w14:paraId="5E7F42C6" w14:textId="318A27BC" w:rsidR="00C13071" w:rsidRPr="005E711A" w:rsidRDefault="00C13071" w:rsidP="00B90C3E">
      <w:pPr>
        <w:pStyle w:val="BodyText"/>
        <w:spacing w:line="232" w:lineRule="auto"/>
        <w:ind w:left="709" w:right="326"/>
        <w:jc w:val="both"/>
        <w:rPr>
          <w:position w:val="7"/>
        </w:rPr>
      </w:pPr>
      <w:r>
        <w:t xml:space="preserve">Figure </w:t>
      </w:r>
      <w:r w:rsidRPr="005E711A">
        <w:t>2:</w:t>
      </w:r>
      <w:r w:rsidRPr="005E711A">
        <w:rPr>
          <w:spacing w:val="-5"/>
        </w:rPr>
        <w:t xml:space="preserve"> </w:t>
      </w:r>
      <w:r w:rsidRPr="005E711A">
        <w:t>The</w:t>
      </w:r>
      <w:r w:rsidRPr="005E711A">
        <w:rPr>
          <w:spacing w:val="-1"/>
        </w:rPr>
        <w:t xml:space="preserve"> </w:t>
      </w:r>
      <w:r w:rsidRPr="005E711A">
        <w:t>Kaplan-Meier</w:t>
      </w:r>
      <w:r w:rsidRPr="005E711A">
        <w:rPr>
          <w:spacing w:val="-2"/>
        </w:rPr>
        <w:t xml:space="preserve"> </w:t>
      </w:r>
      <w:r w:rsidRPr="005E711A">
        <w:t>survival</w:t>
      </w:r>
      <w:r w:rsidRPr="005E711A">
        <w:rPr>
          <w:spacing w:val="-3"/>
        </w:rPr>
        <w:t xml:space="preserve"> </w:t>
      </w:r>
      <w:r w:rsidRPr="005E711A">
        <w:t>curves</w:t>
      </w:r>
      <w:r w:rsidRPr="005E711A">
        <w:rPr>
          <w:spacing w:val="-4"/>
        </w:rPr>
        <w:t xml:space="preserve"> </w:t>
      </w:r>
      <w:r w:rsidRPr="005E711A">
        <w:t>for</w:t>
      </w:r>
      <w:r w:rsidRPr="005E711A">
        <w:rPr>
          <w:spacing w:val="-7"/>
        </w:rPr>
        <w:t xml:space="preserve"> </w:t>
      </w:r>
      <w:r w:rsidRPr="005E711A">
        <w:t>patients</w:t>
      </w:r>
      <w:r w:rsidRPr="005E711A">
        <w:rPr>
          <w:spacing w:val="-9"/>
        </w:rPr>
        <w:t xml:space="preserve"> </w:t>
      </w:r>
      <w:r w:rsidRPr="005E711A">
        <w:t>with</w:t>
      </w:r>
      <w:r w:rsidRPr="005E711A">
        <w:rPr>
          <w:spacing w:val="-1"/>
        </w:rPr>
        <w:t xml:space="preserve"> </w:t>
      </w:r>
      <w:r w:rsidRPr="005E711A">
        <w:t>adrenal</w:t>
      </w:r>
      <w:r w:rsidRPr="005E711A">
        <w:rPr>
          <w:spacing w:val="-3"/>
        </w:rPr>
        <w:t xml:space="preserve"> </w:t>
      </w:r>
      <w:r w:rsidRPr="005E711A">
        <w:t>insufficiency (AI)</w:t>
      </w:r>
      <w:r w:rsidRPr="005E711A">
        <w:rPr>
          <w:spacing w:val="-2"/>
        </w:rPr>
        <w:t xml:space="preserve"> </w:t>
      </w:r>
      <w:r w:rsidRPr="005E711A">
        <w:t>compared</w:t>
      </w:r>
      <w:r w:rsidRPr="005E711A">
        <w:rPr>
          <w:spacing w:val="-1"/>
        </w:rPr>
        <w:t xml:space="preserve"> </w:t>
      </w:r>
      <w:r w:rsidRPr="005E711A">
        <w:t xml:space="preserve">with those without (No-AI) </w:t>
      </w:r>
      <w:r w:rsidR="009C7B52">
        <w:t xml:space="preserve">in </w:t>
      </w:r>
      <w:r w:rsidRPr="005E711A">
        <w:t>HIV</w:t>
      </w:r>
      <w:r w:rsidR="009C7B52">
        <w:t>-</w:t>
      </w:r>
      <w:r w:rsidRPr="005E711A">
        <w:t>positive patients with a CD4 count less than 100 cells per mm</w:t>
      </w:r>
      <w:r w:rsidRPr="00406DF7">
        <w:rPr>
          <w:position w:val="7"/>
          <w:vertAlign w:val="superscript"/>
        </w:rPr>
        <w:t>3</w:t>
      </w:r>
    </w:p>
    <w:p w14:paraId="53319832" w14:textId="2F2E9D5B" w:rsidR="00C13071" w:rsidRDefault="00093F64" w:rsidP="00C13071">
      <w:pPr>
        <w:pStyle w:val="Heading1"/>
        <w:ind w:left="720"/>
        <w:jc w:val="both"/>
        <w:rPr>
          <w:b w:val="0"/>
          <w:bCs w:val="0"/>
        </w:rPr>
      </w:pPr>
      <w:r>
        <w:rPr>
          <w:b w:val="0"/>
          <w:bCs w:val="0"/>
        </w:rPr>
        <w:t>p</w:t>
      </w:r>
      <w:commentRangeStart w:id="204"/>
      <w:r>
        <w:rPr>
          <w:b w:val="0"/>
          <w:bCs w:val="0"/>
        </w:rPr>
        <w:t>-values at 3-months, 6-months, 12-months</w:t>
      </w:r>
      <w:commentRangeEnd w:id="204"/>
      <w:r w:rsidR="00931001">
        <w:rPr>
          <w:rStyle w:val="CommentReference"/>
          <w:b w:val="0"/>
          <w:bCs w:val="0"/>
          <w:sz w:val="22"/>
          <w:szCs w:val="22"/>
        </w:rPr>
        <w:commentReference w:id="204"/>
      </w:r>
    </w:p>
    <w:p w14:paraId="4DAC27E8" w14:textId="77777777" w:rsidR="00C13071" w:rsidRDefault="00C13071" w:rsidP="00093F64">
      <w:pPr>
        <w:pStyle w:val="Heading1"/>
        <w:ind w:left="0"/>
        <w:jc w:val="both"/>
        <w:rPr>
          <w:b w:val="0"/>
          <w:bCs w:val="0"/>
        </w:rPr>
      </w:pPr>
    </w:p>
    <w:p w14:paraId="6083C48C" w14:textId="77777777" w:rsidR="00C13071" w:rsidRDefault="00C13071" w:rsidP="00C13071">
      <w:pPr>
        <w:pStyle w:val="Heading1"/>
        <w:ind w:left="720"/>
        <w:jc w:val="both"/>
        <w:rPr>
          <w:b w:val="0"/>
          <w:bCs w:val="0"/>
        </w:rPr>
      </w:pPr>
    </w:p>
    <w:p w14:paraId="3A1823D3" w14:textId="7A2074B0" w:rsidR="00CF1161" w:rsidRDefault="00CF1161">
      <w:pPr>
        <w:rPr>
          <w:ins w:id="205" w:author="Joseph Sempa" w:date="2026-07-25T20:40:00Z" w16du:dateUtc="2026-07-25T18:40:00Z"/>
        </w:rPr>
      </w:pPr>
      <w:ins w:id="206" w:author="Joseph Sempa" w:date="2026-07-25T20:40:00Z" w16du:dateUtc="2026-07-25T18:40:00Z">
        <w:r>
          <w:rPr>
            <w:b/>
            <w:bCs/>
          </w:rPr>
          <w:br w:type="page"/>
        </w:r>
      </w:ins>
    </w:p>
    <w:p w14:paraId="4A2975FA" w14:textId="77777777" w:rsidR="00C13071" w:rsidRDefault="00C13071" w:rsidP="00C13071">
      <w:pPr>
        <w:pStyle w:val="Heading1"/>
        <w:ind w:left="720"/>
        <w:jc w:val="both"/>
        <w:rPr>
          <w:ins w:id="207" w:author="Joseph Sempa" w:date="2026-07-25T20:40:00Z" w16du:dateUtc="2026-07-25T18:40:00Z"/>
          <w:b w:val="0"/>
          <w:bCs w:val="0"/>
        </w:rPr>
      </w:pPr>
    </w:p>
    <w:p w14:paraId="29C5ABAF" w14:textId="77777777" w:rsidR="00CF1161" w:rsidRDefault="00CF1161" w:rsidP="00C13071">
      <w:pPr>
        <w:pStyle w:val="Heading1"/>
        <w:ind w:left="720"/>
        <w:jc w:val="both"/>
        <w:rPr>
          <w:ins w:id="208" w:author="Joseph Sempa" w:date="2026-07-25T20:40:00Z" w16du:dateUtc="2026-07-25T18:40:00Z"/>
          <w:b w:val="0"/>
          <w:bCs w:val="0"/>
        </w:rPr>
      </w:pPr>
    </w:p>
    <w:p w14:paraId="12BE7EC6" w14:textId="4F2F94A4" w:rsidR="00CF1161" w:rsidRDefault="00CF1161" w:rsidP="00C13071">
      <w:pPr>
        <w:pStyle w:val="Heading1"/>
        <w:ind w:left="720"/>
        <w:jc w:val="both"/>
        <w:rPr>
          <w:b w:val="0"/>
          <w:bCs w:val="0"/>
        </w:rPr>
      </w:pPr>
      <w:ins w:id="209" w:author="Joseph Sempa" w:date="2026-07-25T20:47:00Z" w16du:dateUtc="2026-07-25T18:47:00Z">
        <w:r>
          <w:rPr>
            <w:b w:val="0"/>
            <w:bCs w:val="0"/>
            <w:noProof/>
          </w:rPr>
          <w:drawing>
            <wp:inline distT="0" distB="0" distL="0" distR="0" wp14:anchorId="6F66323D" wp14:editId="23063950">
              <wp:extent cx="4972050" cy="3591156"/>
              <wp:effectExtent l="0" t="0" r="0" b="9525"/>
              <wp:docPr id="1386795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5155" name="Picture 13867951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75643" cy="3593751"/>
                      </a:xfrm>
                      <a:prstGeom prst="rect">
                        <a:avLst/>
                      </a:prstGeom>
                    </pic:spPr>
                  </pic:pic>
                </a:graphicData>
              </a:graphic>
            </wp:inline>
          </w:drawing>
        </w:r>
      </w:ins>
    </w:p>
    <w:p w14:paraId="4B231DE2" w14:textId="77777777" w:rsidR="00C13071" w:rsidRDefault="00C13071" w:rsidP="00C13071">
      <w:pPr>
        <w:pStyle w:val="Heading1"/>
        <w:ind w:left="720"/>
        <w:jc w:val="both"/>
        <w:rPr>
          <w:b w:val="0"/>
          <w:bCs w:val="0"/>
        </w:rPr>
      </w:pPr>
    </w:p>
    <w:p w14:paraId="1FF5C531" w14:textId="77722CA8" w:rsidR="00C13071" w:rsidRDefault="00CF1161" w:rsidP="00C13071">
      <w:pPr>
        <w:pStyle w:val="Heading1"/>
        <w:ind w:left="720"/>
        <w:jc w:val="both"/>
        <w:rPr>
          <w:b w:val="0"/>
          <w:bCs w:val="0"/>
        </w:rPr>
      </w:pPr>
      <w:ins w:id="210" w:author="Joseph Sempa" w:date="2026-07-25T20:40:00Z" w16du:dateUtc="2026-07-25T18:40:00Z">
        <w:r>
          <w:rPr>
            <w:b w:val="0"/>
            <w:bCs w:val="0"/>
          </w:rPr>
          <w:t xml:space="preserve">Figure 3: </w:t>
        </w:r>
      </w:ins>
      <w:ins w:id="211" w:author="Joseph Sempa" w:date="2026-07-25T20:41:00Z" w16du:dateUtc="2026-07-25T18:41:00Z">
        <w:r>
          <w:rPr>
            <w:b w:val="0"/>
            <w:bCs w:val="0"/>
          </w:rPr>
          <w:t>Kaplan meier for treated vs untreated</w:t>
        </w:r>
      </w:ins>
    </w:p>
    <w:p w14:paraId="14EAA24B" w14:textId="77777777" w:rsidR="00D554AF" w:rsidRDefault="00D554AF" w:rsidP="00C13071">
      <w:pPr>
        <w:pStyle w:val="Heading1"/>
        <w:ind w:left="720"/>
        <w:jc w:val="both"/>
        <w:rPr>
          <w:b w:val="0"/>
          <w:bCs w:val="0"/>
        </w:rPr>
      </w:pPr>
    </w:p>
    <w:p w14:paraId="0E2CE4D3" w14:textId="77777777" w:rsidR="00D554AF" w:rsidRDefault="00D554AF" w:rsidP="00C13071">
      <w:pPr>
        <w:pStyle w:val="Heading1"/>
        <w:ind w:left="720"/>
        <w:jc w:val="both"/>
        <w:rPr>
          <w:b w:val="0"/>
          <w:bCs w:val="0"/>
        </w:rPr>
      </w:pPr>
    </w:p>
    <w:tbl>
      <w:tblPr>
        <w:tblW w:w="10064"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1985"/>
        <w:gridCol w:w="2268"/>
        <w:gridCol w:w="1842"/>
      </w:tblGrid>
      <w:tr w:rsidR="00D554AF" w:rsidRPr="00B97E2E" w14:paraId="67B0F01A" w14:textId="77777777" w:rsidTr="00B70FBB">
        <w:trPr>
          <w:trHeight w:val="113"/>
        </w:trPr>
        <w:tc>
          <w:tcPr>
            <w:tcW w:w="10064" w:type="dxa"/>
            <w:gridSpan w:val="4"/>
            <w:tcBorders>
              <w:top w:val="nil"/>
              <w:left w:val="nil"/>
              <w:right w:val="nil"/>
            </w:tcBorders>
            <w:vAlign w:val="bottom"/>
          </w:tcPr>
          <w:p w14:paraId="445ABA7C" w14:textId="77777777" w:rsidR="00D554AF" w:rsidRPr="00B97E2E" w:rsidRDefault="00D554AF" w:rsidP="00B70FBB">
            <w:pPr>
              <w:ind w:left="198" w:right="102"/>
              <w:rPr>
                <w:b/>
                <w:bCs/>
                <w:color w:val="000000"/>
              </w:rPr>
            </w:pPr>
            <w:r w:rsidRPr="00B97E2E">
              <w:rPr>
                <w:b/>
                <w:bCs/>
                <w:color w:val="000000"/>
              </w:rPr>
              <w:t xml:space="preserve">Table </w:t>
            </w:r>
            <w:r>
              <w:rPr>
                <w:b/>
                <w:bCs/>
                <w:color w:val="000000"/>
              </w:rPr>
              <w:t>3</w:t>
            </w:r>
            <w:r w:rsidRPr="00B97E2E">
              <w:rPr>
                <w:b/>
                <w:bCs/>
                <w:color w:val="000000"/>
              </w:rPr>
              <w:t>: Comparisons of the clinical characteristics of patients who died with AI versus those without</w:t>
            </w:r>
          </w:p>
        </w:tc>
      </w:tr>
      <w:tr w:rsidR="00D554AF" w:rsidRPr="00B97E2E" w14:paraId="3CAFF01D" w14:textId="77777777" w:rsidTr="00B70FBB">
        <w:trPr>
          <w:trHeight w:val="471"/>
        </w:trPr>
        <w:tc>
          <w:tcPr>
            <w:tcW w:w="3969" w:type="dxa"/>
            <w:vAlign w:val="bottom"/>
          </w:tcPr>
          <w:p w14:paraId="09F7F31C" w14:textId="77777777" w:rsidR="00D554AF" w:rsidRPr="00B97E2E" w:rsidRDefault="00D554AF" w:rsidP="00B70FBB">
            <w:pPr>
              <w:ind w:left="198" w:right="102"/>
              <w:rPr>
                <w:b/>
                <w:bCs/>
                <w:color w:val="000000"/>
              </w:rPr>
            </w:pPr>
            <w:r w:rsidRPr="00B97E2E">
              <w:rPr>
                <w:b/>
                <w:bCs/>
                <w:color w:val="000000"/>
              </w:rPr>
              <w:t>Variable</w:t>
            </w:r>
          </w:p>
        </w:tc>
        <w:tc>
          <w:tcPr>
            <w:tcW w:w="1985" w:type="dxa"/>
            <w:vAlign w:val="bottom"/>
          </w:tcPr>
          <w:p w14:paraId="08362E99" w14:textId="77777777" w:rsidR="00D554AF" w:rsidRPr="00B97E2E" w:rsidRDefault="00D554AF" w:rsidP="00B70FBB">
            <w:pPr>
              <w:ind w:left="198" w:right="102"/>
              <w:rPr>
                <w:b/>
                <w:bCs/>
                <w:color w:val="000000"/>
              </w:rPr>
            </w:pPr>
            <w:r w:rsidRPr="00B97E2E">
              <w:rPr>
                <w:b/>
                <w:bCs/>
                <w:color w:val="000000"/>
              </w:rPr>
              <w:t xml:space="preserve">AI, </w:t>
            </w:r>
            <w:r w:rsidRPr="00A64DD4">
              <w:rPr>
                <w:i/>
                <w:iCs/>
                <w:color w:val="000000"/>
              </w:rPr>
              <w:t xml:space="preserve">N </w:t>
            </w:r>
            <w:r w:rsidRPr="00A64DD4">
              <w:rPr>
                <w:color w:val="000000"/>
              </w:rPr>
              <w:t xml:space="preserve">= </w:t>
            </w:r>
            <w:r>
              <w:rPr>
                <w:color w:val="000000"/>
              </w:rPr>
              <w:t>5</w:t>
            </w:r>
            <w:r w:rsidRPr="00A64DD4">
              <w:rPr>
                <w:color w:val="000000"/>
                <w:vertAlign w:val="superscript"/>
              </w:rPr>
              <w:t>1</w:t>
            </w:r>
          </w:p>
        </w:tc>
        <w:tc>
          <w:tcPr>
            <w:tcW w:w="2268" w:type="dxa"/>
            <w:vAlign w:val="bottom"/>
          </w:tcPr>
          <w:p w14:paraId="21A66A9E" w14:textId="77777777" w:rsidR="00D554AF" w:rsidRPr="00A64DD4" w:rsidRDefault="00D554AF" w:rsidP="00B70FBB">
            <w:pPr>
              <w:ind w:left="198" w:right="102"/>
              <w:rPr>
                <w:color w:val="000000"/>
              </w:rPr>
            </w:pPr>
            <w:r w:rsidRPr="00B97E2E">
              <w:rPr>
                <w:b/>
                <w:bCs/>
                <w:color w:val="000000"/>
              </w:rPr>
              <w:t xml:space="preserve">Non-AI, </w:t>
            </w:r>
            <w:r w:rsidRPr="00A64DD4">
              <w:rPr>
                <w:i/>
                <w:iCs/>
                <w:color w:val="000000"/>
              </w:rPr>
              <w:t>N</w:t>
            </w:r>
            <w:r w:rsidRPr="00A64DD4">
              <w:rPr>
                <w:color w:val="000000"/>
              </w:rPr>
              <w:t xml:space="preserve"> = 16</w:t>
            </w:r>
            <w:r>
              <w:rPr>
                <w:color w:val="000000"/>
              </w:rPr>
              <w:t>2</w:t>
            </w:r>
            <w:r w:rsidRPr="00A64DD4">
              <w:rPr>
                <w:color w:val="000000"/>
                <w:vertAlign w:val="superscript"/>
              </w:rPr>
              <w:t>1</w:t>
            </w:r>
          </w:p>
        </w:tc>
        <w:tc>
          <w:tcPr>
            <w:tcW w:w="1842" w:type="dxa"/>
            <w:vAlign w:val="bottom"/>
          </w:tcPr>
          <w:p w14:paraId="0854EA5F" w14:textId="77777777" w:rsidR="00D554AF" w:rsidRPr="00B97E2E" w:rsidRDefault="00D554AF" w:rsidP="00B70FBB">
            <w:pPr>
              <w:ind w:left="198" w:right="102"/>
              <w:rPr>
                <w:b/>
                <w:bCs/>
                <w:color w:val="000000"/>
              </w:rPr>
            </w:pPr>
            <w:r w:rsidRPr="00BF4CD6">
              <w:rPr>
                <w:b/>
                <w:bCs/>
                <w:i/>
                <w:iCs/>
                <w:color w:val="000000"/>
              </w:rPr>
              <w:t>p-</w:t>
            </w:r>
            <w:r w:rsidRPr="00B97E2E">
              <w:rPr>
                <w:b/>
                <w:bCs/>
                <w:color w:val="000000"/>
              </w:rPr>
              <w:t>value</w:t>
            </w:r>
            <w:r w:rsidRPr="00BF4CD6">
              <w:rPr>
                <w:b/>
                <w:bCs/>
                <w:color w:val="000000"/>
                <w:vertAlign w:val="superscript"/>
              </w:rPr>
              <w:t>2</w:t>
            </w:r>
          </w:p>
        </w:tc>
      </w:tr>
      <w:tr w:rsidR="00D554AF" w:rsidRPr="00B97E2E" w14:paraId="5D097617" w14:textId="77777777" w:rsidTr="00B70FBB">
        <w:trPr>
          <w:trHeight w:val="113"/>
        </w:trPr>
        <w:tc>
          <w:tcPr>
            <w:tcW w:w="3969" w:type="dxa"/>
            <w:vAlign w:val="bottom"/>
          </w:tcPr>
          <w:p w14:paraId="449B6BD1" w14:textId="77777777" w:rsidR="00D554AF" w:rsidRPr="00B97E2E" w:rsidRDefault="00D554AF" w:rsidP="00B70FBB">
            <w:pPr>
              <w:ind w:left="198" w:right="102"/>
              <w:rPr>
                <w:b/>
                <w:bCs/>
                <w:color w:val="000000"/>
              </w:rPr>
            </w:pPr>
            <w:r w:rsidRPr="00B97E2E">
              <w:rPr>
                <w:b/>
                <w:bCs/>
                <w:color w:val="000000"/>
              </w:rPr>
              <w:t>Age at enrolment, median (IQR)</w:t>
            </w:r>
          </w:p>
          <w:p w14:paraId="1983FE41" w14:textId="77777777" w:rsidR="00D554AF" w:rsidRPr="00B97E2E" w:rsidRDefault="00D554AF" w:rsidP="00B70FBB">
            <w:pPr>
              <w:ind w:left="198" w:right="102"/>
              <w:rPr>
                <w:b/>
                <w:bCs/>
                <w:color w:val="000000"/>
              </w:rPr>
            </w:pPr>
            <w:r w:rsidRPr="00B97E2E">
              <w:rPr>
                <w:b/>
                <w:bCs/>
                <w:color w:val="000000"/>
              </w:rPr>
              <w:t>(years)</w:t>
            </w:r>
          </w:p>
        </w:tc>
        <w:tc>
          <w:tcPr>
            <w:tcW w:w="1985" w:type="dxa"/>
          </w:tcPr>
          <w:p w14:paraId="77BDC878" w14:textId="77777777" w:rsidR="00D554AF" w:rsidRPr="00B97E2E" w:rsidRDefault="00D554AF" w:rsidP="00B70FBB">
            <w:pPr>
              <w:ind w:left="198" w:right="102"/>
              <w:jc w:val="center"/>
              <w:rPr>
                <w:color w:val="000000"/>
              </w:rPr>
            </w:pPr>
            <w:r w:rsidRPr="00583302">
              <w:rPr>
                <w:color w:val="000000"/>
              </w:rPr>
              <w:t>47.0 (42.0, 48.0)</w:t>
            </w:r>
          </w:p>
        </w:tc>
        <w:tc>
          <w:tcPr>
            <w:tcW w:w="2268" w:type="dxa"/>
          </w:tcPr>
          <w:p w14:paraId="46C0A106" w14:textId="77777777" w:rsidR="00D554AF" w:rsidRPr="00B97E2E" w:rsidRDefault="00D554AF" w:rsidP="00B70FBB">
            <w:pPr>
              <w:ind w:left="198" w:right="102"/>
              <w:jc w:val="center"/>
              <w:rPr>
                <w:color w:val="000000"/>
              </w:rPr>
            </w:pPr>
            <w:r w:rsidRPr="00583302">
              <w:rPr>
                <w:color w:val="000000"/>
              </w:rPr>
              <w:t>37.0 (30.0, 44.0)</w:t>
            </w:r>
          </w:p>
        </w:tc>
        <w:tc>
          <w:tcPr>
            <w:tcW w:w="1842" w:type="dxa"/>
          </w:tcPr>
          <w:p w14:paraId="66EE3F90" w14:textId="77777777" w:rsidR="00D554AF" w:rsidRPr="00B97E2E" w:rsidRDefault="00D554AF" w:rsidP="00B70FBB">
            <w:pPr>
              <w:ind w:left="198" w:right="102"/>
              <w:jc w:val="center"/>
              <w:rPr>
                <w:color w:val="000000"/>
              </w:rPr>
            </w:pPr>
            <w:r w:rsidRPr="00583302">
              <w:rPr>
                <w:color w:val="000000"/>
              </w:rPr>
              <w:t>0.6</w:t>
            </w:r>
          </w:p>
        </w:tc>
      </w:tr>
      <w:tr w:rsidR="00D554AF" w:rsidRPr="00B97E2E" w14:paraId="530872EE" w14:textId="77777777" w:rsidTr="00B70FBB">
        <w:trPr>
          <w:trHeight w:val="113"/>
        </w:trPr>
        <w:tc>
          <w:tcPr>
            <w:tcW w:w="3969" w:type="dxa"/>
            <w:vAlign w:val="bottom"/>
          </w:tcPr>
          <w:p w14:paraId="4F043715" w14:textId="77777777" w:rsidR="00D554AF" w:rsidRPr="00B97E2E" w:rsidRDefault="00D554AF" w:rsidP="00B70FBB">
            <w:pPr>
              <w:ind w:left="198" w:right="102"/>
              <w:rPr>
                <w:b/>
                <w:bCs/>
                <w:color w:val="000000"/>
              </w:rPr>
            </w:pPr>
            <w:r w:rsidRPr="00B97E2E">
              <w:rPr>
                <w:b/>
                <w:bCs/>
                <w:color w:val="000000"/>
              </w:rPr>
              <w:t xml:space="preserve">Female gender, </w:t>
            </w:r>
            <w:r w:rsidRPr="00406DF7">
              <w:rPr>
                <w:b/>
                <w:bCs/>
                <w:i/>
                <w:iCs/>
                <w:color w:val="000000"/>
              </w:rPr>
              <w:t>N</w:t>
            </w:r>
            <w:r w:rsidRPr="00B97E2E">
              <w:rPr>
                <w:b/>
                <w:bCs/>
                <w:color w:val="000000"/>
              </w:rPr>
              <w:t>(%)</w:t>
            </w:r>
          </w:p>
        </w:tc>
        <w:tc>
          <w:tcPr>
            <w:tcW w:w="1985" w:type="dxa"/>
          </w:tcPr>
          <w:p w14:paraId="6FC1FB97" w14:textId="77777777" w:rsidR="00D554AF" w:rsidRPr="00B97E2E" w:rsidRDefault="00D554AF" w:rsidP="00B70FBB">
            <w:pPr>
              <w:ind w:left="198" w:right="102"/>
              <w:jc w:val="center"/>
              <w:rPr>
                <w:color w:val="000000"/>
              </w:rPr>
            </w:pPr>
            <w:r w:rsidRPr="00583302">
              <w:rPr>
                <w:color w:val="000000"/>
              </w:rPr>
              <w:t>4 (80.0%)</w:t>
            </w:r>
          </w:p>
        </w:tc>
        <w:tc>
          <w:tcPr>
            <w:tcW w:w="2268" w:type="dxa"/>
          </w:tcPr>
          <w:p w14:paraId="7FDDBD52" w14:textId="77777777" w:rsidR="00D554AF" w:rsidRPr="00B97E2E" w:rsidRDefault="00D554AF" w:rsidP="00B70FBB">
            <w:pPr>
              <w:ind w:left="198" w:right="102"/>
              <w:jc w:val="center"/>
              <w:rPr>
                <w:color w:val="000000"/>
              </w:rPr>
            </w:pPr>
            <w:r w:rsidRPr="00583302">
              <w:rPr>
                <w:color w:val="000000"/>
              </w:rPr>
              <w:t>85 (52.5%)</w:t>
            </w:r>
          </w:p>
        </w:tc>
        <w:tc>
          <w:tcPr>
            <w:tcW w:w="1842" w:type="dxa"/>
            <w:vAlign w:val="bottom"/>
          </w:tcPr>
          <w:p w14:paraId="78B50186" w14:textId="77777777" w:rsidR="00D554AF" w:rsidRPr="00B97E2E" w:rsidRDefault="00D554AF" w:rsidP="00B70FBB">
            <w:pPr>
              <w:ind w:left="198" w:right="102"/>
              <w:jc w:val="center"/>
              <w:rPr>
                <w:color w:val="000000"/>
              </w:rPr>
            </w:pPr>
            <w:r w:rsidRPr="00B97E2E">
              <w:rPr>
                <w:color w:val="000000"/>
              </w:rPr>
              <w:t>0.</w:t>
            </w:r>
            <w:r>
              <w:rPr>
                <w:color w:val="000000"/>
              </w:rPr>
              <w:t>8</w:t>
            </w:r>
          </w:p>
        </w:tc>
      </w:tr>
      <w:tr w:rsidR="00D554AF" w:rsidRPr="00B97E2E" w14:paraId="6A208C62" w14:textId="77777777" w:rsidTr="00B70FBB">
        <w:trPr>
          <w:trHeight w:val="113"/>
        </w:trPr>
        <w:tc>
          <w:tcPr>
            <w:tcW w:w="3969" w:type="dxa"/>
            <w:vAlign w:val="bottom"/>
          </w:tcPr>
          <w:p w14:paraId="062DFB0B" w14:textId="77777777" w:rsidR="00D554AF" w:rsidRPr="00B97E2E" w:rsidRDefault="00D554AF" w:rsidP="00B70FBB">
            <w:pPr>
              <w:ind w:left="198" w:right="102"/>
              <w:rPr>
                <w:b/>
                <w:bCs/>
                <w:color w:val="000000"/>
              </w:rPr>
            </w:pPr>
            <w:r w:rsidRPr="00B97E2E">
              <w:rPr>
                <w:b/>
                <w:bCs/>
                <w:color w:val="000000"/>
              </w:rPr>
              <w:t>Duration of current illness, median</w:t>
            </w:r>
          </w:p>
          <w:p w14:paraId="2D047BA9" w14:textId="77777777" w:rsidR="00D554AF" w:rsidRPr="00B97E2E" w:rsidRDefault="00D554AF" w:rsidP="00B70FBB">
            <w:pPr>
              <w:ind w:left="198" w:right="102"/>
              <w:rPr>
                <w:b/>
                <w:bCs/>
                <w:color w:val="000000"/>
              </w:rPr>
            </w:pPr>
            <w:r w:rsidRPr="00B97E2E">
              <w:rPr>
                <w:b/>
                <w:bCs/>
                <w:color w:val="000000"/>
              </w:rPr>
              <w:t>(IQR) (days)</w:t>
            </w:r>
          </w:p>
        </w:tc>
        <w:tc>
          <w:tcPr>
            <w:tcW w:w="1985" w:type="dxa"/>
          </w:tcPr>
          <w:p w14:paraId="2008D1BF" w14:textId="77777777" w:rsidR="00D554AF" w:rsidRPr="00B97E2E" w:rsidRDefault="00D554AF" w:rsidP="00B70FBB">
            <w:pPr>
              <w:ind w:left="198" w:right="102"/>
              <w:jc w:val="center"/>
              <w:rPr>
                <w:color w:val="000000"/>
              </w:rPr>
            </w:pPr>
            <w:r w:rsidRPr="00583302">
              <w:rPr>
                <w:color w:val="000000"/>
              </w:rPr>
              <w:t>10.5 (7.0, 37.0)</w:t>
            </w:r>
          </w:p>
        </w:tc>
        <w:tc>
          <w:tcPr>
            <w:tcW w:w="2268" w:type="dxa"/>
          </w:tcPr>
          <w:p w14:paraId="0D634D94" w14:textId="77777777" w:rsidR="00D554AF" w:rsidRPr="00B97E2E" w:rsidRDefault="00D554AF" w:rsidP="00B70FBB">
            <w:pPr>
              <w:ind w:left="198" w:right="102"/>
              <w:jc w:val="center"/>
              <w:rPr>
                <w:color w:val="000000"/>
              </w:rPr>
            </w:pPr>
            <w:r w:rsidRPr="00583302">
              <w:rPr>
                <w:color w:val="000000"/>
              </w:rPr>
              <w:t>14.0 (14.0, 21.0)</w:t>
            </w:r>
          </w:p>
        </w:tc>
        <w:tc>
          <w:tcPr>
            <w:tcW w:w="1842" w:type="dxa"/>
          </w:tcPr>
          <w:p w14:paraId="35A3DB4B" w14:textId="77777777" w:rsidR="00D554AF" w:rsidRPr="00B97E2E" w:rsidRDefault="00D554AF" w:rsidP="00B70FBB">
            <w:pPr>
              <w:ind w:left="198" w:right="102"/>
              <w:jc w:val="center"/>
              <w:rPr>
                <w:color w:val="000000"/>
              </w:rPr>
            </w:pPr>
            <w:r w:rsidRPr="00583302">
              <w:rPr>
                <w:color w:val="000000"/>
              </w:rPr>
              <w:t>&gt;0.9</w:t>
            </w:r>
          </w:p>
        </w:tc>
      </w:tr>
      <w:tr w:rsidR="00D554AF" w:rsidRPr="00B97E2E" w14:paraId="0F7E3A77" w14:textId="77777777" w:rsidTr="00B70FBB">
        <w:trPr>
          <w:trHeight w:val="113"/>
        </w:trPr>
        <w:tc>
          <w:tcPr>
            <w:tcW w:w="3969" w:type="dxa"/>
            <w:vAlign w:val="bottom"/>
          </w:tcPr>
          <w:p w14:paraId="7DB67805" w14:textId="77777777" w:rsidR="00D554AF" w:rsidRPr="00B97E2E" w:rsidRDefault="00D554AF" w:rsidP="00B70FBB">
            <w:pPr>
              <w:ind w:left="198" w:right="102"/>
              <w:rPr>
                <w:b/>
                <w:bCs/>
                <w:color w:val="000000"/>
              </w:rPr>
            </w:pPr>
            <w:r w:rsidRPr="00B97E2E">
              <w:rPr>
                <w:b/>
                <w:bCs/>
                <w:color w:val="000000"/>
              </w:rPr>
              <w:t>HISTORY</w:t>
            </w:r>
          </w:p>
        </w:tc>
        <w:tc>
          <w:tcPr>
            <w:tcW w:w="1985" w:type="dxa"/>
            <w:vAlign w:val="bottom"/>
          </w:tcPr>
          <w:p w14:paraId="5C2751A6" w14:textId="77777777" w:rsidR="00D554AF" w:rsidRPr="00B97E2E" w:rsidRDefault="00D554AF" w:rsidP="00B70FBB">
            <w:pPr>
              <w:ind w:left="198" w:right="102"/>
              <w:jc w:val="center"/>
              <w:rPr>
                <w:color w:val="000000"/>
              </w:rPr>
            </w:pPr>
          </w:p>
        </w:tc>
        <w:tc>
          <w:tcPr>
            <w:tcW w:w="2268" w:type="dxa"/>
            <w:vAlign w:val="bottom"/>
          </w:tcPr>
          <w:p w14:paraId="6B74347B" w14:textId="77777777" w:rsidR="00D554AF" w:rsidRPr="00B97E2E" w:rsidRDefault="00D554AF" w:rsidP="00B70FBB">
            <w:pPr>
              <w:ind w:left="198" w:right="102"/>
              <w:jc w:val="center"/>
              <w:rPr>
                <w:color w:val="000000"/>
              </w:rPr>
            </w:pPr>
          </w:p>
        </w:tc>
        <w:tc>
          <w:tcPr>
            <w:tcW w:w="1842" w:type="dxa"/>
            <w:vAlign w:val="bottom"/>
          </w:tcPr>
          <w:p w14:paraId="640E3117" w14:textId="77777777" w:rsidR="00D554AF" w:rsidRPr="00B97E2E" w:rsidRDefault="00D554AF" w:rsidP="00B70FBB">
            <w:pPr>
              <w:ind w:left="198" w:right="102"/>
              <w:jc w:val="center"/>
              <w:rPr>
                <w:color w:val="000000"/>
              </w:rPr>
            </w:pPr>
          </w:p>
        </w:tc>
      </w:tr>
      <w:tr w:rsidR="00D554AF" w:rsidRPr="00B97E2E" w14:paraId="213874A5" w14:textId="77777777" w:rsidTr="00B70FBB">
        <w:trPr>
          <w:trHeight w:val="113"/>
        </w:trPr>
        <w:tc>
          <w:tcPr>
            <w:tcW w:w="3969" w:type="dxa"/>
            <w:vAlign w:val="bottom"/>
          </w:tcPr>
          <w:p w14:paraId="7895AB69" w14:textId="77777777" w:rsidR="00D554AF" w:rsidRPr="00B97E2E" w:rsidRDefault="00D554AF" w:rsidP="00B70FBB">
            <w:pPr>
              <w:ind w:left="198" w:right="102"/>
              <w:rPr>
                <w:color w:val="000000"/>
              </w:rPr>
            </w:pPr>
            <w:r w:rsidRPr="00B97E2E">
              <w:rPr>
                <w:color w:val="000000"/>
              </w:rPr>
              <w:t>Weight loss</w:t>
            </w:r>
          </w:p>
        </w:tc>
        <w:tc>
          <w:tcPr>
            <w:tcW w:w="1985" w:type="dxa"/>
          </w:tcPr>
          <w:p w14:paraId="20DDE697" w14:textId="77777777" w:rsidR="00D554AF" w:rsidRPr="00B97E2E" w:rsidRDefault="00D554AF" w:rsidP="00B70FBB">
            <w:pPr>
              <w:ind w:left="198" w:right="102"/>
              <w:jc w:val="center"/>
              <w:rPr>
                <w:color w:val="000000"/>
              </w:rPr>
            </w:pPr>
            <w:r w:rsidRPr="00E443DF">
              <w:t>4 (80%)</w:t>
            </w:r>
          </w:p>
        </w:tc>
        <w:tc>
          <w:tcPr>
            <w:tcW w:w="2268" w:type="dxa"/>
          </w:tcPr>
          <w:p w14:paraId="7BE3E3AD" w14:textId="77777777" w:rsidR="00D554AF" w:rsidRPr="00B97E2E" w:rsidRDefault="00D554AF" w:rsidP="00B70FBB">
            <w:pPr>
              <w:ind w:left="198" w:right="102"/>
              <w:jc w:val="center"/>
              <w:rPr>
                <w:color w:val="000000"/>
              </w:rPr>
            </w:pPr>
            <w:r w:rsidRPr="00E443DF">
              <w:t>134 (89%)</w:t>
            </w:r>
          </w:p>
        </w:tc>
        <w:tc>
          <w:tcPr>
            <w:tcW w:w="1842" w:type="dxa"/>
          </w:tcPr>
          <w:p w14:paraId="70A26638" w14:textId="77777777" w:rsidR="00D554AF" w:rsidRPr="00B97E2E" w:rsidRDefault="00D554AF" w:rsidP="00B70FBB">
            <w:pPr>
              <w:ind w:left="198" w:right="102"/>
              <w:jc w:val="center"/>
              <w:rPr>
                <w:color w:val="000000"/>
              </w:rPr>
            </w:pPr>
            <w:r w:rsidRPr="00E443DF">
              <w:t>&gt;0.9</w:t>
            </w:r>
          </w:p>
        </w:tc>
      </w:tr>
      <w:tr w:rsidR="00D554AF" w:rsidRPr="00B97E2E" w14:paraId="6BB4F95C" w14:textId="77777777" w:rsidTr="00B70FBB">
        <w:trPr>
          <w:trHeight w:val="113"/>
        </w:trPr>
        <w:tc>
          <w:tcPr>
            <w:tcW w:w="3969" w:type="dxa"/>
            <w:vAlign w:val="bottom"/>
          </w:tcPr>
          <w:p w14:paraId="0DDFB2FD" w14:textId="77777777" w:rsidR="00D554AF" w:rsidRPr="00B97E2E" w:rsidRDefault="00D554AF" w:rsidP="00B70FBB">
            <w:pPr>
              <w:ind w:left="198" w:right="102"/>
              <w:rPr>
                <w:color w:val="000000"/>
              </w:rPr>
            </w:pPr>
            <w:r w:rsidRPr="00B97E2E">
              <w:rPr>
                <w:color w:val="000000"/>
              </w:rPr>
              <w:t>Weakness</w:t>
            </w:r>
          </w:p>
        </w:tc>
        <w:tc>
          <w:tcPr>
            <w:tcW w:w="1985" w:type="dxa"/>
          </w:tcPr>
          <w:p w14:paraId="59E24D9B" w14:textId="77777777" w:rsidR="00D554AF" w:rsidRPr="00B97E2E" w:rsidRDefault="00D554AF" w:rsidP="00B70FBB">
            <w:pPr>
              <w:ind w:left="198" w:right="102"/>
              <w:jc w:val="center"/>
              <w:rPr>
                <w:color w:val="000000"/>
              </w:rPr>
            </w:pPr>
            <w:r w:rsidRPr="00E443DF">
              <w:t>5 (100%)</w:t>
            </w:r>
          </w:p>
        </w:tc>
        <w:tc>
          <w:tcPr>
            <w:tcW w:w="2268" w:type="dxa"/>
          </w:tcPr>
          <w:p w14:paraId="59C807E7" w14:textId="77777777" w:rsidR="00D554AF" w:rsidRPr="00B97E2E" w:rsidRDefault="00D554AF" w:rsidP="00B70FBB">
            <w:pPr>
              <w:ind w:left="198" w:right="102"/>
              <w:jc w:val="center"/>
              <w:rPr>
                <w:color w:val="000000"/>
              </w:rPr>
            </w:pPr>
            <w:r w:rsidRPr="00E443DF">
              <w:t>131 (87%)</w:t>
            </w:r>
          </w:p>
        </w:tc>
        <w:tc>
          <w:tcPr>
            <w:tcW w:w="1842" w:type="dxa"/>
          </w:tcPr>
          <w:p w14:paraId="69E40587" w14:textId="77777777" w:rsidR="00D554AF" w:rsidRPr="00B97E2E" w:rsidRDefault="00D554AF" w:rsidP="00B70FBB">
            <w:pPr>
              <w:ind w:left="198" w:right="102"/>
              <w:jc w:val="center"/>
              <w:rPr>
                <w:color w:val="000000"/>
              </w:rPr>
            </w:pPr>
            <w:r w:rsidRPr="00E443DF">
              <w:t>&gt;0.9</w:t>
            </w:r>
          </w:p>
        </w:tc>
      </w:tr>
      <w:tr w:rsidR="00D554AF" w:rsidRPr="00B97E2E" w14:paraId="161EB2E9" w14:textId="77777777" w:rsidTr="00B70FBB">
        <w:trPr>
          <w:trHeight w:val="113"/>
        </w:trPr>
        <w:tc>
          <w:tcPr>
            <w:tcW w:w="3969" w:type="dxa"/>
            <w:vAlign w:val="bottom"/>
          </w:tcPr>
          <w:p w14:paraId="18CF3F27" w14:textId="77777777" w:rsidR="00D554AF" w:rsidRPr="00B97E2E" w:rsidRDefault="00D554AF" w:rsidP="00B70FBB">
            <w:pPr>
              <w:ind w:left="198" w:right="102"/>
              <w:rPr>
                <w:color w:val="000000"/>
              </w:rPr>
            </w:pPr>
            <w:r w:rsidRPr="00B97E2E">
              <w:rPr>
                <w:color w:val="000000"/>
              </w:rPr>
              <w:t>Tiredness</w:t>
            </w:r>
          </w:p>
        </w:tc>
        <w:tc>
          <w:tcPr>
            <w:tcW w:w="1985" w:type="dxa"/>
          </w:tcPr>
          <w:p w14:paraId="61B670E4" w14:textId="77777777" w:rsidR="00D554AF" w:rsidRPr="00B97E2E" w:rsidRDefault="00D554AF" w:rsidP="00B70FBB">
            <w:pPr>
              <w:ind w:left="198" w:right="102"/>
              <w:jc w:val="center"/>
              <w:rPr>
                <w:color w:val="000000"/>
              </w:rPr>
            </w:pPr>
            <w:r w:rsidRPr="00E443DF">
              <w:t>5 (100%)</w:t>
            </w:r>
          </w:p>
        </w:tc>
        <w:tc>
          <w:tcPr>
            <w:tcW w:w="2268" w:type="dxa"/>
          </w:tcPr>
          <w:p w14:paraId="2F15BDBC" w14:textId="77777777" w:rsidR="00D554AF" w:rsidRPr="00B97E2E" w:rsidRDefault="00D554AF" w:rsidP="00B70FBB">
            <w:pPr>
              <w:ind w:left="198" w:right="102"/>
              <w:jc w:val="center"/>
              <w:rPr>
                <w:color w:val="000000"/>
              </w:rPr>
            </w:pPr>
            <w:r w:rsidRPr="00E443DF">
              <w:t>134 (89%)</w:t>
            </w:r>
          </w:p>
        </w:tc>
        <w:tc>
          <w:tcPr>
            <w:tcW w:w="1842" w:type="dxa"/>
          </w:tcPr>
          <w:p w14:paraId="701CA624" w14:textId="77777777" w:rsidR="00D554AF" w:rsidRPr="00B97E2E" w:rsidRDefault="00D554AF" w:rsidP="00B70FBB">
            <w:pPr>
              <w:ind w:left="198" w:right="102"/>
              <w:jc w:val="center"/>
              <w:rPr>
                <w:color w:val="000000"/>
              </w:rPr>
            </w:pPr>
            <w:r w:rsidRPr="00E443DF">
              <w:t>&gt;0.9</w:t>
            </w:r>
          </w:p>
        </w:tc>
      </w:tr>
      <w:tr w:rsidR="00D554AF" w:rsidRPr="00B97E2E" w14:paraId="1C618022" w14:textId="77777777" w:rsidTr="00B70FBB">
        <w:trPr>
          <w:trHeight w:val="113"/>
        </w:trPr>
        <w:tc>
          <w:tcPr>
            <w:tcW w:w="3969" w:type="dxa"/>
            <w:vAlign w:val="bottom"/>
          </w:tcPr>
          <w:p w14:paraId="32C2437A" w14:textId="77777777" w:rsidR="00D554AF" w:rsidRPr="00B97E2E" w:rsidRDefault="00D554AF" w:rsidP="00B70FBB">
            <w:pPr>
              <w:ind w:left="198" w:right="102"/>
              <w:rPr>
                <w:color w:val="000000"/>
              </w:rPr>
            </w:pPr>
            <w:r w:rsidRPr="00B97E2E">
              <w:rPr>
                <w:color w:val="000000"/>
              </w:rPr>
              <w:t>Poor appetite</w:t>
            </w:r>
          </w:p>
        </w:tc>
        <w:tc>
          <w:tcPr>
            <w:tcW w:w="1985" w:type="dxa"/>
          </w:tcPr>
          <w:p w14:paraId="61A366F3" w14:textId="77777777" w:rsidR="00D554AF" w:rsidRPr="00B97E2E" w:rsidRDefault="00D554AF" w:rsidP="00B70FBB">
            <w:pPr>
              <w:ind w:left="198" w:right="102"/>
              <w:jc w:val="center"/>
              <w:rPr>
                <w:color w:val="000000"/>
              </w:rPr>
            </w:pPr>
            <w:r w:rsidRPr="00E443DF">
              <w:t>5 (100%)</w:t>
            </w:r>
          </w:p>
        </w:tc>
        <w:tc>
          <w:tcPr>
            <w:tcW w:w="2268" w:type="dxa"/>
          </w:tcPr>
          <w:p w14:paraId="54B16AFE" w14:textId="77777777" w:rsidR="00D554AF" w:rsidRPr="00B97E2E" w:rsidRDefault="00D554AF" w:rsidP="00B70FBB">
            <w:pPr>
              <w:ind w:left="198" w:right="102"/>
              <w:jc w:val="center"/>
              <w:rPr>
                <w:color w:val="000000"/>
              </w:rPr>
            </w:pPr>
            <w:r w:rsidRPr="00E443DF">
              <w:t>125 (83%)</w:t>
            </w:r>
          </w:p>
        </w:tc>
        <w:tc>
          <w:tcPr>
            <w:tcW w:w="1842" w:type="dxa"/>
          </w:tcPr>
          <w:p w14:paraId="35626FA3" w14:textId="77777777" w:rsidR="00D554AF" w:rsidRPr="00B97E2E" w:rsidRDefault="00D554AF" w:rsidP="00B70FBB">
            <w:pPr>
              <w:ind w:left="198" w:right="102"/>
              <w:jc w:val="center"/>
              <w:rPr>
                <w:color w:val="000000"/>
              </w:rPr>
            </w:pPr>
            <w:r w:rsidRPr="00E443DF">
              <w:t>&gt;0.9</w:t>
            </w:r>
          </w:p>
        </w:tc>
      </w:tr>
      <w:tr w:rsidR="00D554AF" w:rsidRPr="00B97E2E" w14:paraId="3A276E56" w14:textId="77777777" w:rsidTr="00B70FBB">
        <w:trPr>
          <w:trHeight w:val="113"/>
        </w:trPr>
        <w:tc>
          <w:tcPr>
            <w:tcW w:w="3969" w:type="dxa"/>
            <w:vAlign w:val="bottom"/>
          </w:tcPr>
          <w:p w14:paraId="637D4981" w14:textId="77777777" w:rsidR="00D554AF" w:rsidRPr="00B97E2E" w:rsidRDefault="00D554AF" w:rsidP="00B70FBB">
            <w:pPr>
              <w:ind w:left="198" w:right="102"/>
              <w:rPr>
                <w:color w:val="000000"/>
              </w:rPr>
            </w:pPr>
            <w:r w:rsidRPr="00B97E2E">
              <w:rPr>
                <w:color w:val="000000"/>
              </w:rPr>
              <w:t>Increased pigmentation of the skin</w:t>
            </w:r>
          </w:p>
        </w:tc>
        <w:tc>
          <w:tcPr>
            <w:tcW w:w="1985" w:type="dxa"/>
          </w:tcPr>
          <w:p w14:paraId="5879B9B2" w14:textId="77777777" w:rsidR="00D554AF" w:rsidRPr="00B97E2E" w:rsidRDefault="00D554AF" w:rsidP="00B70FBB">
            <w:pPr>
              <w:ind w:left="198" w:right="102"/>
              <w:jc w:val="center"/>
              <w:rPr>
                <w:color w:val="000000"/>
              </w:rPr>
            </w:pPr>
            <w:r w:rsidRPr="00E443DF">
              <w:t>1 (25%)</w:t>
            </w:r>
          </w:p>
        </w:tc>
        <w:tc>
          <w:tcPr>
            <w:tcW w:w="2268" w:type="dxa"/>
          </w:tcPr>
          <w:p w14:paraId="50D5C7B7" w14:textId="77777777" w:rsidR="00D554AF" w:rsidRPr="00B97E2E" w:rsidRDefault="00D554AF" w:rsidP="00B70FBB">
            <w:pPr>
              <w:ind w:left="198" w:right="102"/>
              <w:jc w:val="center"/>
              <w:rPr>
                <w:color w:val="000000"/>
              </w:rPr>
            </w:pPr>
            <w:r w:rsidRPr="00E443DF">
              <w:t>86 (59%)</w:t>
            </w:r>
          </w:p>
        </w:tc>
        <w:tc>
          <w:tcPr>
            <w:tcW w:w="1842" w:type="dxa"/>
          </w:tcPr>
          <w:p w14:paraId="345BA075" w14:textId="77777777" w:rsidR="00D554AF" w:rsidRPr="00B97E2E" w:rsidRDefault="00D554AF" w:rsidP="00B70FBB">
            <w:pPr>
              <w:ind w:left="198" w:right="102"/>
              <w:jc w:val="center"/>
              <w:rPr>
                <w:color w:val="000000"/>
              </w:rPr>
            </w:pPr>
            <w:r w:rsidRPr="00E443DF">
              <w:t>0.8</w:t>
            </w:r>
          </w:p>
        </w:tc>
      </w:tr>
      <w:tr w:rsidR="00D554AF" w:rsidRPr="00B97E2E" w14:paraId="24D07875" w14:textId="77777777" w:rsidTr="00B70FBB">
        <w:trPr>
          <w:trHeight w:val="113"/>
        </w:trPr>
        <w:tc>
          <w:tcPr>
            <w:tcW w:w="3969" w:type="dxa"/>
            <w:vAlign w:val="bottom"/>
          </w:tcPr>
          <w:p w14:paraId="15C0BE2C" w14:textId="77777777" w:rsidR="00D554AF" w:rsidRPr="00B97E2E" w:rsidRDefault="00D554AF" w:rsidP="00B70FBB">
            <w:pPr>
              <w:ind w:left="198" w:right="102"/>
              <w:rPr>
                <w:color w:val="000000"/>
              </w:rPr>
            </w:pPr>
            <w:r w:rsidRPr="00B97E2E">
              <w:rPr>
                <w:color w:val="000000"/>
              </w:rPr>
              <w:t>Nausea</w:t>
            </w:r>
          </w:p>
        </w:tc>
        <w:tc>
          <w:tcPr>
            <w:tcW w:w="1985" w:type="dxa"/>
          </w:tcPr>
          <w:p w14:paraId="1E4C6B2A" w14:textId="77777777" w:rsidR="00D554AF" w:rsidRPr="00B97E2E" w:rsidRDefault="00D554AF" w:rsidP="00B70FBB">
            <w:pPr>
              <w:ind w:left="198" w:right="102"/>
              <w:jc w:val="center"/>
              <w:rPr>
                <w:color w:val="000000"/>
              </w:rPr>
            </w:pPr>
            <w:r w:rsidRPr="00E443DF">
              <w:t>3 (60%)</w:t>
            </w:r>
          </w:p>
        </w:tc>
        <w:tc>
          <w:tcPr>
            <w:tcW w:w="2268" w:type="dxa"/>
          </w:tcPr>
          <w:p w14:paraId="74B7E12D" w14:textId="77777777" w:rsidR="00D554AF" w:rsidRPr="00B97E2E" w:rsidRDefault="00D554AF" w:rsidP="00B70FBB">
            <w:pPr>
              <w:ind w:left="198" w:right="102"/>
              <w:jc w:val="center"/>
              <w:rPr>
                <w:color w:val="000000"/>
              </w:rPr>
            </w:pPr>
            <w:r w:rsidRPr="00E443DF">
              <w:t>90 (60%)</w:t>
            </w:r>
          </w:p>
        </w:tc>
        <w:tc>
          <w:tcPr>
            <w:tcW w:w="1842" w:type="dxa"/>
          </w:tcPr>
          <w:p w14:paraId="4D468105" w14:textId="77777777" w:rsidR="00D554AF" w:rsidRPr="00B97E2E" w:rsidRDefault="00D554AF" w:rsidP="00B70FBB">
            <w:pPr>
              <w:ind w:left="198" w:right="102"/>
              <w:jc w:val="center"/>
              <w:rPr>
                <w:color w:val="000000"/>
              </w:rPr>
            </w:pPr>
            <w:r w:rsidRPr="00E443DF">
              <w:t>&gt;0.9</w:t>
            </w:r>
          </w:p>
        </w:tc>
      </w:tr>
      <w:tr w:rsidR="00D554AF" w:rsidRPr="00B97E2E" w14:paraId="0F89DE2F" w14:textId="77777777" w:rsidTr="00B70FBB">
        <w:trPr>
          <w:trHeight w:val="113"/>
        </w:trPr>
        <w:tc>
          <w:tcPr>
            <w:tcW w:w="3969" w:type="dxa"/>
            <w:vAlign w:val="bottom"/>
          </w:tcPr>
          <w:p w14:paraId="6CA9D999" w14:textId="77777777" w:rsidR="00D554AF" w:rsidRPr="00B97E2E" w:rsidRDefault="00D554AF" w:rsidP="00B70FBB">
            <w:pPr>
              <w:ind w:left="198" w:right="102"/>
              <w:rPr>
                <w:color w:val="000000"/>
              </w:rPr>
            </w:pPr>
            <w:r w:rsidRPr="00B97E2E">
              <w:rPr>
                <w:color w:val="000000"/>
              </w:rPr>
              <w:t>Loss of consciousness</w:t>
            </w:r>
          </w:p>
        </w:tc>
        <w:tc>
          <w:tcPr>
            <w:tcW w:w="1985" w:type="dxa"/>
          </w:tcPr>
          <w:p w14:paraId="4B0DAC28" w14:textId="77777777" w:rsidR="00D554AF" w:rsidRPr="00B97E2E" w:rsidRDefault="00D554AF" w:rsidP="00B70FBB">
            <w:pPr>
              <w:ind w:left="198" w:right="102"/>
              <w:jc w:val="center"/>
              <w:rPr>
                <w:color w:val="000000"/>
              </w:rPr>
            </w:pPr>
            <w:r w:rsidRPr="00E443DF">
              <w:t>0 (0%)</w:t>
            </w:r>
          </w:p>
        </w:tc>
        <w:tc>
          <w:tcPr>
            <w:tcW w:w="2268" w:type="dxa"/>
          </w:tcPr>
          <w:p w14:paraId="669251D2" w14:textId="77777777" w:rsidR="00D554AF" w:rsidRPr="00B97E2E" w:rsidRDefault="00D554AF" w:rsidP="00B70FBB">
            <w:pPr>
              <w:ind w:left="198" w:right="102"/>
              <w:jc w:val="center"/>
              <w:rPr>
                <w:color w:val="000000"/>
              </w:rPr>
            </w:pPr>
            <w:r w:rsidRPr="00E443DF">
              <w:t>4 (2.6%)</w:t>
            </w:r>
          </w:p>
        </w:tc>
        <w:tc>
          <w:tcPr>
            <w:tcW w:w="1842" w:type="dxa"/>
          </w:tcPr>
          <w:p w14:paraId="1659D695" w14:textId="77777777" w:rsidR="00D554AF" w:rsidRPr="00B97E2E" w:rsidRDefault="00D554AF" w:rsidP="00B70FBB">
            <w:pPr>
              <w:ind w:left="198" w:right="102"/>
              <w:jc w:val="center"/>
              <w:rPr>
                <w:color w:val="000000"/>
              </w:rPr>
            </w:pPr>
            <w:r w:rsidRPr="00E443DF">
              <w:t>&gt;0.9</w:t>
            </w:r>
          </w:p>
        </w:tc>
      </w:tr>
      <w:tr w:rsidR="00D554AF" w:rsidRPr="00B97E2E" w14:paraId="5A6572D0" w14:textId="77777777" w:rsidTr="00B70FBB">
        <w:trPr>
          <w:trHeight w:val="113"/>
        </w:trPr>
        <w:tc>
          <w:tcPr>
            <w:tcW w:w="3969" w:type="dxa"/>
            <w:vAlign w:val="bottom"/>
          </w:tcPr>
          <w:p w14:paraId="371D7290" w14:textId="77777777" w:rsidR="00D554AF" w:rsidRPr="00B97E2E" w:rsidRDefault="00D554AF" w:rsidP="00B70FBB">
            <w:pPr>
              <w:ind w:left="198" w:right="102"/>
              <w:rPr>
                <w:color w:val="000000"/>
              </w:rPr>
            </w:pPr>
            <w:r w:rsidRPr="00B97E2E">
              <w:rPr>
                <w:color w:val="000000"/>
              </w:rPr>
              <w:t>Diarrhea</w:t>
            </w:r>
          </w:p>
        </w:tc>
        <w:tc>
          <w:tcPr>
            <w:tcW w:w="1985" w:type="dxa"/>
          </w:tcPr>
          <w:p w14:paraId="7FC0CEB5" w14:textId="77777777" w:rsidR="00D554AF" w:rsidRPr="00B97E2E" w:rsidRDefault="00D554AF" w:rsidP="00B70FBB">
            <w:pPr>
              <w:ind w:left="198" w:right="102"/>
              <w:jc w:val="center"/>
              <w:rPr>
                <w:color w:val="000000"/>
              </w:rPr>
            </w:pPr>
            <w:r w:rsidRPr="00E443DF">
              <w:t>1 (20%)</w:t>
            </w:r>
          </w:p>
        </w:tc>
        <w:tc>
          <w:tcPr>
            <w:tcW w:w="2268" w:type="dxa"/>
          </w:tcPr>
          <w:p w14:paraId="22C6F223" w14:textId="77777777" w:rsidR="00D554AF" w:rsidRPr="00B97E2E" w:rsidRDefault="00D554AF" w:rsidP="00B70FBB">
            <w:pPr>
              <w:ind w:left="198" w:right="102"/>
              <w:jc w:val="center"/>
              <w:rPr>
                <w:color w:val="000000"/>
              </w:rPr>
            </w:pPr>
            <w:r w:rsidRPr="00E443DF">
              <w:t>73 (48%)</w:t>
            </w:r>
          </w:p>
        </w:tc>
        <w:tc>
          <w:tcPr>
            <w:tcW w:w="1842" w:type="dxa"/>
          </w:tcPr>
          <w:p w14:paraId="4543F045" w14:textId="77777777" w:rsidR="00D554AF" w:rsidRPr="00B97E2E" w:rsidRDefault="00D554AF" w:rsidP="00B70FBB">
            <w:pPr>
              <w:ind w:left="198" w:right="102"/>
              <w:jc w:val="center"/>
              <w:rPr>
                <w:color w:val="000000"/>
              </w:rPr>
            </w:pPr>
            <w:r w:rsidRPr="00E443DF">
              <w:t>0.8</w:t>
            </w:r>
          </w:p>
        </w:tc>
      </w:tr>
      <w:tr w:rsidR="00D554AF" w:rsidRPr="00B97E2E" w14:paraId="5F414EA3" w14:textId="77777777" w:rsidTr="00B70FBB">
        <w:trPr>
          <w:trHeight w:val="113"/>
        </w:trPr>
        <w:tc>
          <w:tcPr>
            <w:tcW w:w="3969" w:type="dxa"/>
            <w:vAlign w:val="bottom"/>
          </w:tcPr>
          <w:p w14:paraId="00F2770C" w14:textId="77777777" w:rsidR="00D554AF" w:rsidRPr="00B97E2E" w:rsidRDefault="00D554AF" w:rsidP="00B70FBB">
            <w:pPr>
              <w:ind w:left="198" w:right="102"/>
              <w:rPr>
                <w:color w:val="000000"/>
              </w:rPr>
            </w:pPr>
            <w:r w:rsidRPr="00B97E2E">
              <w:rPr>
                <w:color w:val="000000"/>
              </w:rPr>
              <w:t>Dizziness</w:t>
            </w:r>
          </w:p>
        </w:tc>
        <w:tc>
          <w:tcPr>
            <w:tcW w:w="1985" w:type="dxa"/>
          </w:tcPr>
          <w:p w14:paraId="70CDC6E5" w14:textId="77777777" w:rsidR="00D554AF" w:rsidRPr="00B97E2E" w:rsidRDefault="00D554AF" w:rsidP="00B70FBB">
            <w:pPr>
              <w:ind w:left="198" w:right="102"/>
              <w:jc w:val="center"/>
              <w:rPr>
                <w:color w:val="000000"/>
              </w:rPr>
            </w:pPr>
            <w:r w:rsidRPr="00E443DF">
              <w:t>1 (20%)</w:t>
            </w:r>
          </w:p>
        </w:tc>
        <w:tc>
          <w:tcPr>
            <w:tcW w:w="2268" w:type="dxa"/>
          </w:tcPr>
          <w:p w14:paraId="21544099" w14:textId="77777777" w:rsidR="00D554AF" w:rsidRPr="00B97E2E" w:rsidRDefault="00D554AF" w:rsidP="00B70FBB">
            <w:pPr>
              <w:ind w:left="198" w:right="102"/>
              <w:jc w:val="center"/>
              <w:rPr>
                <w:color w:val="000000"/>
              </w:rPr>
            </w:pPr>
            <w:r w:rsidRPr="00E443DF">
              <w:t>77 (51%)</w:t>
            </w:r>
          </w:p>
        </w:tc>
        <w:tc>
          <w:tcPr>
            <w:tcW w:w="1842" w:type="dxa"/>
          </w:tcPr>
          <w:p w14:paraId="383EE0C2" w14:textId="77777777" w:rsidR="00D554AF" w:rsidRPr="00B97E2E" w:rsidRDefault="00D554AF" w:rsidP="00B70FBB">
            <w:pPr>
              <w:ind w:left="198" w:right="102"/>
              <w:jc w:val="center"/>
              <w:rPr>
                <w:color w:val="000000"/>
              </w:rPr>
            </w:pPr>
            <w:r w:rsidRPr="00E443DF">
              <w:t>0.8</w:t>
            </w:r>
          </w:p>
        </w:tc>
      </w:tr>
      <w:tr w:rsidR="00D554AF" w:rsidRPr="00B97E2E" w14:paraId="354B3218" w14:textId="77777777" w:rsidTr="00B70FBB">
        <w:trPr>
          <w:trHeight w:val="113"/>
        </w:trPr>
        <w:tc>
          <w:tcPr>
            <w:tcW w:w="3969" w:type="dxa"/>
            <w:vAlign w:val="bottom"/>
          </w:tcPr>
          <w:p w14:paraId="6772AD16" w14:textId="77777777" w:rsidR="00D554AF" w:rsidRPr="00B97E2E" w:rsidRDefault="00D554AF" w:rsidP="00B70FBB">
            <w:pPr>
              <w:ind w:left="198" w:right="102"/>
              <w:rPr>
                <w:color w:val="000000"/>
              </w:rPr>
            </w:pPr>
            <w:r w:rsidRPr="00B97E2E">
              <w:rPr>
                <w:color w:val="000000"/>
              </w:rPr>
              <w:t>Shock</w:t>
            </w:r>
          </w:p>
        </w:tc>
        <w:tc>
          <w:tcPr>
            <w:tcW w:w="1985" w:type="dxa"/>
          </w:tcPr>
          <w:p w14:paraId="35671815" w14:textId="77777777" w:rsidR="00D554AF" w:rsidRPr="00B97E2E" w:rsidRDefault="00D554AF" w:rsidP="00B70FBB">
            <w:pPr>
              <w:ind w:left="198" w:right="102"/>
              <w:jc w:val="center"/>
              <w:rPr>
                <w:color w:val="000000"/>
              </w:rPr>
            </w:pPr>
            <w:r w:rsidRPr="00E443DF">
              <w:t>0 (0%)</w:t>
            </w:r>
          </w:p>
        </w:tc>
        <w:tc>
          <w:tcPr>
            <w:tcW w:w="2268" w:type="dxa"/>
          </w:tcPr>
          <w:p w14:paraId="4F13B778" w14:textId="77777777" w:rsidR="00D554AF" w:rsidRPr="00B97E2E" w:rsidRDefault="00D554AF" w:rsidP="00B70FBB">
            <w:pPr>
              <w:ind w:left="198" w:right="102"/>
              <w:jc w:val="center"/>
              <w:rPr>
                <w:color w:val="000000"/>
              </w:rPr>
            </w:pPr>
            <w:r w:rsidRPr="00E443DF">
              <w:t>2 (1.3%)</w:t>
            </w:r>
          </w:p>
        </w:tc>
        <w:tc>
          <w:tcPr>
            <w:tcW w:w="1842" w:type="dxa"/>
          </w:tcPr>
          <w:p w14:paraId="42724844" w14:textId="77777777" w:rsidR="00D554AF" w:rsidRPr="00B97E2E" w:rsidRDefault="00D554AF" w:rsidP="00B70FBB">
            <w:pPr>
              <w:ind w:left="198" w:right="102"/>
              <w:jc w:val="center"/>
              <w:rPr>
                <w:color w:val="000000"/>
              </w:rPr>
            </w:pPr>
            <w:r w:rsidRPr="00E443DF">
              <w:t>&gt;0.9</w:t>
            </w:r>
          </w:p>
        </w:tc>
      </w:tr>
      <w:tr w:rsidR="00D554AF" w:rsidRPr="00B97E2E" w14:paraId="602C423F" w14:textId="77777777" w:rsidTr="00B70FBB">
        <w:trPr>
          <w:trHeight w:val="113"/>
        </w:trPr>
        <w:tc>
          <w:tcPr>
            <w:tcW w:w="3969" w:type="dxa"/>
            <w:vAlign w:val="bottom"/>
          </w:tcPr>
          <w:p w14:paraId="20CD90F2" w14:textId="77777777" w:rsidR="00D554AF" w:rsidRPr="00B97E2E" w:rsidRDefault="00D554AF" w:rsidP="00B70FBB">
            <w:pPr>
              <w:ind w:left="198" w:right="102"/>
              <w:rPr>
                <w:color w:val="000000"/>
              </w:rPr>
            </w:pPr>
            <w:r w:rsidRPr="00B97E2E">
              <w:rPr>
                <w:color w:val="000000"/>
              </w:rPr>
              <w:t>Anorexia</w:t>
            </w:r>
          </w:p>
        </w:tc>
        <w:tc>
          <w:tcPr>
            <w:tcW w:w="1985" w:type="dxa"/>
          </w:tcPr>
          <w:p w14:paraId="093E5FAC" w14:textId="77777777" w:rsidR="00D554AF" w:rsidRPr="00B97E2E" w:rsidRDefault="00D554AF" w:rsidP="00B70FBB">
            <w:pPr>
              <w:ind w:left="198" w:right="102"/>
              <w:jc w:val="center"/>
              <w:rPr>
                <w:color w:val="000000"/>
              </w:rPr>
            </w:pPr>
            <w:r w:rsidRPr="00E443DF">
              <w:t>1 (20%)</w:t>
            </w:r>
          </w:p>
        </w:tc>
        <w:tc>
          <w:tcPr>
            <w:tcW w:w="2268" w:type="dxa"/>
          </w:tcPr>
          <w:p w14:paraId="38E8EF19" w14:textId="77777777" w:rsidR="00D554AF" w:rsidRPr="00B97E2E" w:rsidRDefault="00D554AF" w:rsidP="00B70FBB">
            <w:pPr>
              <w:ind w:left="198" w:right="102"/>
              <w:jc w:val="center"/>
              <w:rPr>
                <w:color w:val="000000"/>
              </w:rPr>
            </w:pPr>
            <w:r w:rsidRPr="00E443DF">
              <w:t>76 (51%)</w:t>
            </w:r>
          </w:p>
        </w:tc>
        <w:tc>
          <w:tcPr>
            <w:tcW w:w="1842" w:type="dxa"/>
          </w:tcPr>
          <w:p w14:paraId="5B2972F7" w14:textId="77777777" w:rsidR="00D554AF" w:rsidRPr="00B97E2E" w:rsidRDefault="00D554AF" w:rsidP="00B70FBB">
            <w:pPr>
              <w:ind w:left="198" w:right="102"/>
              <w:jc w:val="center"/>
              <w:rPr>
                <w:color w:val="000000"/>
              </w:rPr>
            </w:pPr>
            <w:r w:rsidRPr="00E443DF">
              <w:t>0.8</w:t>
            </w:r>
          </w:p>
        </w:tc>
      </w:tr>
      <w:tr w:rsidR="00D554AF" w:rsidRPr="00B97E2E" w14:paraId="6E655A89" w14:textId="77777777" w:rsidTr="00B70FBB">
        <w:trPr>
          <w:trHeight w:val="113"/>
        </w:trPr>
        <w:tc>
          <w:tcPr>
            <w:tcW w:w="3969" w:type="dxa"/>
            <w:vAlign w:val="bottom"/>
          </w:tcPr>
          <w:p w14:paraId="1CF666E5" w14:textId="77777777" w:rsidR="00D554AF" w:rsidRPr="00B97E2E" w:rsidRDefault="00D554AF" w:rsidP="00B70FBB">
            <w:pPr>
              <w:ind w:left="198" w:right="102"/>
              <w:rPr>
                <w:color w:val="000000"/>
              </w:rPr>
            </w:pPr>
            <w:r w:rsidRPr="00B97E2E">
              <w:rPr>
                <w:color w:val="000000"/>
              </w:rPr>
              <w:t>Loss of axillary and pubic hair, if</w:t>
            </w:r>
          </w:p>
          <w:p w14:paraId="33D62A45" w14:textId="77777777" w:rsidR="00D554AF" w:rsidRPr="00B97E2E" w:rsidRDefault="00D554AF" w:rsidP="00B70FBB">
            <w:pPr>
              <w:ind w:left="198" w:right="102"/>
              <w:rPr>
                <w:color w:val="000000"/>
              </w:rPr>
            </w:pPr>
            <w:r w:rsidRPr="00B97E2E">
              <w:rPr>
                <w:color w:val="000000"/>
              </w:rPr>
              <w:t>female</w:t>
            </w:r>
          </w:p>
        </w:tc>
        <w:tc>
          <w:tcPr>
            <w:tcW w:w="1985" w:type="dxa"/>
          </w:tcPr>
          <w:p w14:paraId="3A20730E" w14:textId="77777777" w:rsidR="00D554AF" w:rsidRPr="00B97E2E" w:rsidRDefault="00D554AF" w:rsidP="00B70FBB">
            <w:pPr>
              <w:ind w:left="198" w:right="102"/>
              <w:jc w:val="center"/>
              <w:rPr>
                <w:color w:val="000000"/>
              </w:rPr>
            </w:pPr>
            <w:r w:rsidRPr="00E443DF">
              <w:t>1 (25%)</w:t>
            </w:r>
          </w:p>
        </w:tc>
        <w:tc>
          <w:tcPr>
            <w:tcW w:w="2268" w:type="dxa"/>
          </w:tcPr>
          <w:p w14:paraId="09EABFB3" w14:textId="77777777" w:rsidR="00D554AF" w:rsidRPr="00B97E2E" w:rsidRDefault="00D554AF" w:rsidP="00B70FBB">
            <w:pPr>
              <w:ind w:left="198" w:right="102"/>
              <w:jc w:val="center"/>
              <w:rPr>
                <w:color w:val="000000"/>
              </w:rPr>
            </w:pPr>
            <w:r w:rsidRPr="00E443DF">
              <w:t>36 (47%)</w:t>
            </w:r>
          </w:p>
        </w:tc>
        <w:tc>
          <w:tcPr>
            <w:tcW w:w="1842" w:type="dxa"/>
          </w:tcPr>
          <w:p w14:paraId="0DC8E0D1" w14:textId="77777777" w:rsidR="00D554AF" w:rsidRPr="00B97E2E" w:rsidRDefault="00D554AF" w:rsidP="00B70FBB">
            <w:pPr>
              <w:ind w:left="198" w:right="102"/>
              <w:jc w:val="center"/>
              <w:rPr>
                <w:color w:val="000000"/>
              </w:rPr>
            </w:pPr>
            <w:r w:rsidRPr="00E443DF">
              <w:t>&gt;0.9</w:t>
            </w:r>
          </w:p>
        </w:tc>
      </w:tr>
      <w:tr w:rsidR="00D554AF" w:rsidRPr="00B97E2E" w14:paraId="1C14E422" w14:textId="77777777" w:rsidTr="00B70FBB">
        <w:trPr>
          <w:trHeight w:val="113"/>
        </w:trPr>
        <w:tc>
          <w:tcPr>
            <w:tcW w:w="3969" w:type="dxa"/>
            <w:vAlign w:val="bottom"/>
          </w:tcPr>
          <w:p w14:paraId="414F24D8" w14:textId="77777777" w:rsidR="00D554AF" w:rsidRPr="00B97E2E" w:rsidRDefault="00D554AF" w:rsidP="00B70FBB">
            <w:pPr>
              <w:ind w:left="198" w:right="102"/>
              <w:rPr>
                <w:b/>
                <w:bCs/>
                <w:color w:val="000000"/>
              </w:rPr>
            </w:pPr>
            <w:r w:rsidRPr="00B97E2E">
              <w:rPr>
                <w:b/>
                <w:bCs/>
                <w:color w:val="000000"/>
              </w:rPr>
              <w:t>CLINICAL FEATURES</w:t>
            </w:r>
          </w:p>
        </w:tc>
        <w:tc>
          <w:tcPr>
            <w:tcW w:w="1985" w:type="dxa"/>
            <w:vAlign w:val="bottom"/>
          </w:tcPr>
          <w:p w14:paraId="14453BAD" w14:textId="77777777" w:rsidR="00D554AF" w:rsidRPr="00B97E2E" w:rsidRDefault="00D554AF" w:rsidP="00B70FBB">
            <w:pPr>
              <w:ind w:left="198" w:right="102"/>
              <w:jc w:val="center"/>
              <w:rPr>
                <w:color w:val="000000"/>
              </w:rPr>
            </w:pPr>
          </w:p>
        </w:tc>
        <w:tc>
          <w:tcPr>
            <w:tcW w:w="2268" w:type="dxa"/>
            <w:vAlign w:val="bottom"/>
          </w:tcPr>
          <w:p w14:paraId="3F0F2115" w14:textId="77777777" w:rsidR="00D554AF" w:rsidRPr="00B97E2E" w:rsidRDefault="00D554AF" w:rsidP="00B70FBB">
            <w:pPr>
              <w:ind w:left="198" w:right="102"/>
              <w:jc w:val="center"/>
              <w:rPr>
                <w:color w:val="000000"/>
              </w:rPr>
            </w:pPr>
          </w:p>
        </w:tc>
        <w:tc>
          <w:tcPr>
            <w:tcW w:w="1842" w:type="dxa"/>
            <w:vAlign w:val="bottom"/>
          </w:tcPr>
          <w:p w14:paraId="4274F62D" w14:textId="77777777" w:rsidR="00D554AF" w:rsidRPr="00B97E2E" w:rsidRDefault="00D554AF" w:rsidP="00B70FBB">
            <w:pPr>
              <w:ind w:left="198" w:right="102"/>
              <w:jc w:val="center"/>
              <w:rPr>
                <w:color w:val="000000"/>
              </w:rPr>
            </w:pPr>
          </w:p>
        </w:tc>
      </w:tr>
      <w:tr w:rsidR="00D554AF" w:rsidRPr="00B97E2E" w14:paraId="1DEA22FE" w14:textId="77777777" w:rsidTr="00B70FBB">
        <w:trPr>
          <w:trHeight w:val="113"/>
        </w:trPr>
        <w:tc>
          <w:tcPr>
            <w:tcW w:w="3969" w:type="dxa"/>
            <w:vAlign w:val="bottom"/>
          </w:tcPr>
          <w:p w14:paraId="6880A046" w14:textId="77777777" w:rsidR="00D554AF" w:rsidRPr="00B97E2E" w:rsidRDefault="00D554AF" w:rsidP="00B70FBB">
            <w:pPr>
              <w:ind w:left="198" w:right="102"/>
              <w:rPr>
                <w:color w:val="000000"/>
              </w:rPr>
            </w:pPr>
            <w:r w:rsidRPr="00B97E2E">
              <w:rPr>
                <w:color w:val="000000"/>
              </w:rPr>
              <w:lastRenderedPageBreak/>
              <w:t>BP (systolic) mmHg</w:t>
            </w:r>
          </w:p>
        </w:tc>
        <w:tc>
          <w:tcPr>
            <w:tcW w:w="1985" w:type="dxa"/>
          </w:tcPr>
          <w:p w14:paraId="299198EA" w14:textId="77777777" w:rsidR="00D554AF" w:rsidRPr="00B97E2E" w:rsidRDefault="00D554AF" w:rsidP="00B70FBB">
            <w:pPr>
              <w:ind w:left="198" w:right="102"/>
              <w:jc w:val="center"/>
              <w:rPr>
                <w:color w:val="000000"/>
              </w:rPr>
            </w:pPr>
            <w:r w:rsidRPr="00F86012">
              <w:t>120.0 (120.0, 130.0)</w:t>
            </w:r>
          </w:p>
        </w:tc>
        <w:tc>
          <w:tcPr>
            <w:tcW w:w="2268" w:type="dxa"/>
          </w:tcPr>
          <w:p w14:paraId="51A409AC" w14:textId="77777777" w:rsidR="00D554AF" w:rsidRPr="00B97E2E" w:rsidRDefault="00D554AF" w:rsidP="00B70FBB">
            <w:pPr>
              <w:ind w:left="198" w:right="102"/>
              <w:jc w:val="center"/>
              <w:rPr>
                <w:color w:val="000000"/>
              </w:rPr>
            </w:pPr>
            <w:r w:rsidRPr="00F86012">
              <w:t>110.0 (100.5, 124.5)</w:t>
            </w:r>
          </w:p>
        </w:tc>
        <w:tc>
          <w:tcPr>
            <w:tcW w:w="1842" w:type="dxa"/>
          </w:tcPr>
          <w:p w14:paraId="1D13DBF6" w14:textId="77777777" w:rsidR="00D554AF" w:rsidRPr="00B97E2E" w:rsidRDefault="00D554AF" w:rsidP="00B70FBB">
            <w:pPr>
              <w:ind w:left="198" w:right="102"/>
              <w:jc w:val="center"/>
              <w:rPr>
                <w:color w:val="000000"/>
              </w:rPr>
            </w:pPr>
            <w:r w:rsidRPr="00F86012">
              <w:t>0.8</w:t>
            </w:r>
          </w:p>
        </w:tc>
      </w:tr>
      <w:tr w:rsidR="00D554AF" w:rsidRPr="00B97E2E" w14:paraId="5C150A0B" w14:textId="77777777" w:rsidTr="00B70FBB">
        <w:trPr>
          <w:trHeight w:val="113"/>
        </w:trPr>
        <w:tc>
          <w:tcPr>
            <w:tcW w:w="3969" w:type="dxa"/>
            <w:vAlign w:val="bottom"/>
          </w:tcPr>
          <w:p w14:paraId="3A4D2DB6" w14:textId="77777777" w:rsidR="00D554AF" w:rsidRPr="00B97E2E" w:rsidRDefault="00D554AF" w:rsidP="00B70FBB">
            <w:pPr>
              <w:ind w:left="198" w:right="102"/>
              <w:rPr>
                <w:color w:val="000000"/>
              </w:rPr>
            </w:pPr>
            <w:r w:rsidRPr="00B97E2E">
              <w:rPr>
                <w:color w:val="000000"/>
              </w:rPr>
              <w:t>BP (diastolic) mmHg</w:t>
            </w:r>
          </w:p>
        </w:tc>
        <w:tc>
          <w:tcPr>
            <w:tcW w:w="1985" w:type="dxa"/>
          </w:tcPr>
          <w:p w14:paraId="3DDF64E0" w14:textId="77777777" w:rsidR="00D554AF" w:rsidRPr="00B97E2E" w:rsidRDefault="00D554AF" w:rsidP="00B70FBB">
            <w:pPr>
              <w:ind w:left="198" w:right="102"/>
              <w:jc w:val="center"/>
              <w:rPr>
                <w:color w:val="000000"/>
              </w:rPr>
            </w:pPr>
            <w:r w:rsidRPr="00F86012">
              <w:t>63.0 (60.0, 80.0)</w:t>
            </w:r>
          </w:p>
        </w:tc>
        <w:tc>
          <w:tcPr>
            <w:tcW w:w="2268" w:type="dxa"/>
          </w:tcPr>
          <w:p w14:paraId="3E2DC356" w14:textId="77777777" w:rsidR="00D554AF" w:rsidRPr="00B97E2E" w:rsidRDefault="00D554AF" w:rsidP="00B70FBB">
            <w:pPr>
              <w:ind w:left="198" w:right="102"/>
              <w:jc w:val="center"/>
              <w:rPr>
                <w:color w:val="000000"/>
              </w:rPr>
            </w:pPr>
            <w:r w:rsidRPr="00F86012">
              <w:t>70.0 (60.0, 80.0)</w:t>
            </w:r>
          </w:p>
        </w:tc>
        <w:tc>
          <w:tcPr>
            <w:tcW w:w="1842" w:type="dxa"/>
          </w:tcPr>
          <w:p w14:paraId="7CAB8B89" w14:textId="77777777" w:rsidR="00D554AF" w:rsidRPr="00B97E2E" w:rsidRDefault="00D554AF" w:rsidP="00B70FBB">
            <w:pPr>
              <w:ind w:left="198" w:right="102"/>
              <w:jc w:val="center"/>
              <w:rPr>
                <w:color w:val="000000"/>
              </w:rPr>
            </w:pPr>
            <w:r w:rsidRPr="00F86012">
              <w:t>&gt;0.9</w:t>
            </w:r>
          </w:p>
        </w:tc>
      </w:tr>
      <w:tr w:rsidR="00D554AF" w:rsidRPr="00B97E2E" w14:paraId="1C90FCB1" w14:textId="77777777" w:rsidTr="00B70FBB">
        <w:trPr>
          <w:trHeight w:val="113"/>
        </w:trPr>
        <w:tc>
          <w:tcPr>
            <w:tcW w:w="3969" w:type="dxa"/>
            <w:vAlign w:val="bottom"/>
          </w:tcPr>
          <w:p w14:paraId="2E2F2AD4" w14:textId="77777777" w:rsidR="00D554AF" w:rsidRPr="00B97E2E" w:rsidRDefault="00D554AF" w:rsidP="00B70FBB">
            <w:pPr>
              <w:ind w:left="198" w:right="102"/>
              <w:rPr>
                <w:color w:val="000000"/>
              </w:rPr>
            </w:pPr>
            <w:r w:rsidRPr="00B97E2E">
              <w:rPr>
                <w:color w:val="000000"/>
              </w:rPr>
              <w:t>Heart rate beats per minute</w:t>
            </w:r>
          </w:p>
        </w:tc>
        <w:tc>
          <w:tcPr>
            <w:tcW w:w="1985" w:type="dxa"/>
          </w:tcPr>
          <w:p w14:paraId="628AD0E5" w14:textId="77777777" w:rsidR="00D554AF" w:rsidRPr="00B97E2E" w:rsidRDefault="00D554AF" w:rsidP="00B70FBB">
            <w:pPr>
              <w:ind w:left="198" w:right="102"/>
              <w:jc w:val="center"/>
              <w:rPr>
                <w:color w:val="000000"/>
              </w:rPr>
            </w:pPr>
            <w:r w:rsidRPr="00F86012">
              <w:t>82.0 (65.0, 92.0)</w:t>
            </w:r>
          </w:p>
        </w:tc>
        <w:tc>
          <w:tcPr>
            <w:tcW w:w="2268" w:type="dxa"/>
          </w:tcPr>
          <w:p w14:paraId="027CBEC8" w14:textId="77777777" w:rsidR="00D554AF" w:rsidRPr="00B97E2E" w:rsidRDefault="00D554AF" w:rsidP="00B70FBB">
            <w:pPr>
              <w:ind w:left="198" w:right="102"/>
              <w:jc w:val="center"/>
              <w:rPr>
                <w:color w:val="000000"/>
              </w:rPr>
            </w:pPr>
            <w:r w:rsidRPr="00F86012">
              <w:t>92.0 (78.0, 108.0)</w:t>
            </w:r>
          </w:p>
        </w:tc>
        <w:tc>
          <w:tcPr>
            <w:tcW w:w="1842" w:type="dxa"/>
          </w:tcPr>
          <w:p w14:paraId="06AFAD1E" w14:textId="77777777" w:rsidR="00D554AF" w:rsidRPr="00B97E2E" w:rsidRDefault="00D554AF" w:rsidP="00B70FBB">
            <w:pPr>
              <w:ind w:left="198" w:right="102"/>
              <w:jc w:val="center"/>
              <w:rPr>
                <w:color w:val="000000"/>
              </w:rPr>
            </w:pPr>
            <w:r w:rsidRPr="00F86012">
              <w:t>0.8</w:t>
            </w:r>
          </w:p>
        </w:tc>
      </w:tr>
      <w:tr w:rsidR="00D554AF" w:rsidRPr="00B97E2E" w14:paraId="6523B4C0" w14:textId="77777777" w:rsidTr="00B70FBB">
        <w:trPr>
          <w:trHeight w:val="113"/>
        </w:trPr>
        <w:tc>
          <w:tcPr>
            <w:tcW w:w="3969" w:type="dxa"/>
            <w:vAlign w:val="bottom"/>
          </w:tcPr>
          <w:p w14:paraId="013AE3E4" w14:textId="77777777" w:rsidR="00D554AF" w:rsidRPr="00B97E2E" w:rsidRDefault="00D554AF" w:rsidP="00B70FBB">
            <w:pPr>
              <w:ind w:left="198" w:right="102"/>
              <w:rPr>
                <w:color w:val="000000"/>
              </w:rPr>
            </w:pPr>
            <w:r w:rsidRPr="00B97E2E">
              <w:rPr>
                <w:color w:val="000000"/>
              </w:rPr>
              <w:t>Hypotension</w:t>
            </w:r>
          </w:p>
        </w:tc>
        <w:tc>
          <w:tcPr>
            <w:tcW w:w="1985" w:type="dxa"/>
          </w:tcPr>
          <w:p w14:paraId="4B456500" w14:textId="77777777" w:rsidR="00D554AF" w:rsidRPr="00B97E2E" w:rsidRDefault="00D554AF" w:rsidP="00B70FBB">
            <w:pPr>
              <w:ind w:left="198" w:right="102"/>
              <w:jc w:val="center"/>
              <w:rPr>
                <w:color w:val="000000"/>
              </w:rPr>
            </w:pPr>
            <w:r w:rsidRPr="00F86012">
              <w:t>0 (0.0%)</w:t>
            </w:r>
          </w:p>
        </w:tc>
        <w:tc>
          <w:tcPr>
            <w:tcW w:w="2268" w:type="dxa"/>
          </w:tcPr>
          <w:p w14:paraId="404097EA" w14:textId="77777777" w:rsidR="00D554AF" w:rsidRPr="00B97E2E" w:rsidRDefault="00D554AF" w:rsidP="00B70FBB">
            <w:pPr>
              <w:ind w:left="198" w:right="102"/>
              <w:jc w:val="center"/>
              <w:rPr>
                <w:color w:val="000000"/>
              </w:rPr>
            </w:pPr>
            <w:r w:rsidRPr="00F86012">
              <w:t>16 (10.6%)</w:t>
            </w:r>
          </w:p>
        </w:tc>
        <w:tc>
          <w:tcPr>
            <w:tcW w:w="1842" w:type="dxa"/>
          </w:tcPr>
          <w:p w14:paraId="0910D0B7" w14:textId="77777777" w:rsidR="00D554AF" w:rsidRPr="00B97E2E" w:rsidRDefault="00D554AF" w:rsidP="00B70FBB">
            <w:pPr>
              <w:ind w:left="198" w:right="102"/>
              <w:jc w:val="center"/>
              <w:rPr>
                <w:color w:val="000000"/>
              </w:rPr>
            </w:pPr>
            <w:r w:rsidRPr="00F86012">
              <w:t>&gt;0.9</w:t>
            </w:r>
          </w:p>
        </w:tc>
      </w:tr>
      <w:tr w:rsidR="00D554AF" w:rsidRPr="00B97E2E" w14:paraId="1BB480D6" w14:textId="77777777" w:rsidTr="00B70FBB">
        <w:trPr>
          <w:trHeight w:val="113"/>
        </w:trPr>
        <w:tc>
          <w:tcPr>
            <w:tcW w:w="3969" w:type="dxa"/>
            <w:vAlign w:val="bottom"/>
          </w:tcPr>
          <w:p w14:paraId="25DA1367" w14:textId="77777777" w:rsidR="00D554AF" w:rsidRPr="00B97E2E" w:rsidRDefault="00D554AF" w:rsidP="00B70FBB">
            <w:pPr>
              <w:ind w:left="198" w:right="102"/>
              <w:rPr>
                <w:color w:val="000000"/>
              </w:rPr>
            </w:pPr>
            <w:r w:rsidRPr="00B97E2E">
              <w:rPr>
                <w:color w:val="000000"/>
              </w:rPr>
              <w:t>Any postural drop in blood pressure</w:t>
            </w:r>
          </w:p>
        </w:tc>
        <w:tc>
          <w:tcPr>
            <w:tcW w:w="1985" w:type="dxa"/>
          </w:tcPr>
          <w:p w14:paraId="3A270E3D" w14:textId="77777777" w:rsidR="00D554AF" w:rsidRPr="00B97E2E" w:rsidRDefault="00D554AF" w:rsidP="00B70FBB">
            <w:pPr>
              <w:ind w:left="198" w:right="102"/>
              <w:jc w:val="center"/>
              <w:rPr>
                <w:color w:val="000000"/>
              </w:rPr>
            </w:pPr>
            <w:r w:rsidRPr="00F86012">
              <w:t>0 (0.0%)</w:t>
            </w:r>
          </w:p>
        </w:tc>
        <w:tc>
          <w:tcPr>
            <w:tcW w:w="2268" w:type="dxa"/>
          </w:tcPr>
          <w:p w14:paraId="075A205E" w14:textId="77777777" w:rsidR="00D554AF" w:rsidRPr="00B97E2E" w:rsidRDefault="00D554AF" w:rsidP="00B70FBB">
            <w:pPr>
              <w:ind w:left="198" w:right="102"/>
              <w:jc w:val="center"/>
              <w:rPr>
                <w:color w:val="000000"/>
              </w:rPr>
            </w:pPr>
            <w:r w:rsidRPr="00F86012">
              <w:t>7 (4.7%)</w:t>
            </w:r>
          </w:p>
        </w:tc>
        <w:tc>
          <w:tcPr>
            <w:tcW w:w="1842" w:type="dxa"/>
          </w:tcPr>
          <w:p w14:paraId="27986056" w14:textId="77777777" w:rsidR="00D554AF" w:rsidRPr="00B97E2E" w:rsidRDefault="00D554AF" w:rsidP="00B70FBB">
            <w:pPr>
              <w:ind w:left="198" w:right="102"/>
              <w:jc w:val="center"/>
              <w:rPr>
                <w:color w:val="000000"/>
              </w:rPr>
            </w:pPr>
            <w:r w:rsidRPr="00F86012">
              <w:t>&gt;0.9</w:t>
            </w:r>
          </w:p>
        </w:tc>
      </w:tr>
      <w:tr w:rsidR="00D554AF" w:rsidRPr="00B97E2E" w14:paraId="219A45B8" w14:textId="77777777" w:rsidTr="00B70FBB">
        <w:trPr>
          <w:trHeight w:val="113"/>
        </w:trPr>
        <w:tc>
          <w:tcPr>
            <w:tcW w:w="3969" w:type="dxa"/>
            <w:vAlign w:val="bottom"/>
          </w:tcPr>
          <w:p w14:paraId="76BF510E" w14:textId="77777777" w:rsidR="00D554AF" w:rsidRPr="00B97E2E" w:rsidRDefault="00D554AF" w:rsidP="00B70FBB">
            <w:pPr>
              <w:ind w:left="198" w:right="102"/>
              <w:rPr>
                <w:color w:val="000000"/>
              </w:rPr>
            </w:pPr>
            <w:r w:rsidRPr="00B97E2E">
              <w:rPr>
                <w:color w:val="000000"/>
              </w:rPr>
              <w:t>Presence of anaemia</w:t>
            </w:r>
          </w:p>
        </w:tc>
        <w:tc>
          <w:tcPr>
            <w:tcW w:w="1985" w:type="dxa"/>
          </w:tcPr>
          <w:p w14:paraId="24957296" w14:textId="77777777" w:rsidR="00D554AF" w:rsidRPr="00B97E2E" w:rsidRDefault="00D554AF" w:rsidP="00B70FBB">
            <w:pPr>
              <w:ind w:left="198" w:right="102"/>
              <w:jc w:val="center"/>
              <w:rPr>
                <w:color w:val="000000"/>
              </w:rPr>
            </w:pPr>
            <w:r w:rsidRPr="00F86012">
              <w:t>2 (40.0%)</w:t>
            </w:r>
          </w:p>
        </w:tc>
        <w:tc>
          <w:tcPr>
            <w:tcW w:w="2268" w:type="dxa"/>
          </w:tcPr>
          <w:p w14:paraId="14599892" w14:textId="77777777" w:rsidR="00D554AF" w:rsidRPr="00B97E2E" w:rsidRDefault="00D554AF" w:rsidP="00B70FBB">
            <w:pPr>
              <w:ind w:left="198" w:right="102"/>
              <w:jc w:val="center"/>
              <w:rPr>
                <w:color w:val="000000"/>
              </w:rPr>
            </w:pPr>
            <w:r w:rsidRPr="00F86012">
              <w:t>97 (64.7%)</w:t>
            </w:r>
          </w:p>
        </w:tc>
        <w:tc>
          <w:tcPr>
            <w:tcW w:w="1842" w:type="dxa"/>
          </w:tcPr>
          <w:p w14:paraId="4C3ED5BB" w14:textId="77777777" w:rsidR="00D554AF" w:rsidRPr="00B97E2E" w:rsidRDefault="00D554AF" w:rsidP="00B70FBB">
            <w:pPr>
              <w:ind w:left="198" w:right="102"/>
              <w:jc w:val="center"/>
              <w:rPr>
                <w:color w:val="000000"/>
              </w:rPr>
            </w:pPr>
            <w:r w:rsidRPr="00F86012">
              <w:t>0.8</w:t>
            </w:r>
          </w:p>
        </w:tc>
      </w:tr>
      <w:tr w:rsidR="00D554AF" w:rsidRPr="00B97E2E" w14:paraId="37AC9423" w14:textId="77777777" w:rsidTr="00B70FBB">
        <w:trPr>
          <w:trHeight w:val="113"/>
        </w:trPr>
        <w:tc>
          <w:tcPr>
            <w:tcW w:w="3969" w:type="dxa"/>
            <w:vAlign w:val="bottom"/>
          </w:tcPr>
          <w:p w14:paraId="36717511" w14:textId="77777777" w:rsidR="00D554AF" w:rsidRPr="00B97E2E" w:rsidRDefault="00D554AF" w:rsidP="00B70FBB">
            <w:pPr>
              <w:ind w:left="198" w:right="102"/>
              <w:rPr>
                <w:b/>
                <w:bCs/>
                <w:color w:val="000000"/>
              </w:rPr>
            </w:pPr>
            <w:r w:rsidRPr="00B97E2E">
              <w:rPr>
                <w:b/>
                <w:bCs/>
                <w:color w:val="000000"/>
              </w:rPr>
              <w:t>INVESTIGATIONS</w:t>
            </w:r>
          </w:p>
        </w:tc>
        <w:tc>
          <w:tcPr>
            <w:tcW w:w="1985" w:type="dxa"/>
            <w:vAlign w:val="bottom"/>
          </w:tcPr>
          <w:p w14:paraId="39A4E31F" w14:textId="77777777" w:rsidR="00D554AF" w:rsidRPr="00B97E2E" w:rsidRDefault="00D554AF" w:rsidP="00B70FBB">
            <w:pPr>
              <w:ind w:left="198" w:right="102"/>
              <w:jc w:val="center"/>
              <w:rPr>
                <w:color w:val="000000"/>
              </w:rPr>
            </w:pPr>
          </w:p>
        </w:tc>
        <w:tc>
          <w:tcPr>
            <w:tcW w:w="2268" w:type="dxa"/>
            <w:vAlign w:val="bottom"/>
          </w:tcPr>
          <w:p w14:paraId="05A9DCDB" w14:textId="77777777" w:rsidR="00D554AF" w:rsidRPr="00B97E2E" w:rsidRDefault="00D554AF" w:rsidP="00B70FBB">
            <w:pPr>
              <w:ind w:left="198" w:right="102"/>
              <w:jc w:val="center"/>
              <w:rPr>
                <w:color w:val="000000"/>
              </w:rPr>
            </w:pPr>
          </w:p>
        </w:tc>
        <w:tc>
          <w:tcPr>
            <w:tcW w:w="1842" w:type="dxa"/>
            <w:vAlign w:val="bottom"/>
          </w:tcPr>
          <w:p w14:paraId="608A60B3" w14:textId="77777777" w:rsidR="00D554AF" w:rsidRPr="00B97E2E" w:rsidRDefault="00D554AF" w:rsidP="00B70FBB">
            <w:pPr>
              <w:ind w:left="198" w:right="102"/>
              <w:jc w:val="center"/>
              <w:rPr>
                <w:color w:val="000000"/>
              </w:rPr>
            </w:pPr>
          </w:p>
        </w:tc>
      </w:tr>
      <w:tr w:rsidR="00D554AF" w:rsidRPr="00B97E2E" w14:paraId="2B30C074" w14:textId="77777777" w:rsidTr="00B70FBB">
        <w:trPr>
          <w:trHeight w:val="113"/>
        </w:trPr>
        <w:tc>
          <w:tcPr>
            <w:tcW w:w="3969" w:type="dxa"/>
            <w:vAlign w:val="bottom"/>
          </w:tcPr>
          <w:p w14:paraId="72BBC5C6" w14:textId="77777777" w:rsidR="00D554AF" w:rsidRPr="00B97E2E" w:rsidRDefault="00D554AF" w:rsidP="00B70FBB">
            <w:pPr>
              <w:ind w:left="198" w:right="102"/>
              <w:rPr>
                <w:color w:val="000000"/>
              </w:rPr>
            </w:pPr>
            <w:r w:rsidRPr="00B97E2E">
              <w:rPr>
                <w:color w:val="000000"/>
              </w:rPr>
              <w:t>Sodium mmol/L</w:t>
            </w:r>
          </w:p>
        </w:tc>
        <w:tc>
          <w:tcPr>
            <w:tcW w:w="1985" w:type="dxa"/>
          </w:tcPr>
          <w:p w14:paraId="289F2C93" w14:textId="77777777" w:rsidR="00D554AF" w:rsidRPr="00B97E2E" w:rsidRDefault="00D554AF" w:rsidP="00B70FBB">
            <w:pPr>
              <w:ind w:left="198" w:right="102"/>
              <w:jc w:val="center"/>
              <w:rPr>
                <w:color w:val="000000"/>
              </w:rPr>
            </w:pPr>
            <w:r w:rsidRPr="00E239F5">
              <w:t>139.0 (133.0, 139.0)</w:t>
            </w:r>
          </w:p>
        </w:tc>
        <w:tc>
          <w:tcPr>
            <w:tcW w:w="2268" w:type="dxa"/>
          </w:tcPr>
          <w:p w14:paraId="7D7DCF9A" w14:textId="77777777" w:rsidR="00D554AF" w:rsidRPr="00B97E2E" w:rsidRDefault="00D554AF" w:rsidP="00B70FBB">
            <w:pPr>
              <w:ind w:left="198" w:right="102"/>
              <w:jc w:val="center"/>
              <w:rPr>
                <w:color w:val="000000"/>
              </w:rPr>
            </w:pPr>
            <w:r w:rsidRPr="00E239F5">
              <w:t>133.0 (129.0, 137.0)</w:t>
            </w:r>
          </w:p>
        </w:tc>
        <w:tc>
          <w:tcPr>
            <w:tcW w:w="1842" w:type="dxa"/>
          </w:tcPr>
          <w:p w14:paraId="5E923CBB" w14:textId="77777777" w:rsidR="00D554AF" w:rsidRPr="00B97E2E" w:rsidRDefault="00D554AF" w:rsidP="00B70FBB">
            <w:pPr>
              <w:ind w:left="198" w:right="102"/>
              <w:jc w:val="center"/>
              <w:rPr>
                <w:color w:val="000000"/>
              </w:rPr>
            </w:pPr>
            <w:r w:rsidRPr="00E239F5">
              <w:t>0.8</w:t>
            </w:r>
          </w:p>
        </w:tc>
      </w:tr>
      <w:tr w:rsidR="00D554AF" w:rsidRPr="00B97E2E" w14:paraId="2C64857D" w14:textId="77777777" w:rsidTr="00B70FBB">
        <w:trPr>
          <w:trHeight w:val="113"/>
        </w:trPr>
        <w:tc>
          <w:tcPr>
            <w:tcW w:w="3969" w:type="dxa"/>
            <w:vAlign w:val="bottom"/>
          </w:tcPr>
          <w:p w14:paraId="0853F8E9" w14:textId="77777777" w:rsidR="00D554AF" w:rsidRPr="00B97E2E" w:rsidRDefault="00D554AF" w:rsidP="00B70FBB">
            <w:pPr>
              <w:ind w:left="198" w:right="102"/>
              <w:rPr>
                <w:color w:val="000000"/>
              </w:rPr>
            </w:pPr>
            <w:r w:rsidRPr="00B97E2E">
              <w:rPr>
                <w:color w:val="000000"/>
              </w:rPr>
              <w:t>Potassium mmol/L</w:t>
            </w:r>
          </w:p>
        </w:tc>
        <w:tc>
          <w:tcPr>
            <w:tcW w:w="1985" w:type="dxa"/>
          </w:tcPr>
          <w:p w14:paraId="1880C329" w14:textId="77777777" w:rsidR="00D554AF" w:rsidRPr="00B97E2E" w:rsidRDefault="00D554AF" w:rsidP="00B70FBB">
            <w:pPr>
              <w:ind w:left="198" w:right="102"/>
              <w:jc w:val="center"/>
              <w:rPr>
                <w:color w:val="000000"/>
              </w:rPr>
            </w:pPr>
            <w:r w:rsidRPr="00E239F5">
              <w:t>3.8 (3.7, 4.0)</w:t>
            </w:r>
          </w:p>
        </w:tc>
        <w:tc>
          <w:tcPr>
            <w:tcW w:w="2268" w:type="dxa"/>
          </w:tcPr>
          <w:p w14:paraId="1ECBBE6F" w14:textId="77777777" w:rsidR="00D554AF" w:rsidRPr="00B97E2E" w:rsidRDefault="00D554AF" w:rsidP="00B70FBB">
            <w:pPr>
              <w:ind w:left="198" w:right="102"/>
              <w:jc w:val="center"/>
              <w:rPr>
                <w:color w:val="000000"/>
              </w:rPr>
            </w:pPr>
            <w:r w:rsidRPr="00E239F5">
              <w:t>4.0 (3.5, 4.7)</w:t>
            </w:r>
          </w:p>
        </w:tc>
        <w:tc>
          <w:tcPr>
            <w:tcW w:w="1842" w:type="dxa"/>
          </w:tcPr>
          <w:p w14:paraId="09556731" w14:textId="77777777" w:rsidR="00D554AF" w:rsidRPr="00B97E2E" w:rsidRDefault="00D554AF" w:rsidP="00B70FBB">
            <w:pPr>
              <w:ind w:left="198" w:right="102"/>
              <w:jc w:val="center"/>
              <w:rPr>
                <w:color w:val="000000"/>
              </w:rPr>
            </w:pPr>
            <w:r w:rsidRPr="00E239F5">
              <w:t>0.8</w:t>
            </w:r>
          </w:p>
        </w:tc>
      </w:tr>
      <w:tr w:rsidR="00D554AF" w:rsidRPr="00B97E2E" w14:paraId="1195869E" w14:textId="77777777" w:rsidTr="00B70FBB">
        <w:trPr>
          <w:trHeight w:val="113"/>
        </w:trPr>
        <w:tc>
          <w:tcPr>
            <w:tcW w:w="3969" w:type="dxa"/>
            <w:vAlign w:val="bottom"/>
          </w:tcPr>
          <w:p w14:paraId="2761D937" w14:textId="77777777" w:rsidR="00D554AF" w:rsidRPr="00B97E2E" w:rsidRDefault="00D554AF" w:rsidP="00B70FBB">
            <w:pPr>
              <w:ind w:left="198" w:right="102"/>
              <w:rPr>
                <w:color w:val="000000"/>
              </w:rPr>
            </w:pPr>
            <w:r w:rsidRPr="00B97E2E">
              <w:rPr>
                <w:color w:val="000000"/>
              </w:rPr>
              <w:t>Haemoglobin g/dL</w:t>
            </w:r>
          </w:p>
        </w:tc>
        <w:tc>
          <w:tcPr>
            <w:tcW w:w="1985" w:type="dxa"/>
          </w:tcPr>
          <w:p w14:paraId="6FD6CD6C" w14:textId="77777777" w:rsidR="00D554AF" w:rsidRPr="00B97E2E" w:rsidRDefault="00D554AF" w:rsidP="00B70FBB">
            <w:pPr>
              <w:ind w:left="198" w:right="102"/>
              <w:jc w:val="center"/>
              <w:rPr>
                <w:color w:val="000000"/>
              </w:rPr>
            </w:pPr>
            <w:r w:rsidRPr="00E239F5">
              <w:t>8.7 (8.1, 10.2)</w:t>
            </w:r>
          </w:p>
        </w:tc>
        <w:tc>
          <w:tcPr>
            <w:tcW w:w="2268" w:type="dxa"/>
          </w:tcPr>
          <w:p w14:paraId="1E939C27" w14:textId="77777777" w:rsidR="00D554AF" w:rsidRPr="00B97E2E" w:rsidRDefault="00D554AF" w:rsidP="00B70FBB">
            <w:pPr>
              <w:ind w:left="198" w:right="102"/>
              <w:jc w:val="center"/>
              <w:rPr>
                <w:color w:val="000000"/>
              </w:rPr>
            </w:pPr>
            <w:r w:rsidRPr="00E239F5">
              <w:t>8.4 (7.1, 9.6)</w:t>
            </w:r>
          </w:p>
        </w:tc>
        <w:tc>
          <w:tcPr>
            <w:tcW w:w="1842" w:type="dxa"/>
          </w:tcPr>
          <w:p w14:paraId="1FDA37A5" w14:textId="77777777" w:rsidR="00D554AF" w:rsidRPr="00B97E2E" w:rsidRDefault="00D554AF" w:rsidP="00B70FBB">
            <w:pPr>
              <w:ind w:left="198" w:right="102"/>
              <w:jc w:val="center"/>
              <w:rPr>
                <w:color w:val="000000"/>
              </w:rPr>
            </w:pPr>
            <w:r w:rsidRPr="00E239F5">
              <w:t>&gt;0.9</w:t>
            </w:r>
          </w:p>
        </w:tc>
      </w:tr>
      <w:tr w:rsidR="00D554AF" w:rsidRPr="00B97E2E" w14:paraId="7A11875B" w14:textId="77777777" w:rsidTr="00B70FBB">
        <w:trPr>
          <w:trHeight w:val="113"/>
        </w:trPr>
        <w:tc>
          <w:tcPr>
            <w:tcW w:w="3969" w:type="dxa"/>
            <w:vAlign w:val="bottom"/>
          </w:tcPr>
          <w:p w14:paraId="305A0E6D" w14:textId="77777777" w:rsidR="00D554AF" w:rsidRPr="00B97E2E" w:rsidRDefault="00D554AF" w:rsidP="00B70FBB">
            <w:pPr>
              <w:ind w:left="198" w:right="102"/>
              <w:rPr>
                <w:color w:val="000000"/>
              </w:rPr>
            </w:pPr>
            <w:r w:rsidRPr="00B97E2E">
              <w:rPr>
                <w:color w:val="000000"/>
              </w:rPr>
              <w:t>Syphilis</w:t>
            </w:r>
          </w:p>
        </w:tc>
        <w:tc>
          <w:tcPr>
            <w:tcW w:w="1985" w:type="dxa"/>
          </w:tcPr>
          <w:p w14:paraId="09E839D4" w14:textId="77777777" w:rsidR="00D554AF" w:rsidRPr="00B97E2E" w:rsidRDefault="00D554AF" w:rsidP="00B70FBB">
            <w:pPr>
              <w:ind w:left="198" w:right="102"/>
              <w:jc w:val="center"/>
              <w:rPr>
                <w:color w:val="000000"/>
              </w:rPr>
            </w:pPr>
            <w:r w:rsidRPr="00E239F5">
              <w:t>0 (0.0%)</w:t>
            </w:r>
          </w:p>
        </w:tc>
        <w:tc>
          <w:tcPr>
            <w:tcW w:w="2268" w:type="dxa"/>
          </w:tcPr>
          <w:p w14:paraId="2CFF1F68" w14:textId="77777777" w:rsidR="00D554AF" w:rsidRPr="00B97E2E" w:rsidRDefault="00D554AF" w:rsidP="00B70FBB">
            <w:pPr>
              <w:ind w:left="198" w:right="102"/>
              <w:jc w:val="center"/>
              <w:rPr>
                <w:color w:val="000000"/>
              </w:rPr>
            </w:pPr>
            <w:r w:rsidRPr="00E239F5">
              <w:t>4 (2.5%)</w:t>
            </w:r>
          </w:p>
        </w:tc>
        <w:tc>
          <w:tcPr>
            <w:tcW w:w="1842" w:type="dxa"/>
          </w:tcPr>
          <w:p w14:paraId="5264A4C2" w14:textId="77777777" w:rsidR="00D554AF" w:rsidRPr="00B97E2E" w:rsidRDefault="00D554AF" w:rsidP="00B70FBB">
            <w:pPr>
              <w:ind w:left="198" w:right="102"/>
              <w:jc w:val="center"/>
              <w:rPr>
                <w:color w:val="000000"/>
              </w:rPr>
            </w:pPr>
            <w:r w:rsidRPr="00E239F5">
              <w:t>&gt;0.9</w:t>
            </w:r>
          </w:p>
        </w:tc>
      </w:tr>
      <w:tr w:rsidR="00D554AF" w:rsidRPr="00B97E2E" w14:paraId="1765CD33" w14:textId="77777777" w:rsidTr="00B70FBB">
        <w:trPr>
          <w:trHeight w:val="113"/>
        </w:trPr>
        <w:tc>
          <w:tcPr>
            <w:tcW w:w="3969" w:type="dxa"/>
            <w:vAlign w:val="bottom"/>
          </w:tcPr>
          <w:p w14:paraId="0D82A8F2" w14:textId="77777777" w:rsidR="00D554AF" w:rsidRPr="00B97E2E" w:rsidRDefault="00D554AF" w:rsidP="00B70FBB">
            <w:pPr>
              <w:ind w:left="198" w:right="102"/>
              <w:rPr>
                <w:color w:val="000000"/>
              </w:rPr>
            </w:pPr>
            <w:r w:rsidRPr="00B97E2E">
              <w:rPr>
                <w:color w:val="000000"/>
              </w:rPr>
              <w:t>Candida</w:t>
            </w:r>
          </w:p>
        </w:tc>
        <w:tc>
          <w:tcPr>
            <w:tcW w:w="1985" w:type="dxa"/>
          </w:tcPr>
          <w:p w14:paraId="6897FB31" w14:textId="77777777" w:rsidR="00D554AF" w:rsidRPr="00B97E2E" w:rsidRDefault="00D554AF" w:rsidP="00B70FBB">
            <w:pPr>
              <w:ind w:left="198" w:right="102"/>
              <w:jc w:val="center"/>
              <w:rPr>
                <w:color w:val="000000"/>
              </w:rPr>
            </w:pPr>
            <w:r w:rsidRPr="00E239F5">
              <w:t>0 (0.0%)</w:t>
            </w:r>
          </w:p>
        </w:tc>
        <w:tc>
          <w:tcPr>
            <w:tcW w:w="2268" w:type="dxa"/>
          </w:tcPr>
          <w:p w14:paraId="298C783E" w14:textId="77777777" w:rsidR="00D554AF" w:rsidRPr="00B97E2E" w:rsidRDefault="00D554AF" w:rsidP="00B70FBB">
            <w:pPr>
              <w:ind w:left="198" w:right="102"/>
              <w:jc w:val="center"/>
              <w:rPr>
                <w:color w:val="000000"/>
              </w:rPr>
            </w:pPr>
            <w:r w:rsidRPr="00E239F5">
              <w:t>8 (5.1%)</w:t>
            </w:r>
          </w:p>
        </w:tc>
        <w:tc>
          <w:tcPr>
            <w:tcW w:w="1842" w:type="dxa"/>
          </w:tcPr>
          <w:p w14:paraId="0CEDBC84" w14:textId="77777777" w:rsidR="00D554AF" w:rsidRPr="00B97E2E" w:rsidRDefault="00D554AF" w:rsidP="00B70FBB">
            <w:pPr>
              <w:ind w:left="198" w:right="102"/>
              <w:jc w:val="center"/>
              <w:rPr>
                <w:color w:val="000000"/>
              </w:rPr>
            </w:pPr>
            <w:r w:rsidRPr="00E239F5">
              <w:t>&gt;0.9</w:t>
            </w:r>
          </w:p>
        </w:tc>
      </w:tr>
      <w:tr w:rsidR="00D554AF" w:rsidRPr="00B97E2E" w14:paraId="06935D83" w14:textId="77777777" w:rsidTr="00B70FBB">
        <w:trPr>
          <w:trHeight w:val="113"/>
        </w:trPr>
        <w:tc>
          <w:tcPr>
            <w:tcW w:w="3969" w:type="dxa"/>
            <w:vAlign w:val="bottom"/>
          </w:tcPr>
          <w:p w14:paraId="377DEEAD" w14:textId="77777777" w:rsidR="00D554AF" w:rsidRPr="00B97E2E" w:rsidRDefault="00D554AF" w:rsidP="00B70FBB">
            <w:pPr>
              <w:ind w:left="198" w:right="102"/>
              <w:rPr>
                <w:color w:val="000000"/>
              </w:rPr>
            </w:pPr>
            <w:r w:rsidRPr="00B97E2E">
              <w:rPr>
                <w:color w:val="000000"/>
              </w:rPr>
              <w:t>Hepatitis B</w:t>
            </w:r>
          </w:p>
        </w:tc>
        <w:tc>
          <w:tcPr>
            <w:tcW w:w="1985" w:type="dxa"/>
          </w:tcPr>
          <w:p w14:paraId="753A31D2" w14:textId="77777777" w:rsidR="00D554AF" w:rsidRPr="00B97E2E" w:rsidRDefault="00D554AF" w:rsidP="00B70FBB">
            <w:pPr>
              <w:ind w:left="198" w:right="102"/>
              <w:jc w:val="center"/>
              <w:rPr>
                <w:color w:val="000000"/>
              </w:rPr>
            </w:pPr>
            <w:r w:rsidRPr="00E239F5">
              <w:t>1 (20.0%)</w:t>
            </w:r>
          </w:p>
        </w:tc>
        <w:tc>
          <w:tcPr>
            <w:tcW w:w="2268" w:type="dxa"/>
          </w:tcPr>
          <w:p w14:paraId="5496305C" w14:textId="77777777" w:rsidR="00D554AF" w:rsidRPr="00B97E2E" w:rsidRDefault="00D554AF" w:rsidP="00B70FBB">
            <w:pPr>
              <w:ind w:left="198" w:right="102"/>
              <w:jc w:val="center"/>
              <w:rPr>
                <w:color w:val="000000"/>
              </w:rPr>
            </w:pPr>
            <w:r w:rsidRPr="00E239F5">
              <w:t>5 (3.2%)</w:t>
            </w:r>
          </w:p>
        </w:tc>
        <w:tc>
          <w:tcPr>
            <w:tcW w:w="1842" w:type="dxa"/>
          </w:tcPr>
          <w:p w14:paraId="20CA28FE" w14:textId="77777777" w:rsidR="00D554AF" w:rsidRPr="00B97E2E" w:rsidRDefault="00D554AF" w:rsidP="00B70FBB">
            <w:pPr>
              <w:ind w:left="198" w:right="102"/>
              <w:jc w:val="center"/>
              <w:rPr>
                <w:color w:val="000000"/>
              </w:rPr>
            </w:pPr>
            <w:r w:rsidRPr="00E239F5">
              <w:t>0.8</w:t>
            </w:r>
          </w:p>
        </w:tc>
      </w:tr>
      <w:tr w:rsidR="00D554AF" w:rsidRPr="00B97E2E" w14:paraId="62860694" w14:textId="77777777" w:rsidTr="00B70FBB">
        <w:trPr>
          <w:trHeight w:val="113"/>
        </w:trPr>
        <w:tc>
          <w:tcPr>
            <w:tcW w:w="3969" w:type="dxa"/>
            <w:vAlign w:val="bottom"/>
          </w:tcPr>
          <w:p w14:paraId="5E7717C5" w14:textId="77777777" w:rsidR="00D554AF" w:rsidRPr="00B97E2E" w:rsidRDefault="00D554AF" w:rsidP="00B70FBB">
            <w:pPr>
              <w:ind w:left="198" w:right="102"/>
              <w:rPr>
                <w:color w:val="000000"/>
              </w:rPr>
            </w:pPr>
            <w:r w:rsidRPr="00B97E2E">
              <w:rPr>
                <w:color w:val="000000"/>
              </w:rPr>
              <w:t>Herpes simplex virus HSV</w:t>
            </w:r>
          </w:p>
        </w:tc>
        <w:tc>
          <w:tcPr>
            <w:tcW w:w="1985" w:type="dxa"/>
          </w:tcPr>
          <w:p w14:paraId="19D7CEB7" w14:textId="77777777" w:rsidR="00D554AF" w:rsidRPr="00B97E2E" w:rsidRDefault="00D554AF" w:rsidP="00B70FBB">
            <w:pPr>
              <w:ind w:left="198" w:right="102"/>
              <w:jc w:val="center"/>
              <w:rPr>
                <w:color w:val="000000"/>
              </w:rPr>
            </w:pPr>
            <w:r w:rsidRPr="00E239F5">
              <w:t>0 (0.0%)</w:t>
            </w:r>
          </w:p>
        </w:tc>
        <w:tc>
          <w:tcPr>
            <w:tcW w:w="2268" w:type="dxa"/>
          </w:tcPr>
          <w:p w14:paraId="0721F669" w14:textId="77777777" w:rsidR="00D554AF" w:rsidRPr="00B97E2E" w:rsidRDefault="00D554AF" w:rsidP="00B70FBB">
            <w:pPr>
              <w:ind w:left="198" w:right="102"/>
              <w:jc w:val="center"/>
              <w:rPr>
                <w:color w:val="000000"/>
              </w:rPr>
            </w:pPr>
            <w:r w:rsidRPr="00E239F5">
              <w:t>2 (1.3%)</w:t>
            </w:r>
          </w:p>
        </w:tc>
        <w:tc>
          <w:tcPr>
            <w:tcW w:w="1842" w:type="dxa"/>
          </w:tcPr>
          <w:p w14:paraId="3CF6C8E6" w14:textId="77777777" w:rsidR="00D554AF" w:rsidRPr="00B97E2E" w:rsidRDefault="00D554AF" w:rsidP="00B70FBB">
            <w:pPr>
              <w:ind w:left="198" w:right="102"/>
              <w:jc w:val="center"/>
              <w:rPr>
                <w:color w:val="000000"/>
              </w:rPr>
            </w:pPr>
            <w:r w:rsidRPr="00E239F5">
              <w:t>&gt;0.9</w:t>
            </w:r>
          </w:p>
        </w:tc>
      </w:tr>
      <w:tr w:rsidR="00D554AF" w:rsidRPr="00B97E2E" w14:paraId="647E031D" w14:textId="77777777" w:rsidTr="00B70FBB">
        <w:trPr>
          <w:trHeight w:val="113"/>
        </w:trPr>
        <w:tc>
          <w:tcPr>
            <w:tcW w:w="3969" w:type="dxa"/>
            <w:vAlign w:val="bottom"/>
          </w:tcPr>
          <w:p w14:paraId="4AB7529A" w14:textId="77777777" w:rsidR="00D554AF" w:rsidRPr="00B97E2E" w:rsidRDefault="00D554AF" w:rsidP="00B70FBB">
            <w:pPr>
              <w:ind w:left="198" w:right="102"/>
              <w:rPr>
                <w:color w:val="000000"/>
              </w:rPr>
            </w:pPr>
            <w:r w:rsidRPr="00B97E2E">
              <w:rPr>
                <w:color w:val="000000"/>
              </w:rPr>
              <w:t>Pneumonia</w:t>
            </w:r>
          </w:p>
        </w:tc>
        <w:tc>
          <w:tcPr>
            <w:tcW w:w="1985" w:type="dxa"/>
          </w:tcPr>
          <w:p w14:paraId="75E8BAEE" w14:textId="77777777" w:rsidR="00D554AF" w:rsidRPr="00B97E2E" w:rsidRDefault="00D554AF" w:rsidP="00B70FBB">
            <w:pPr>
              <w:ind w:left="198" w:right="102"/>
              <w:jc w:val="center"/>
              <w:rPr>
                <w:color w:val="000000"/>
              </w:rPr>
            </w:pPr>
            <w:r w:rsidRPr="00E239F5">
              <w:t>0 (0.0%)</w:t>
            </w:r>
          </w:p>
        </w:tc>
        <w:tc>
          <w:tcPr>
            <w:tcW w:w="2268" w:type="dxa"/>
          </w:tcPr>
          <w:p w14:paraId="7C582642" w14:textId="77777777" w:rsidR="00D554AF" w:rsidRPr="00B97E2E" w:rsidRDefault="00D554AF" w:rsidP="00B70FBB">
            <w:pPr>
              <w:ind w:left="198" w:right="102"/>
              <w:jc w:val="center"/>
              <w:rPr>
                <w:color w:val="000000"/>
              </w:rPr>
            </w:pPr>
            <w:r w:rsidRPr="00E239F5">
              <w:t>14 (8.9%)</w:t>
            </w:r>
          </w:p>
        </w:tc>
        <w:tc>
          <w:tcPr>
            <w:tcW w:w="1842" w:type="dxa"/>
          </w:tcPr>
          <w:p w14:paraId="5CC09E19" w14:textId="77777777" w:rsidR="00D554AF" w:rsidRPr="00B97E2E" w:rsidRDefault="00D554AF" w:rsidP="00B70FBB">
            <w:pPr>
              <w:ind w:left="198" w:right="102"/>
              <w:jc w:val="center"/>
              <w:rPr>
                <w:color w:val="000000"/>
              </w:rPr>
            </w:pPr>
            <w:r w:rsidRPr="00E239F5">
              <w:t>&gt;0.9</w:t>
            </w:r>
          </w:p>
        </w:tc>
      </w:tr>
      <w:tr w:rsidR="00D554AF" w:rsidRPr="00B97E2E" w14:paraId="73FCE83F" w14:textId="77777777" w:rsidTr="00B70FBB">
        <w:trPr>
          <w:trHeight w:val="113"/>
        </w:trPr>
        <w:tc>
          <w:tcPr>
            <w:tcW w:w="3969" w:type="dxa"/>
            <w:vAlign w:val="bottom"/>
          </w:tcPr>
          <w:p w14:paraId="514A6E2A" w14:textId="77777777" w:rsidR="00D554AF" w:rsidRPr="00406DF7" w:rsidRDefault="00D554AF" w:rsidP="00B70FBB">
            <w:pPr>
              <w:ind w:left="198" w:right="102"/>
              <w:rPr>
                <w:i/>
                <w:iCs/>
                <w:color w:val="000000"/>
              </w:rPr>
            </w:pPr>
            <w:r w:rsidRPr="00406DF7">
              <w:rPr>
                <w:i/>
                <w:iCs/>
                <w:color w:val="000000"/>
              </w:rPr>
              <w:t>Pneumocystis Jiroveci Pneumonia</w:t>
            </w:r>
          </w:p>
        </w:tc>
        <w:tc>
          <w:tcPr>
            <w:tcW w:w="1985" w:type="dxa"/>
          </w:tcPr>
          <w:p w14:paraId="2F711A0D" w14:textId="77777777" w:rsidR="00D554AF" w:rsidRPr="00B97E2E" w:rsidRDefault="00D554AF" w:rsidP="00B70FBB">
            <w:pPr>
              <w:ind w:left="198" w:right="102"/>
              <w:jc w:val="center"/>
              <w:rPr>
                <w:color w:val="000000"/>
              </w:rPr>
            </w:pPr>
            <w:r w:rsidRPr="00E239F5">
              <w:t>0 (0.0%)</w:t>
            </w:r>
          </w:p>
        </w:tc>
        <w:tc>
          <w:tcPr>
            <w:tcW w:w="2268" w:type="dxa"/>
          </w:tcPr>
          <w:p w14:paraId="21012191" w14:textId="77777777" w:rsidR="00D554AF" w:rsidRPr="00B97E2E" w:rsidRDefault="00D554AF" w:rsidP="00B70FBB">
            <w:pPr>
              <w:ind w:left="198" w:right="102"/>
              <w:jc w:val="center"/>
              <w:rPr>
                <w:color w:val="000000"/>
              </w:rPr>
            </w:pPr>
            <w:r w:rsidRPr="00E239F5">
              <w:t>2 (1.3%)</w:t>
            </w:r>
          </w:p>
        </w:tc>
        <w:tc>
          <w:tcPr>
            <w:tcW w:w="1842" w:type="dxa"/>
          </w:tcPr>
          <w:p w14:paraId="43717E09" w14:textId="77777777" w:rsidR="00D554AF" w:rsidRPr="00B97E2E" w:rsidRDefault="00D554AF" w:rsidP="00B70FBB">
            <w:pPr>
              <w:ind w:left="198" w:right="102"/>
              <w:jc w:val="center"/>
              <w:rPr>
                <w:color w:val="000000"/>
              </w:rPr>
            </w:pPr>
            <w:r w:rsidRPr="00E239F5">
              <w:t>&gt;0.9</w:t>
            </w:r>
          </w:p>
        </w:tc>
      </w:tr>
      <w:tr w:rsidR="00D554AF" w:rsidRPr="00B97E2E" w14:paraId="53F2A641" w14:textId="77777777" w:rsidTr="00B70FBB">
        <w:trPr>
          <w:trHeight w:val="113"/>
        </w:trPr>
        <w:tc>
          <w:tcPr>
            <w:tcW w:w="3969" w:type="dxa"/>
            <w:vAlign w:val="bottom"/>
          </w:tcPr>
          <w:p w14:paraId="4866B5F1" w14:textId="77777777" w:rsidR="00D554AF" w:rsidRPr="00B97E2E" w:rsidRDefault="00D554AF" w:rsidP="00B70FBB">
            <w:pPr>
              <w:ind w:left="198" w:right="102"/>
              <w:rPr>
                <w:color w:val="000000"/>
              </w:rPr>
            </w:pPr>
            <w:r w:rsidRPr="00B97E2E">
              <w:rPr>
                <w:color w:val="000000"/>
              </w:rPr>
              <w:t>Pulmonary tuberculosis</w:t>
            </w:r>
          </w:p>
        </w:tc>
        <w:tc>
          <w:tcPr>
            <w:tcW w:w="1985" w:type="dxa"/>
          </w:tcPr>
          <w:p w14:paraId="275EBE89" w14:textId="77777777" w:rsidR="00D554AF" w:rsidRPr="00B97E2E" w:rsidRDefault="00D554AF" w:rsidP="00B70FBB">
            <w:pPr>
              <w:ind w:left="198" w:right="102"/>
              <w:jc w:val="center"/>
              <w:rPr>
                <w:color w:val="000000"/>
              </w:rPr>
            </w:pPr>
            <w:r w:rsidRPr="00E239F5">
              <w:t>2 (40.0%)</w:t>
            </w:r>
          </w:p>
        </w:tc>
        <w:tc>
          <w:tcPr>
            <w:tcW w:w="2268" w:type="dxa"/>
          </w:tcPr>
          <w:p w14:paraId="78C05B64" w14:textId="77777777" w:rsidR="00D554AF" w:rsidRPr="00B97E2E" w:rsidRDefault="00D554AF" w:rsidP="00B70FBB">
            <w:pPr>
              <w:ind w:left="198" w:right="102"/>
              <w:jc w:val="center"/>
              <w:rPr>
                <w:color w:val="000000"/>
              </w:rPr>
            </w:pPr>
            <w:r w:rsidRPr="00E239F5">
              <w:t>104 (65.8%)</w:t>
            </w:r>
          </w:p>
        </w:tc>
        <w:tc>
          <w:tcPr>
            <w:tcW w:w="1842" w:type="dxa"/>
          </w:tcPr>
          <w:p w14:paraId="067F126D" w14:textId="77777777" w:rsidR="00D554AF" w:rsidRPr="00B97E2E" w:rsidRDefault="00D554AF" w:rsidP="00B70FBB">
            <w:pPr>
              <w:ind w:left="198" w:right="102"/>
              <w:jc w:val="center"/>
              <w:rPr>
                <w:color w:val="000000"/>
              </w:rPr>
            </w:pPr>
            <w:r w:rsidRPr="00E239F5">
              <w:t>0.8</w:t>
            </w:r>
          </w:p>
        </w:tc>
      </w:tr>
      <w:tr w:rsidR="00D554AF" w:rsidRPr="00B97E2E" w14:paraId="691CF9A4" w14:textId="77777777" w:rsidTr="00B70FBB">
        <w:trPr>
          <w:trHeight w:val="113"/>
        </w:trPr>
        <w:tc>
          <w:tcPr>
            <w:tcW w:w="3969" w:type="dxa"/>
            <w:vAlign w:val="bottom"/>
          </w:tcPr>
          <w:p w14:paraId="1EE0F078" w14:textId="77777777" w:rsidR="00D554AF" w:rsidRPr="00B97E2E" w:rsidRDefault="00D554AF" w:rsidP="00B70FBB">
            <w:pPr>
              <w:ind w:left="198" w:right="102"/>
              <w:rPr>
                <w:color w:val="000000"/>
              </w:rPr>
            </w:pPr>
            <w:r w:rsidRPr="00B97E2E">
              <w:rPr>
                <w:color w:val="000000"/>
              </w:rPr>
              <w:t>Extrapulmonary tuberculosis</w:t>
            </w:r>
          </w:p>
        </w:tc>
        <w:tc>
          <w:tcPr>
            <w:tcW w:w="1985" w:type="dxa"/>
          </w:tcPr>
          <w:p w14:paraId="3675F1CD" w14:textId="77777777" w:rsidR="00D554AF" w:rsidRPr="00B97E2E" w:rsidRDefault="00D554AF" w:rsidP="00B70FBB">
            <w:pPr>
              <w:ind w:left="198" w:right="102"/>
              <w:jc w:val="center"/>
              <w:rPr>
                <w:color w:val="000000"/>
              </w:rPr>
            </w:pPr>
            <w:r w:rsidRPr="00E239F5">
              <w:t>1 (20.0%)</w:t>
            </w:r>
          </w:p>
        </w:tc>
        <w:tc>
          <w:tcPr>
            <w:tcW w:w="2268" w:type="dxa"/>
          </w:tcPr>
          <w:p w14:paraId="65CA26E1" w14:textId="77777777" w:rsidR="00D554AF" w:rsidRPr="00B97E2E" w:rsidRDefault="00D554AF" w:rsidP="00B70FBB">
            <w:pPr>
              <w:ind w:left="198" w:right="102"/>
              <w:jc w:val="center"/>
              <w:rPr>
                <w:color w:val="000000"/>
              </w:rPr>
            </w:pPr>
            <w:r w:rsidRPr="00E239F5">
              <w:t>31 (19.6%)</w:t>
            </w:r>
          </w:p>
        </w:tc>
        <w:tc>
          <w:tcPr>
            <w:tcW w:w="1842" w:type="dxa"/>
          </w:tcPr>
          <w:p w14:paraId="174264AD" w14:textId="77777777" w:rsidR="00D554AF" w:rsidRPr="00B97E2E" w:rsidRDefault="00D554AF" w:rsidP="00B70FBB">
            <w:pPr>
              <w:ind w:left="198" w:right="102"/>
              <w:jc w:val="center"/>
              <w:rPr>
                <w:color w:val="000000"/>
              </w:rPr>
            </w:pPr>
            <w:r w:rsidRPr="00E239F5">
              <w:t>&gt;0.9</w:t>
            </w:r>
          </w:p>
        </w:tc>
      </w:tr>
      <w:tr w:rsidR="00D554AF" w:rsidRPr="00406DF7" w14:paraId="285DA834" w14:textId="77777777" w:rsidTr="00B70FBB">
        <w:trPr>
          <w:trHeight w:val="113"/>
        </w:trPr>
        <w:tc>
          <w:tcPr>
            <w:tcW w:w="3969" w:type="dxa"/>
            <w:vAlign w:val="bottom"/>
          </w:tcPr>
          <w:p w14:paraId="17A1FCA5" w14:textId="77777777" w:rsidR="00D554AF" w:rsidRPr="00406DF7" w:rsidRDefault="00D554AF" w:rsidP="00B70FBB">
            <w:pPr>
              <w:ind w:left="198" w:right="102"/>
              <w:rPr>
                <w:i/>
                <w:iCs/>
                <w:color w:val="000000"/>
              </w:rPr>
            </w:pPr>
            <w:r w:rsidRPr="00406DF7">
              <w:rPr>
                <w:i/>
                <w:iCs/>
                <w:color w:val="000000"/>
              </w:rPr>
              <w:t>Cryptococcus neoformans</w:t>
            </w:r>
          </w:p>
        </w:tc>
        <w:tc>
          <w:tcPr>
            <w:tcW w:w="1985" w:type="dxa"/>
          </w:tcPr>
          <w:p w14:paraId="3C660748" w14:textId="77777777" w:rsidR="00D554AF" w:rsidRPr="00B97E2E" w:rsidRDefault="00D554AF" w:rsidP="00B70FBB">
            <w:pPr>
              <w:ind w:left="198" w:right="102"/>
              <w:jc w:val="center"/>
              <w:rPr>
                <w:color w:val="000000"/>
              </w:rPr>
            </w:pPr>
            <w:r w:rsidRPr="00E239F5">
              <w:t>3 (60.0%)</w:t>
            </w:r>
          </w:p>
        </w:tc>
        <w:tc>
          <w:tcPr>
            <w:tcW w:w="2268" w:type="dxa"/>
          </w:tcPr>
          <w:p w14:paraId="3132179E" w14:textId="77777777" w:rsidR="00D554AF" w:rsidRPr="00B97E2E" w:rsidRDefault="00D554AF" w:rsidP="00B70FBB">
            <w:pPr>
              <w:ind w:left="198" w:right="102"/>
              <w:jc w:val="center"/>
              <w:rPr>
                <w:color w:val="000000"/>
              </w:rPr>
            </w:pPr>
            <w:r w:rsidRPr="00E239F5">
              <w:t>9 (5.7%)</w:t>
            </w:r>
          </w:p>
        </w:tc>
        <w:tc>
          <w:tcPr>
            <w:tcW w:w="1842" w:type="dxa"/>
          </w:tcPr>
          <w:p w14:paraId="69C0E6A8" w14:textId="77777777" w:rsidR="00D554AF" w:rsidRPr="00C531C7" w:rsidRDefault="00D554AF" w:rsidP="00B70FBB">
            <w:pPr>
              <w:ind w:left="198" w:right="102"/>
              <w:jc w:val="center"/>
              <w:rPr>
                <w:b/>
                <w:bCs/>
                <w:color w:val="000000"/>
              </w:rPr>
            </w:pPr>
            <w:r w:rsidRPr="00583302">
              <w:rPr>
                <w:b/>
                <w:bCs/>
              </w:rPr>
              <w:t>0.028</w:t>
            </w:r>
          </w:p>
        </w:tc>
      </w:tr>
      <w:tr w:rsidR="00D554AF" w:rsidRPr="00B97E2E" w14:paraId="3AF3F951" w14:textId="77777777" w:rsidTr="00B70FBB">
        <w:trPr>
          <w:trHeight w:val="113"/>
        </w:trPr>
        <w:tc>
          <w:tcPr>
            <w:tcW w:w="3969" w:type="dxa"/>
            <w:vAlign w:val="bottom"/>
          </w:tcPr>
          <w:p w14:paraId="2C0A9F52" w14:textId="77777777" w:rsidR="00D554AF" w:rsidRPr="00B97E2E" w:rsidRDefault="00D554AF" w:rsidP="00B70FBB">
            <w:pPr>
              <w:ind w:left="198" w:right="102"/>
              <w:rPr>
                <w:color w:val="000000"/>
              </w:rPr>
            </w:pPr>
            <w:r w:rsidRPr="00B97E2E">
              <w:rPr>
                <w:color w:val="000000"/>
              </w:rPr>
              <w:t>Total CD4 count cells/ mm3</w:t>
            </w:r>
          </w:p>
        </w:tc>
        <w:tc>
          <w:tcPr>
            <w:tcW w:w="1985" w:type="dxa"/>
          </w:tcPr>
          <w:p w14:paraId="2E8ECAC2" w14:textId="77777777" w:rsidR="00D554AF" w:rsidRPr="00B97E2E" w:rsidRDefault="00D554AF" w:rsidP="00B70FBB">
            <w:pPr>
              <w:ind w:left="198" w:right="102"/>
              <w:jc w:val="center"/>
              <w:rPr>
                <w:color w:val="000000"/>
              </w:rPr>
            </w:pPr>
            <w:r w:rsidRPr="00E239F5">
              <w:t>17.0 (15.0, 43.0)</w:t>
            </w:r>
          </w:p>
        </w:tc>
        <w:tc>
          <w:tcPr>
            <w:tcW w:w="2268" w:type="dxa"/>
          </w:tcPr>
          <w:p w14:paraId="37053045" w14:textId="77777777" w:rsidR="00D554AF" w:rsidRPr="00B97E2E" w:rsidRDefault="00D554AF" w:rsidP="00B70FBB">
            <w:pPr>
              <w:ind w:left="198" w:right="102"/>
              <w:jc w:val="center"/>
              <w:rPr>
                <w:color w:val="000000"/>
              </w:rPr>
            </w:pPr>
            <w:r w:rsidRPr="00E239F5">
              <w:t>28.0 (13.0, 57.0)</w:t>
            </w:r>
          </w:p>
        </w:tc>
        <w:tc>
          <w:tcPr>
            <w:tcW w:w="1842" w:type="dxa"/>
          </w:tcPr>
          <w:p w14:paraId="5D199EF5" w14:textId="77777777" w:rsidR="00D554AF" w:rsidRPr="00B97E2E" w:rsidRDefault="00D554AF" w:rsidP="00B70FBB">
            <w:pPr>
              <w:ind w:left="198" w:right="102"/>
              <w:jc w:val="center"/>
              <w:rPr>
                <w:color w:val="000000"/>
              </w:rPr>
            </w:pPr>
            <w:r w:rsidRPr="00E239F5">
              <w:t>&gt;0.9</w:t>
            </w:r>
          </w:p>
        </w:tc>
      </w:tr>
      <w:tr w:rsidR="00D554AF" w:rsidRPr="00B97E2E" w14:paraId="0E7CBAE4" w14:textId="77777777" w:rsidTr="00B70FBB">
        <w:trPr>
          <w:trHeight w:val="113"/>
        </w:trPr>
        <w:tc>
          <w:tcPr>
            <w:tcW w:w="3969" w:type="dxa"/>
            <w:vAlign w:val="bottom"/>
          </w:tcPr>
          <w:p w14:paraId="3CB069E0" w14:textId="77777777" w:rsidR="00D554AF" w:rsidRPr="00B97E2E" w:rsidRDefault="00D554AF" w:rsidP="00B70FBB">
            <w:pPr>
              <w:ind w:left="198" w:right="102"/>
              <w:rPr>
                <w:color w:val="000000"/>
              </w:rPr>
            </w:pPr>
            <w:r w:rsidRPr="00B97E2E">
              <w:rPr>
                <w:color w:val="000000"/>
              </w:rPr>
              <w:t>Viral load (log10 copies/mL)</w:t>
            </w:r>
          </w:p>
        </w:tc>
        <w:tc>
          <w:tcPr>
            <w:tcW w:w="1985" w:type="dxa"/>
          </w:tcPr>
          <w:p w14:paraId="56DA7ADC" w14:textId="77777777" w:rsidR="00D554AF" w:rsidRPr="00B97E2E" w:rsidRDefault="00D554AF" w:rsidP="00B70FBB">
            <w:pPr>
              <w:ind w:left="198" w:right="102"/>
              <w:jc w:val="center"/>
              <w:rPr>
                <w:color w:val="000000"/>
              </w:rPr>
            </w:pPr>
            <w:r w:rsidRPr="00E239F5">
              <w:t>NA (NA, NA)</w:t>
            </w:r>
          </w:p>
        </w:tc>
        <w:tc>
          <w:tcPr>
            <w:tcW w:w="2268" w:type="dxa"/>
          </w:tcPr>
          <w:p w14:paraId="16A82483" w14:textId="77777777" w:rsidR="00D554AF" w:rsidRPr="00B97E2E" w:rsidRDefault="00D554AF" w:rsidP="00B70FBB">
            <w:pPr>
              <w:ind w:left="198" w:right="102"/>
              <w:jc w:val="center"/>
              <w:rPr>
                <w:color w:val="000000"/>
              </w:rPr>
            </w:pPr>
            <w:r w:rsidRPr="00E239F5">
              <w:t>11.7 (7.6, 13.0)</w:t>
            </w:r>
          </w:p>
        </w:tc>
        <w:tc>
          <w:tcPr>
            <w:tcW w:w="1842" w:type="dxa"/>
          </w:tcPr>
          <w:p w14:paraId="4B8D8038" w14:textId="77777777" w:rsidR="00D554AF" w:rsidRPr="00B97E2E" w:rsidRDefault="00D554AF" w:rsidP="00B70FBB">
            <w:pPr>
              <w:ind w:left="198" w:right="102"/>
              <w:jc w:val="center"/>
              <w:rPr>
                <w:color w:val="000000"/>
              </w:rPr>
            </w:pPr>
          </w:p>
        </w:tc>
      </w:tr>
      <w:tr w:rsidR="00D554AF" w:rsidRPr="00406DF7" w14:paraId="23E10AB6" w14:textId="77777777" w:rsidTr="00B70FBB">
        <w:trPr>
          <w:trHeight w:val="113"/>
        </w:trPr>
        <w:tc>
          <w:tcPr>
            <w:tcW w:w="3969" w:type="dxa"/>
            <w:vAlign w:val="bottom"/>
          </w:tcPr>
          <w:p w14:paraId="621A686F" w14:textId="77777777" w:rsidR="00D554AF" w:rsidRPr="00330AC1" w:rsidRDefault="00D554AF" w:rsidP="00B70FBB">
            <w:pPr>
              <w:ind w:left="198" w:right="102"/>
              <w:rPr>
                <w:color w:val="000000"/>
              </w:rPr>
            </w:pPr>
            <w:r w:rsidRPr="00330AC1">
              <w:rPr>
                <w:color w:val="000000"/>
              </w:rPr>
              <w:t>Random cortisol nmol/L</w:t>
            </w:r>
          </w:p>
        </w:tc>
        <w:tc>
          <w:tcPr>
            <w:tcW w:w="1985" w:type="dxa"/>
          </w:tcPr>
          <w:p w14:paraId="2A255F97" w14:textId="77777777" w:rsidR="00D554AF" w:rsidRPr="00B97E2E" w:rsidRDefault="00D554AF" w:rsidP="00B70FBB">
            <w:pPr>
              <w:ind w:left="198" w:right="102"/>
              <w:jc w:val="center"/>
              <w:rPr>
                <w:color w:val="000000"/>
              </w:rPr>
            </w:pPr>
            <w:r w:rsidRPr="00E239F5">
              <w:t>251.0 (237.0, 281.0)</w:t>
            </w:r>
          </w:p>
        </w:tc>
        <w:tc>
          <w:tcPr>
            <w:tcW w:w="2268" w:type="dxa"/>
          </w:tcPr>
          <w:p w14:paraId="76D0E198" w14:textId="77777777" w:rsidR="00D554AF" w:rsidRPr="00B97E2E" w:rsidRDefault="00D554AF" w:rsidP="00B70FBB">
            <w:pPr>
              <w:ind w:left="198" w:right="102"/>
              <w:jc w:val="center"/>
              <w:rPr>
                <w:color w:val="000000"/>
              </w:rPr>
            </w:pPr>
            <w:r w:rsidRPr="00E239F5">
              <w:t>512.0 (404.0, 637.0)</w:t>
            </w:r>
          </w:p>
        </w:tc>
        <w:tc>
          <w:tcPr>
            <w:tcW w:w="1842" w:type="dxa"/>
          </w:tcPr>
          <w:p w14:paraId="466B77D5" w14:textId="77777777" w:rsidR="00D554AF" w:rsidRPr="00C531C7" w:rsidRDefault="00D554AF" w:rsidP="00B70FBB">
            <w:pPr>
              <w:ind w:left="198" w:right="102"/>
              <w:jc w:val="center"/>
              <w:rPr>
                <w:b/>
                <w:bCs/>
                <w:color w:val="000000"/>
              </w:rPr>
            </w:pPr>
            <w:r w:rsidRPr="00583302">
              <w:rPr>
                <w:b/>
              </w:rPr>
              <w:t>0.008</w:t>
            </w:r>
          </w:p>
        </w:tc>
      </w:tr>
      <w:tr w:rsidR="00D554AF" w:rsidRPr="00406DF7" w14:paraId="46CEDFD3" w14:textId="77777777" w:rsidTr="00B70FBB">
        <w:trPr>
          <w:trHeight w:val="113"/>
        </w:trPr>
        <w:tc>
          <w:tcPr>
            <w:tcW w:w="3969" w:type="dxa"/>
            <w:vAlign w:val="bottom"/>
          </w:tcPr>
          <w:p w14:paraId="0B64A3EA" w14:textId="77777777" w:rsidR="00D554AF" w:rsidRPr="00330AC1" w:rsidRDefault="00D554AF" w:rsidP="00B70FBB">
            <w:pPr>
              <w:ind w:left="198" w:right="102"/>
              <w:rPr>
                <w:color w:val="000000"/>
              </w:rPr>
            </w:pPr>
            <w:r w:rsidRPr="00330AC1">
              <w:rPr>
                <w:color w:val="000000"/>
              </w:rPr>
              <w:t>Basal cortisol nmol/L</w:t>
            </w:r>
          </w:p>
        </w:tc>
        <w:tc>
          <w:tcPr>
            <w:tcW w:w="1985" w:type="dxa"/>
          </w:tcPr>
          <w:p w14:paraId="2EF0F989" w14:textId="77777777" w:rsidR="00D554AF" w:rsidRPr="00B97E2E" w:rsidRDefault="00D554AF" w:rsidP="00B70FBB">
            <w:pPr>
              <w:ind w:left="198" w:right="102"/>
              <w:jc w:val="center"/>
              <w:rPr>
                <w:color w:val="000000"/>
              </w:rPr>
            </w:pPr>
            <w:r w:rsidRPr="00E239F5">
              <w:t>266.0 (228.0, 301.0)</w:t>
            </w:r>
          </w:p>
        </w:tc>
        <w:tc>
          <w:tcPr>
            <w:tcW w:w="2268" w:type="dxa"/>
          </w:tcPr>
          <w:p w14:paraId="6DA1D914" w14:textId="77777777" w:rsidR="00D554AF" w:rsidRPr="00B97E2E" w:rsidRDefault="00D554AF" w:rsidP="00B70FBB">
            <w:pPr>
              <w:ind w:left="198" w:right="102"/>
              <w:jc w:val="center"/>
              <w:rPr>
                <w:color w:val="000000"/>
              </w:rPr>
            </w:pPr>
            <w:r w:rsidRPr="00E239F5">
              <w:t>481.0 (397.0, 608.0)</w:t>
            </w:r>
          </w:p>
        </w:tc>
        <w:tc>
          <w:tcPr>
            <w:tcW w:w="1842" w:type="dxa"/>
          </w:tcPr>
          <w:p w14:paraId="7511CC13" w14:textId="77777777" w:rsidR="00D554AF" w:rsidRPr="00C531C7" w:rsidRDefault="00D554AF" w:rsidP="00B70FBB">
            <w:pPr>
              <w:ind w:left="198" w:right="102"/>
              <w:jc w:val="center"/>
              <w:rPr>
                <w:b/>
                <w:bCs/>
                <w:color w:val="000000"/>
              </w:rPr>
            </w:pPr>
            <w:r w:rsidRPr="00583302">
              <w:rPr>
                <w:b/>
              </w:rPr>
              <w:t>0.029</w:t>
            </w:r>
          </w:p>
        </w:tc>
      </w:tr>
      <w:tr w:rsidR="00D554AF" w:rsidRPr="00406DF7" w14:paraId="0F7D50F2" w14:textId="77777777" w:rsidTr="00B70FBB">
        <w:trPr>
          <w:trHeight w:val="113"/>
        </w:trPr>
        <w:tc>
          <w:tcPr>
            <w:tcW w:w="3969" w:type="dxa"/>
            <w:vAlign w:val="bottom"/>
          </w:tcPr>
          <w:p w14:paraId="096D834A" w14:textId="77777777" w:rsidR="00D554AF" w:rsidRPr="00330AC1" w:rsidRDefault="00D554AF" w:rsidP="00B70FBB">
            <w:pPr>
              <w:ind w:left="198" w:right="102"/>
              <w:rPr>
                <w:color w:val="000000"/>
              </w:rPr>
            </w:pPr>
            <w:r w:rsidRPr="00330AC1">
              <w:rPr>
                <w:color w:val="000000"/>
              </w:rPr>
              <w:t>Stimulated cortisol nmol/L</w:t>
            </w:r>
          </w:p>
        </w:tc>
        <w:tc>
          <w:tcPr>
            <w:tcW w:w="1985" w:type="dxa"/>
          </w:tcPr>
          <w:p w14:paraId="495254FF" w14:textId="77777777" w:rsidR="00D554AF" w:rsidRPr="00B97E2E" w:rsidRDefault="00D554AF" w:rsidP="00B70FBB">
            <w:pPr>
              <w:ind w:left="198" w:right="102"/>
              <w:jc w:val="center"/>
              <w:rPr>
                <w:color w:val="000000"/>
              </w:rPr>
            </w:pPr>
            <w:r w:rsidRPr="00E239F5">
              <w:t>316.0 (296.0, 335.0)</w:t>
            </w:r>
          </w:p>
        </w:tc>
        <w:tc>
          <w:tcPr>
            <w:tcW w:w="2268" w:type="dxa"/>
          </w:tcPr>
          <w:p w14:paraId="76938D6E" w14:textId="77777777" w:rsidR="00D554AF" w:rsidRPr="00B97E2E" w:rsidRDefault="00D554AF" w:rsidP="00B70FBB">
            <w:pPr>
              <w:ind w:left="198" w:right="102"/>
              <w:jc w:val="center"/>
              <w:rPr>
                <w:color w:val="000000"/>
              </w:rPr>
            </w:pPr>
            <w:r w:rsidRPr="00E239F5">
              <w:t>734.0 (568.0, 900.0)</w:t>
            </w:r>
          </w:p>
        </w:tc>
        <w:tc>
          <w:tcPr>
            <w:tcW w:w="1842" w:type="dxa"/>
          </w:tcPr>
          <w:p w14:paraId="15A5AA27" w14:textId="77777777" w:rsidR="00D554AF" w:rsidRPr="00C531C7" w:rsidRDefault="00D554AF" w:rsidP="00B70FBB">
            <w:pPr>
              <w:ind w:left="198" w:right="102"/>
              <w:jc w:val="center"/>
              <w:rPr>
                <w:b/>
                <w:bCs/>
                <w:color w:val="000000"/>
              </w:rPr>
            </w:pPr>
            <w:r w:rsidRPr="00583302">
              <w:rPr>
                <w:b/>
              </w:rPr>
              <w:t>0.006</w:t>
            </w:r>
          </w:p>
        </w:tc>
      </w:tr>
      <w:tr w:rsidR="00D554AF" w:rsidRPr="00406DF7" w14:paraId="561B82A4" w14:textId="77777777" w:rsidTr="00B70FBB">
        <w:trPr>
          <w:trHeight w:val="113"/>
        </w:trPr>
        <w:tc>
          <w:tcPr>
            <w:tcW w:w="3969" w:type="dxa"/>
            <w:vAlign w:val="bottom"/>
          </w:tcPr>
          <w:p w14:paraId="5596FEEC" w14:textId="77777777" w:rsidR="00D554AF" w:rsidRPr="00330AC1" w:rsidRDefault="00D554AF" w:rsidP="00B70FBB">
            <w:pPr>
              <w:ind w:left="198" w:right="102"/>
              <w:rPr>
                <w:color w:val="000000"/>
              </w:rPr>
            </w:pPr>
            <w:r w:rsidRPr="00330AC1">
              <w:rPr>
                <w:color w:val="000000"/>
              </w:rPr>
              <w:t>Absolute delta cortisol</w:t>
            </w:r>
          </w:p>
        </w:tc>
        <w:tc>
          <w:tcPr>
            <w:tcW w:w="1985" w:type="dxa"/>
          </w:tcPr>
          <w:p w14:paraId="1CBE879E" w14:textId="77777777" w:rsidR="00D554AF" w:rsidRPr="00B97E2E" w:rsidRDefault="00D554AF" w:rsidP="00B70FBB">
            <w:pPr>
              <w:ind w:left="198" w:right="102"/>
              <w:jc w:val="center"/>
              <w:rPr>
                <w:color w:val="000000"/>
              </w:rPr>
            </w:pPr>
            <w:r w:rsidRPr="00E239F5">
              <w:t>30.0 (17.0, 32.0)</w:t>
            </w:r>
          </w:p>
        </w:tc>
        <w:tc>
          <w:tcPr>
            <w:tcW w:w="2268" w:type="dxa"/>
          </w:tcPr>
          <w:p w14:paraId="546570BE" w14:textId="77777777" w:rsidR="00D554AF" w:rsidRPr="00B97E2E" w:rsidRDefault="00D554AF" w:rsidP="00B70FBB">
            <w:pPr>
              <w:ind w:left="198" w:right="102"/>
              <w:jc w:val="center"/>
              <w:rPr>
                <w:color w:val="000000"/>
              </w:rPr>
            </w:pPr>
            <w:r w:rsidRPr="00E239F5">
              <w:t>256.0 (169.0, 357.0)</w:t>
            </w:r>
          </w:p>
        </w:tc>
        <w:tc>
          <w:tcPr>
            <w:tcW w:w="1842" w:type="dxa"/>
          </w:tcPr>
          <w:p w14:paraId="52A319A4" w14:textId="77777777" w:rsidR="00D554AF" w:rsidRPr="00C531C7" w:rsidRDefault="00D554AF" w:rsidP="00B70FBB">
            <w:pPr>
              <w:ind w:left="198" w:right="102"/>
              <w:jc w:val="center"/>
              <w:rPr>
                <w:b/>
                <w:bCs/>
                <w:color w:val="000000"/>
              </w:rPr>
            </w:pPr>
            <w:r w:rsidRPr="00583302">
              <w:rPr>
                <w:b/>
              </w:rPr>
              <w:t>0.006</w:t>
            </w:r>
          </w:p>
        </w:tc>
      </w:tr>
      <w:tr w:rsidR="00D554AF" w:rsidRPr="00406DF7" w14:paraId="7189EEA7" w14:textId="77777777" w:rsidTr="00B70FBB">
        <w:trPr>
          <w:trHeight w:val="113"/>
        </w:trPr>
        <w:tc>
          <w:tcPr>
            <w:tcW w:w="3969" w:type="dxa"/>
            <w:vAlign w:val="bottom"/>
          </w:tcPr>
          <w:p w14:paraId="786FB427" w14:textId="77777777" w:rsidR="00D554AF" w:rsidRPr="00330AC1" w:rsidRDefault="00D554AF" w:rsidP="00B70FBB">
            <w:pPr>
              <w:ind w:left="198" w:right="102"/>
              <w:rPr>
                <w:color w:val="000000"/>
              </w:rPr>
            </w:pPr>
            <w:r w:rsidRPr="00330AC1">
              <w:rPr>
                <w:color w:val="000000"/>
              </w:rPr>
              <w:t>Percentage change in cortisol levels*</w:t>
            </w:r>
          </w:p>
        </w:tc>
        <w:tc>
          <w:tcPr>
            <w:tcW w:w="1985" w:type="dxa"/>
          </w:tcPr>
          <w:p w14:paraId="705F2F8E" w14:textId="77777777" w:rsidR="00D554AF" w:rsidRPr="00B97E2E" w:rsidRDefault="00D554AF" w:rsidP="00B70FBB">
            <w:pPr>
              <w:ind w:left="198" w:right="102"/>
              <w:jc w:val="center"/>
              <w:rPr>
                <w:color w:val="000000"/>
              </w:rPr>
            </w:pPr>
            <w:r w:rsidRPr="00E239F5">
              <w:t>10.2 (9.9, 11.3)</w:t>
            </w:r>
          </w:p>
        </w:tc>
        <w:tc>
          <w:tcPr>
            <w:tcW w:w="2268" w:type="dxa"/>
          </w:tcPr>
          <w:p w14:paraId="0EB0504D" w14:textId="77777777" w:rsidR="00D554AF" w:rsidRPr="00B97E2E" w:rsidRDefault="00D554AF" w:rsidP="00B70FBB">
            <w:pPr>
              <w:ind w:left="198" w:right="102"/>
              <w:jc w:val="center"/>
              <w:rPr>
                <w:color w:val="000000"/>
              </w:rPr>
            </w:pPr>
            <w:r w:rsidRPr="00E239F5">
              <w:t>49.1 (31.4, 73.5)</w:t>
            </w:r>
          </w:p>
        </w:tc>
        <w:tc>
          <w:tcPr>
            <w:tcW w:w="1842" w:type="dxa"/>
          </w:tcPr>
          <w:p w14:paraId="1D055B3D" w14:textId="77777777" w:rsidR="00D554AF" w:rsidRPr="00406DF7" w:rsidRDefault="00D554AF" w:rsidP="00B70FBB">
            <w:pPr>
              <w:ind w:left="198" w:right="102"/>
              <w:jc w:val="center"/>
              <w:rPr>
                <w:b/>
                <w:bCs/>
                <w:color w:val="000000"/>
              </w:rPr>
            </w:pPr>
            <w:r w:rsidRPr="00E239F5">
              <w:t>0.051</w:t>
            </w:r>
          </w:p>
        </w:tc>
      </w:tr>
      <w:tr w:rsidR="00D554AF" w:rsidRPr="00B97E2E" w14:paraId="2B3A751A" w14:textId="77777777" w:rsidTr="00B70FBB">
        <w:trPr>
          <w:trHeight w:val="113"/>
        </w:trPr>
        <w:tc>
          <w:tcPr>
            <w:tcW w:w="10064" w:type="dxa"/>
            <w:gridSpan w:val="4"/>
            <w:vAlign w:val="bottom"/>
          </w:tcPr>
          <w:p w14:paraId="53955F0C" w14:textId="77777777" w:rsidR="00D554AF" w:rsidRDefault="00D554AF" w:rsidP="00B70FBB">
            <w:pPr>
              <w:ind w:left="198" w:right="102"/>
              <w:rPr>
                <w:color w:val="000000"/>
              </w:rPr>
            </w:pPr>
          </w:p>
          <w:p w14:paraId="246C3C3B" w14:textId="77777777" w:rsidR="00D554AF" w:rsidRPr="00330AC1" w:rsidRDefault="00D554AF" w:rsidP="00B70FBB">
            <w:pPr>
              <w:ind w:left="198" w:right="102"/>
              <w:rPr>
                <w:color w:val="000000"/>
              </w:rPr>
            </w:pPr>
            <w:r w:rsidRPr="00330AC1">
              <w:rPr>
                <w:color w:val="000000"/>
                <w:vertAlign w:val="superscript"/>
              </w:rPr>
              <w:t>1</w:t>
            </w:r>
            <w:r w:rsidRPr="00330AC1">
              <w:rPr>
                <w:color w:val="000000"/>
              </w:rPr>
              <w:t xml:space="preserve">Median (IQR);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p>
          <w:p w14:paraId="674F7A59" w14:textId="77777777" w:rsidR="00D554AF" w:rsidRPr="00330AC1" w:rsidRDefault="00D554AF" w:rsidP="00B70FBB">
            <w:pPr>
              <w:ind w:left="198" w:right="102"/>
              <w:rPr>
                <w:color w:val="000000"/>
              </w:rPr>
            </w:pPr>
            <w:r w:rsidRPr="00330AC1">
              <w:rPr>
                <w:color w:val="000000"/>
              </w:rPr>
              <w:t xml:space="preserve">*Difference in the basal, compared to the stimulated cortisol, expressed as a percentage basal cortisol </w:t>
            </w:r>
            <w:r w:rsidRPr="00BF4CD6">
              <w:rPr>
                <w:i/>
                <w:iCs/>
                <w:color w:val="000000"/>
              </w:rPr>
              <w:t>p</w:t>
            </w:r>
            <w:r w:rsidRPr="00330AC1">
              <w:rPr>
                <w:color w:val="000000"/>
              </w:rPr>
              <w:t>-value is a comparison of clinical characteristics of patients with AI versus those without AI, among all those who had died</w:t>
            </w:r>
          </w:p>
          <w:p w14:paraId="6F159D25" w14:textId="77777777" w:rsidR="00D554AF" w:rsidRPr="00B97E2E" w:rsidRDefault="00D554AF" w:rsidP="00B70FBB">
            <w:pPr>
              <w:ind w:left="198" w:right="102"/>
              <w:jc w:val="center"/>
              <w:rPr>
                <w:color w:val="000000"/>
              </w:rPr>
            </w:pPr>
          </w:p>
        </w:tc>
      </w:tr>
    </w:tbl>
    <w:p w14:paraId="68143FD1" w14:textId="77777777" w:rsidR="00C13071" w:rsidRDefault="00C13071" w:rsidP="00C13071">
      <w:pPr>
        <w:pStyle w:val="Heading1"/>
        <w:ind w:left="720"/>
        <w:jc w:val="both"/>
        <w:rPr>
          <w:b w:val="0"/>
          <w:bCs w:val="0"/>
        </w:rPr>
      </w:pPr>
    </w:p>
    <w:p w14:paraId="6BE11582" w14:textId="77777777" w:rsidR="00C13071" w:rsidRDefault="00C13071" w:rsidP="00C13071">
      <w:pPr>
        <w:pStyle w:val="Heading1"/>
        <w:ind w:left="720"/>
        <w:jc w:val="both"/>
        <w:rPr>
          <w:b w:val="0"/>
          <w:bCs w:val="0"/>
        </w:rPr>
      </w:pPr>
    </w:p>
    <w:p w14:paraId="4E7FBB14" w14:textId="77777777" w:rsidR="00D554AF" w:rsidRDefault="00D554AF" w:rsidP="00D554AF">
      <w:pPr>
        <w:pStyle w:val="Heading1"/>
        <w:ind w:left="720"/>
        <w:jc w:val="both"/>
        <w:rPr>
          <w:b w:val="0"/>
          <w:bCs w:val="0"/>
        </w:rPr>
      </w:pPr>
    </w:p>
    <w:p w14:paraId="667B6345" w14:textId="77777777" w:rsidR="00303C32" w:rsidRDefault="00303C32" w:rsidP="00D554AF">
      <w:pPr>
        <w:pStyle w:val="Heading1"/>
        <w:ind w:left="720"/>
        <w:jc w:val="both"/>
        <w:rPr>
          <w:b w:val="0"/>
          <w:bCs w:val="0"/>
        </w:rPr>
      </w:pPr>
    </w:p>
    <w:p w14:paraId="2E285812" w14:textId="77777777" w:rsidR="00303C32" w:rsidRDefault="00303C32" w:rsidP="00D554AF">
      <w:pPr>
        <w:pStyle w:val="Heading1"/>
        <w:ind w:left="720"/>
        <w:jc w:val="both"/>
        <w:rPr>
          <w:b w:val="0"/>
          <w:bCs w:val="0"/>
        </w:rPr>
      </w:pPr>
    </w:p>
    <w:p w14:paraId="7DD14FD0" w14:textId="77777777" w:rsidR="00303C32" w:rsidRDefault="00303C32" w:rsidP="00D554AF">
      <w:pPr>
        <w:pStyle w:val="Heading1"/>
        <w:ind w:left="720"/>
        <w:jc w:val="both"/>
        <w:rPr>
          <w:b w:val="0"/>
          <w:bCs w:val="0"/>
        </w:rPr>
      </w:pPr>
    </w:p>
    <w:p w14:paraId="773548ED" w14:textId="77777777" w:rsidR="00303C32" w:rsidRDefault="00303C32" w:rsidP="00D554AF">
      <w:pPr>
        <w:pStyle w:val="Heading1"/>
        <w:ind w:left="720"/>
        <w:jc w:val="both"/>
        <w:rPr>
          <w:b w:val="0"/>
          <w:bCs w:val="0"/>
        </w:rPr>
      </w:pPr>
    </w:p>
    <w:p w14:paraId="73AD7E5D" w14:textId="77777777" w:rsidR="00303C32" w:rsidRDefault="00303C32" w:rsidP="00D554AF">
      <w:pPr>
        <w:pStyle w:val="Heading1"/>
        <w:ind w:left="720"/>
        <w:jc w:val="both"/>
        <w:rPr>
          <w:b w:val="0"/>
          <w:bCs w:val="0"/>
        </w:rPr>
      </w:pPr>
    </w:p>
    <w:p w14:paraId="591CC9E3" w14:textId="77777777" w:rsidR="00303C32" w:rsidRDefault="00303C32" w:rsidP="00D554AF">
      <w:pPr>
        <w:pStyle w:val="Heading1"/>
        <w:ind w:left="720"/>
        <w:jc w:val="both"/>
        <w:rPr>
          <w:b w:val="0"/>
          <w:bCs w:val="0"/>
        </w:rPr>
      </w:pPr>
    </w:p>
    <w:p w14:paraId="708D84E8" w14:textId="77777777" w:rsidR="00303C32" w:rsidRDefault="00303C32" w:rsidP="00D554AF">
      <w:pPr>
        <w:pStyle w:val="Heading1"/>
        <w:ind w:left="720"/>
        <w:jc w:val="both"/>
        <w:rPr>
          <w:b w:val="0"/>
          <w:bCs w:val="0"/>
        </w:rPr>
      </w:pPr>
    </w:p>
    <w:p w14:paraId="69EF0463" w14:textId="77777777" w:rsidR="00303C32" w:rsidRDefault="00303C32" w:rsidP="00D554AF">
      <w:pPr>
        <w:pStyle w:val="Heading1"/>
        <w:ind w:left="720"/>
        <w:jc w:val="both"/>
        <w:rPr>
          <w:b w:val="0"/>
          <w:bCs w:val="0"/>
        </w:rPr>
      </w:pPr>
    </w:p>
    <w:p w14:paraId="61514D74" w14:textId="77777777" w:rsidR="00303C32" w:rsidRDefault="00303C32" w:rsidP="00D554AF">
      <w:pPr>
        <w:pStyle w:val="Heading1"/>
        <w:ind w:left="720"/>
        <w:jc w:val="both"/>
        <w:rPr>
          <w:b w:val="0"/>
          <w:bCs w:val="0"/>
        </w:rPr>
      </w:pPr>
    </w:p>
    <w:p w14:paraId="41F1ADB0" w14:textId="77777777" w:rsidR="00303C32" w:rsidRDefault="00303C32" w:rsidP="00D554AF">
      <w:pPr>
        <w:pStyle w:val="Heading1"/>
        <w:ind w:left="720"/>
        <w:jc w:val="both"/>
        <w:rPr>
          <w:b w:val="0"/>
          <w:bCs w:val="0"/>
        </w:rPr>
      </w:pPr>
    </w:p>
    <w:p w14:paraId="1DE90A4A" w14:textId="676B15A4" w:rsidR="00303C32" w:rsidDel="005A7C7C" w:rsidRDefault="00303C32" w:rsidP="00D554AF">
      <w:pPr>
        <w:pStyle w:val="Heading1"/>
        <w:ind w:left="720"/>
        <w:jc w:val="both"/>
        <w:rPr>
          <w:del w:id="212" w:author="Joseph Sempa" w:date="2026-07-25T20:52:00Z" w16du:dateUtc="2026-07-25T18:52:00Z"/>
          <w:b w:val="0"/>
          <w:bCs w:val="0"/>
        </w:rPr>
      </w:pPr>
    </w:p>
    <w:p w14:paraId="281D8F4F" w14:textId="122A2DE4" w:rsidR="00303C32" w:rsidDel="005A7C7C" w:rsidRDefault="00303C32" w:rsidP="00D554AF">
      <w:pPr>
        <w:pStyle w:val="Heading1"/>
        <w:ind w:left="720"/>
        <w:jc w:val="both"/>
        <w:rPr>
          <w:del w:id="213" w:author="Joseph Sempa" w:date="2026-07-25T20:52:00Z" w16du:dateUtc="2026-07-25T18:52:00Z"/>
          <w:b w:val="0"/>
          <w:bCs w:val="0"/>
        </w:rPr>
      </w:pPr>
    </w:p>
    <w:p w14:paraId="6BC6BCF5" w14:textId="772F3A39" w:rsidR="00303C32" w:rsidDel="005A7C7C" w:rsidRDefault="00303C32" w:rsidP="00D554AF">
      <w:pPr>
        <w:pStyle w:val="Heading1"/>
        <w:ind w:left="720"/>
        <w:jc w:val="both"/>
        <w:rPr>
          <w:del w:id="214" w:author="Joseph Sempa" w:date="2026-07-25T20:52:00Z" w16du:dateUtc="2026-07-25T18:52:00Z"/>
          <w:b w:val="0"/>
          <w:bCs w:val="0"/>
        </w:rPr>
      </w:pPr>
    </w:p>
    <w:p w14:paraId="788CBBAC" w14:textId="7EDB1E17" w:rsidR="00303C32" w:rsidDel="005A7C7C" w:rsidRDefault="00303C32" w:rsidP="00D554AF">
      <w:pPr>
        <w:pStyle w:val="Heading1"/>
        <w:ind w:left="720"/>
        <w:jc w:val="both"/>
        <w:rPr>
          <w:del w:id="215" w:author="Joseph Sempa" w:date="2026-07-25T20:52:00Z" w16du:dateUtc="2026-07-25T18:52:00Z"/>
          <w:b w:val="0"/>
          <w:bCs w:val="0"/>
        </w:rPr>
      </w:pPr>
    </w:p>
    <w:p w14:paraId="2C818A3A" w14:textId="371E5017" w:rsidR="00303C32" w:rsidDel="005A7C7C" w:rsidRDefault="00303C32" w:rsidP="00D554AF">
      <w:pPr>
        <w:pStyle w:val="Heading1"/>
        <w:ind w:left="720"/>
        <w:jc w:val="both"/>
        <w:rPr>
          <w:del w:id="216" w:author="Joseph Sempa" w:date="2026-07-25T20:52:00Z" w16du:dateUtc="2026-07-25T18:52:00Z"/>
          <w:b w:val="0"/>
          <w:bCs w:val="0"/>
        </w:rPr>
      </w:pPr>
    </w:p>
    <w:p w14:paraId="26ECB68C" w14:textId="20F36663" w:rsidR="00303C32" w:rsidDel="005A7C7C" w:rsidRDefault="00303C32" w:rsidP="00D554AF">
      <w:pPr>
        <w:pStyle w:val="Heading1"/>
        <w:ind w:left="720"/>
        <w:jc w:val="both"/>
        <w:rPr>
          <w:del w:id="217" w:author="Joseph Sempa" w:date="2026-07-25T20:52:00Z" w16du:dateUtc="2026-07-25T18:52:00Z"/>
          <w:b w:val="0"/>
          <w:bCs w:val="0"/>
        </w:rPr>
      </w:pPr>
    </w:p>
    <w:p w14:paraId="54A38B97" w14:textId="34ABAA40" w:rsidR="00303C32" w:rsidDel="005A7C7C" w:rsidRDefault="00303C32" w:rsidP="00D554AF">
      <w:pPr>
        <w:pStyle w:val="Heading1"/>
        <w:ind w:left="720"/>
        <w:jc w:val="both"/>
        <w:rPr>
          <w:del w:id="218" w:author="Joseph Sempa" w:date="2026-07-25T20:52:00Z" w16du:dateUtc="2026-07-25T18:52:00Z"/>
          <w:b w:val="0"/>
          <w:bCs w:val="0"/>
        </w:rPr>
      </w:pPr>
    </w:p>
    <w:p w14:paraId="404BF072" w14:textId="38AF1B43" w:rsidR="00303C32" w:rsidDel="005A7C7C" w:rsidRDefault="00303C32" w:rsidP="00D554AF">
      <w:pPr>
        <w:pStyle w:val="Heading1"/>
        <w:ind w:left="720"/>
        <w:jc w:val="both"/>
        <w:rPr>
          <w:del w:id="219" w:author="Joseph Sempa" w:date="2026-07-25T20:52:00Z" w16du:dateUtc="2026-07-25T18:52:00Z"/>
          <w:b w:val="0"/>
          <w:bCs w:val="0"/>
        </w:rPr>
      </w:pPr>
    </w:p>
    <w:p w14:paraId="410653B1" w14:textId="30B5B427" w:rsidR="00303C32" w:rsidDel="005A7C7C" w:rsidRDefault="00303C32" w:rsidP="00D554AF">
      <w:pPr>
        <w:pStyle w:val="Heading1"/>
        <w:ind w:left="720"/>
        <w:jc w:val="both"/>
        <w:rPr>
          <w:del w:id="220" w:author="Joseph Sempa" w:date="2026-07-25T20:52:00Z" w16du:dateUtc="2026-07-25T18:52:00Z"/>
          <w:b w:val="0"/>
          <w:bCs w:val="0"/>
        </w:rPr>
      </w:pPr>
    </w:p>
    <w:p w14:paraId="15156E87" w14:textId="45CD1BB4" w:rsidR="00303C32" w:rsidDel="005A7C7C" w:rsidRDefault="00303C32" w:rsidP="00D554AF">
      <w:pPr>
        <w:pStyle w:val="Heading1"/>
        <w:ind w:left="720"/>
        <w:jc w:val="both"/>
        <w:rPr>
          <w:del w:id="221" w:author="Joseph Sempa" w:date="2026-07-25T20:52:00Z" w16du:dateUtc="2026-07-25T18:52:00Z"/>
          <w:b w:val="0"/>
          <w:bCs w:val="0"/>
        </w:rPr>
      </w:pPr>
    </w:p>
    <w:p w14:paraId="7FB29E2D" w14:textId="68AC9291" w:rsidR="00303C32" w:rsidDel="005A7C7C" w:rsidRDefault="00303C32" w:rsidP="00D554AF">
      <w:pPr>
        <w:pStyle w:val="Heading1"/>
        <w:ind w:left="720"/>
        <w:jc w:val="both"/>
        <w:rPr>
          <w:del w:id="222" w:author="Joseph Sempa" w:date="2026-07-25T20:52:00Z" w16du:dateUtc="2026-07-25T18:52:00Z"/>
          <w:b w:val="0"/>
          <w:bCs w:val="0"/>
        </w:rPr>
      </w:pPr>
    </w:p>
    <w:p w14:paraId="685E17E3" w14:textId="208C71DF" w:rsidR="00303C32" w:rsidDel="005A7C7C" w:rsidRDefault="00303C32" w:rsidP="00D554AF">
      <w:pPr>
        <w:pStyle w:val="Heading1"/>
        <w:ind w:left="720"/>
        <w:jc w:val="both"/>
        <w:rPr>
          <w:del w:id="223" w:author="Joseph Sempa" w:date="2026-07-25T20:52:00Z" w16du:dateUtc="2026-07-25T18:52:00Z"/>
          <w:b w:val="0"/>
          <w:bCs w:val="0"/>
        </w:rPr>
      </w:pPr>
    </w:p>
    <w:p w14:paraId="698B7AC6" w14:textId="46F94616" w:rsidR="00303C32" w:rsidDel="005A7C7C" w:rsidRDefault="00303C32" w:rsidP="00D554AF">
      <w:pPr>
        <w:pStyle w:val="Heading1"/>
        <w:ind w:left="720"/>
        <w:jc w:val="both"/>
        <w:rPr>
          <w:del w:id="224" w:author="Joseph Sempa" w:date="2026-07-25T20:52:00Z" w16du:dateUtc="2026-07-25T18:52:00Z"/>
          <w:b w:val="0"/>
          <w:bCs w:val="0"/>
        </w:rPr>
      </w:pPr>
    </w:p>
    <w:p w14:paraId="5BEA6EDF" w14:textId="64029E2B" w:rsidR="00303C32" w:rsidDel="005A7C7C" w:rsidRDefault="00303C32" w:rsidP="00D554AF">
      <w:pPr>
        <w:pStyle w:val="Heading1"/>
        <w:ind w:left="720"/>
        <w:jc w:val="both"/>
        <w:rPr>
          <w:del w:id="225" w:author="Joseph Sempa" w:date="2026-07-25T20:52:00Z" w16du:dateUtc="2026-07-25T18:52:00Z"/>
          <w:b w:val="0"/>
          <w:bCs w:val="0"/>
        </w:rPr>
      </w:pPr>
    </w:p>
    <w:p w14:paraId="45C3C530" w14:textId="537AD234" w:rsidR="00303C32" w:rsidDel="005A7C7C" w:rsidRDefault="00303C32" w:rsidP="00D554AF">
      <w:pPr>
        <w:pStyle w:val="Heading1"/>
        <w:ind w:left="720"/>
        <w:jc w:val="both"/>
        <w:rPr>
          <w:del w:id="226" w:author="Joseph Sempa" w:date="2026-07-25T20:52:00Z" w16du:dateUtc="2026-07-25T18:52:00Z"/>
          <w:b w:val="0"/>
          <w:bCs w:val="0"/>
        </w:rPr>
      </w:pPr>
    </w:p>
    <w:p w14:paraId="33652F79" w14:textId="29DEF506" w:rsidR="00303C32" w:rsidDel="005A7C7C" w:rsidRDefault="00303C32" w:rsidP="00D554AF">
      <w:pPr>
        <w:pStyle w:val="Heading1"/>
        <w:ind w:left="720"/>
        <w:jc w:val="both"/>
        <w:rPr>
          <w:del w:id="227" w:author="Joseph Sempa" w:date="2026-07-25T20:52:00Z" w16du:dateUtc="2026-07-25T18:52:00Z"/>
          <w:b w:val="0"/>
          <w:bCs w:val="0"/>
        </w:rPr>
      </w:pPr>
    </w:p>
    <w:p w14:paraId="0ABC71FE" w14:textId="696AC2BD" w:rsidR="00303C32" w:rsidDel="005A7C7C" w:rsidRDefault="00303C32" w:rsidP="00D554AF">
      <w:pPr>
        <w:pStyle w:val="Heading1"/>
        <w:ind w:left="720"/>
        <w:jc w:val="both"/>
        <w:rPr>
          <w:del w:id="228" w:author="Joseph Sempa" w:date="2026-07-25T20:52:00Z" w16du:dateUtc="2026-07-25T18:52:00Z"/>
          <w:b w:val="0"/>
          <w:bCs w:val="0"/>
        </w:rPr>
      </w:pPr>
    </w:p>
    <w:p w14:paraId="4A1C59D4" w14:textId="3FBDCB84" w:rsidR="00303C32" w:rsidDel="005A7C7C" w:rsidRDefault="00303C32" w:rsidP="00D554AF">
      <w:pPr>
        <w:pStyle w:val="Heading1"/>
        <w:ind w:left="720"/>
        <w:jc w:val="both"/>
        <w:rPr>
          <w:del w:id="229" w:author="Joseph Sempa" w:date="2026-07-25T20:52:00Z" w16du:dateUtc="2026-07-25T18:52:00Z"/>
          <w:b w:val="0"/>
          <w:bCs w:val="0"/>
        </w:rPr>
      </w:pPr>
    </w:p>
    <w:p w14:paraId="152B01D1" w14:textId="6F354E48" w:rsidR="00303C32" w:rsidDel="005A7C7C" w:rsidRDefault="00303C32" w:rsidP="00D554AF">
      <w:pPr>
        <w:pStyle w:val="Heading1"/>
        <w:ind w:left="720"/>
        <w:jc w:val="both"/>
        <w:rPr>
          <w:del w:id="230" w:author="Joseph Sempa" w:date="2026-07-25T20:52:00Z" w16du:dateUtc="2026-07-25T18:52:00Z"/>
          <w:b w:val="0"/>
          <w:bCs w:val="0"/>
        </w:rPr>
      </w:pPr>
    </w:p>
    <w:p w14:paraId="1CBDC086" w14:textId="6B091D5C" w:rsidR="00303C32" w:rsidDel="005A7C7C" w:rsidRDefault="00303C32" w:rsidP="00D554AF">
      <w:pPr>
        <w:pStyle w:val="Heading1"/>
        <w:ind w:left="720"/>
        <w:jc w:val="both"/>
        <w:rPr>
          <w:del w:id="231" w:author="Joseph Sempa" w:date="2026-07-25T20:52:00Z" w16du:dateUtc="2026-07-25T18:52:00Z"/>
          <w:b w:val="0"/>
          <w:bCs w:val="0"/>
        </w:rPr>
      </w:pPr>
    </w:p>
    <w:p w14:paraId="1F477D4A" w14:textId="57B84057" w:rsidR="00303C32" w:rsidDel="005A7C7C" w:rsidRDefault="00303C32" w:rsidP="00D554AF">
      <w:pPr>
        <w:pStyle w:val="Heading1"/>
        <w:ind w:left="720"/>
        <w:jc w:val="both"/>
        <w:rPr>
          <w:del w:id="232" w:author="Joseph Sempa" w:date="2026-07-25T20:52:00Z" w16du:dateUtc="2026-07-25T18:52:00Z"/>
          <w:b w:val="0"/>
          <w:bCs w:val="0"/>
        </w:rPr>
      </w:pPr>
    </w:p>
    <w:p w14:paraId="7FA60DF4" w14:textId="5289356D" w:rsidR="00303C32" w:rsidDel="005A7C7C" w:rsidRDefault="00303C32" w:rsidP="00D554AF">
      <w:pPr>
        <w:pStyle w:val="Heading1"/>
        <w:ind w:left="720"/>
        <w:jc w:val="both"/>
        <w:rPr>
          <w:del w:id="233" w:author="Joseph Sempa" w:date="2026-07-25T20:52:00Z" w16du:dateUtc="2026-07-25T18:52:00Z"/>
          <w:b w:val="0"/>
          <w:bCs w:val="0"/>
        </w:rPr>
      </w:pPr>
    </w:p>
    <w:p w14:paraId="42FD94C5" w14:textId="74D37F0B" w:rsidR="00303C32" w:rsidDel="005A7C7C" w:rsidRDefault="00303C32" w:rsidP="00D554AF">
      <w:pPr>
        <w:pStyle w:val="Heading1"/>
        <w:ind w:left="720"/>
        <w:jc w:val="both"/>
        <w:rPr>
          <w:del w:id="234" w:author="Joseph Sempa" w:date="2026-07-25T20:52:00Z" w16du:dateUtc="2026-07-25T18:52:00Z"/>
          <w:b w:val="0"/>
          <w:bCs w:val="0"/>
        </w:rPr>
      </w:pPr>
    </w:p>
    <w:p w14:paraId="19E67523" w14:textId="70BDD123" w:rsidR="00303C32" w:rsidDel="005A7C7C" w:rsidRDefault="00303C32" w:rsidP="00D554AF">
      <w:pPr>
        <w:pStyle w:val="Heading1"/>
        <w:ind w:left="720"/>
        <w:jc w:val="both"/>
        <w:rPr>
          <w:del w:id="235" w:author="Joseph Sempa" w:date="2026-07-25T20:52:00Z" w16du:dateUtc="2026-07-25T18:52:00Z"/>
          <w:b w:val="0"/>
          <w:bCs w:val="0"/>
        </w:rPr>
      </w:pPr>
    </w:p>
    <w:p w14:paraId="5277C2E3" w14:textId="3D0D2D91" w:rsidR="00303C32" w:rsidDel="005A7C7C" w:rsidRDefault="00303C32" w:rsidP="00D554AF">
      <w:pPr>
        <w:pStyle w:val="Heading1"/>
        <w:ind w:left="720"/>
        <w:jc w:val="both"/>
        <w:rPr>
          <w:del w:id="236" w:author="Joseph Sempa" w:date="2026-07-25T20:52:00Z" w16du:dateUtc="2026-07-25T18:52:00Z"/>
          <w:b w:val="0"/>
          <w:bCs w:val="0"/>
        </w:rPr>
      </w:pPr>
    </w:p>
    <w:p w14:paraId="7AA34412" w14:textId="3D99E546" w:rsidR="00303C32" w:rsidDel="005A7C7C" w:rsidRDefault="00303C32" w:rsidP="00D554AF">
      <w:pPr>
        <w:pStyle w:val="Heading1"/>
        <w:ind w:left="720"/>
        <w:jc w:val="both"/>
        <w:rPr>
          <w:del w:id="237" w:author="Joseph Sempa" w:date="2026-07-25T20:52:00Z" w16du:dateUtc="2026-07-25T18:52:00Z"/>
          <w:b w:val="0"/>
          <w:bCs w:val="0"/>
        </w:rPr>
      </w:pPr>
    </w:p>
    <w:p w14:paraId="3C893EA5" w14:textId="424BD4A1" w:rsidR="00303C32" w:rsidDel="005A7C7C" w:rsidRDefault="00303C32" w:rsidP="00D554AF">
      <w:pPr>
        <w:pStyle w:val="Heading1"/>
        <w:ind w:left="720"/>
        <w:jc w:val="both"/>
        <w:rPr>
          <w:del w:id="238" w:author="Joseph Sempa" w:date="2026-07-25T20:52:00Z" w16du:dateUtc="2026-07-25T18:52:00Z"/>
          <w:b w:val="0"/>
          <w:bCs w:val="0"/>
        </w:rPr>
      </w:pPr>
    </w:p>
    <w:tbl>
      <w:tblPr>
        <w:tblW w:w="960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5"/>
      </w:tblGrid>
      <w:tr w:rsidR="00D554AF" w:rsidRPr="002C6FAC" w14:paraId="49870B8A" w14:textId="77777777" w:rsidTr="00B70FBB">
        <w:trPr>
          <w:trHeight w:val="315"/>
        </w:trPr>
        <w:tc>
          <w:tcPr>
            <w:tcW w:w="9605" w:type="dxa"/>
            <w:tcBorders>
              <w:top w:val="nil"/>
              <w:left w:val="nil"/>
              <w:right w:val="nil"/>
            </w:tcBorders>
            <w:vAlign w:val="bottom"/>
          </w:tcPr>
          <w:p w14:paraId="1538CDCD" w14:textId="77777777" w:rsidR="00D554AF" w:rsidRDefault="00D554AF" w:rsidP="00B70FBB">
            <w:pPr>
              <w:pStyle w:val="TableParagraph"/>
              <w:rPr>
                <w:b/>
                <w:bCs/>
              </w:rPr>
            </w:pPr>
            <w:r w:rsidRPr="002C6FAC">
              <w:rPr>
                <w:b/>
                <w:bCs/>
              </w:rPr>
              <w:lastRenderedPageBreak/>
              <w:t>Table</w:t>
            </w:r>
            <w:r w:rsidRPr="002C6FAC">
              <w:rPr>
                <w:b/>
                <w:bCs/>
                <w:spacing w:val="29"/>
              </w:rPr>
              <w:t xml:space="preserve"> </w:t>
            </w:r>
            <w:r>
              <w:rPr>
                <w:b/>
                <w:bCs/>
              </w:rPr>
              <w:t>4</w:t>
            </w:r>
            <w:r w:rsidRPr="002C6FAC">
              <w:rPr>
                <w:b/>
                <w:bCs/>
              </w:rPr>
              <w:t>:</w:t>
            </w:r>
            <w:r w:rsidRPr="002C6FAC">
              <w:rPr>
                <w:b/>
                <w:bCs/>
                <w:spacing w:val="33"/>
              </w:rPr>
              <w:t xml:space="preserve"> </w:t>
            </w:r>
            <w:r w:rsidRPr="002C6FAC">
              <w:rPr>
                <w:b/>
                <w:bCs/>
              </w:rPr>
              <w:t>Bivariate</w:t>
            </w:r>
            <w:r w:rsidRPr="002C6FAC">
              <w:rPr>
                <w:b/>
                <w:bCs/>
                <w:spacing w:val="30"/>
              </w:rPr>
              <w:t xml:space="preserve"> </w:t>
            </w:r>
            <w:r w:rsidRPr="002C6FAC">
              <w:rPr>
                <w:b/>
                <w:bCs/>
              </w:rPr>
              <w:t>and</w:t>
            </w:r>
            <w:r w:rsidRPr="002C6FAC">
              <w:rPr>
                <w:b/>
                <w:bCs/>
                <w:spacing w:val="33"/>
              </w:rPr>
              <w:t xml:space="preserve"> </w:t>
            </w:r>
            <w:r w:rsidRPr="002C6FAC">
              <w:rPr>
                <w:b/>
                <w:bCs/>
              </w:rPr>
              <w:t>Multivariate</w:t>
            </w:r>
            <w:r w:rsidRPr="002C6FAC">
              <w:rPr>
                <w:b/>
                <w:bCs/>
                <w:spacing w:val="31"/>
              </w:rPr>
              <w:t xml:space="preserve"> </w:t>
            </w:r>
            <w:r w:rsidRPr="002C6FAC">
              <w:rPr>
                <w:b/>
                <w:bCs/>
              </w:rPr>
              <w:t>analysis</w:t>
            </w:r>
            <w:r w:rsidRPr="002C6FAC">
              <w:rPr>
                <w:b/>
                <w:bCs/>
                <w:spacing w:val="35"/>
              </w:rPr>
              <w:t xml:space="preserve"> </w:t>
            </w:r>
            <w:r w:rsidRPr="002C6FAC">
              <w:rPr>
                <w:b/>
                <w:bCs/>
              </w:rPr>
              <w:t>of</w:t>
            </w:r>
            <w:r w:rsidRPr="002C6FAC">
              <w:rPr>
                <w:b/>
                <w:bCs/>
                <w:spacing w:val="28"/>
              </w:rPr>
              <w:t xml:space="preserve"> </w:t>
            </w:r>
            <w:r w:rsidRPr="002C6FAC">
              <w:rPr>
                <w:b/>
                <w:bCs/>
              </w:rPr>
              <w:t>factors</w:t>
            </w:r>
            <w:r w:rsidRPr="002C6FAC">
              <w:rPr>
                <w:b/>
                <w:bCs/>
                <w:spacing w:val="30"/>
              </w:rPr>
              <w:t xml:space="preserve"> </w:t>
            </w:r>
            <w:r w:rsidRPr="002C6FAC">
              <w:rPr>
                <w:b/>
                <w:bCs/>
              </w:rPr>
              <w:t>associated</w:t>
            </w:r>
            <w:r w:rsidRPr="002C6FAC">
              <w:rPr>
                <w:b/>
                <w:bCs/>
                <w:spacing w:val="29"/>
              </w:rPr>
              <w:t xml:space="preserve"> </w:t>
            </w:r>
            <w:r w:rsidRPr="002C6FAC">
              <w:rPr>
                <w:b/>
                <w:bCs/>
              </w:rPr>
              <w:t>with</w:t>
            </w:r>
            <w:r w:rsidRPr="002C6FAC">
              <w:rPr>
                <w:b/>
                <w:bCs/>
                <w:spacing w:val="27"/>
              </w:rPr>
              <w:t xml:space="preserve"> </w:t>
            </w:r>
            <w:r w:rsidRPr="002C6FAC">
              <w:rPr>
                <w:b/>
                <w:bCs/>
              </w:rPr>
              <w:t>time</w:t>
            </w:r>
            <w:r w:rsidRPr="002C6FAC">
              <w:rPr>
                <w:b/>
                <w:bCs/>
                <w:spacing w:val="34"/>
              </w:rPr>
              <w:t xml:space="preserve"> </w:t>
            </w:r>
            <w:r w:rsidRPr="002C6FAC">
              <w:rPr>
                <w:b/>
                <w:bCs/>
              </w:rPr>
              <w:t>to</w:t>
            </w:r>
            <w:r w:rsidRPr="002C6FAC">
              <w:rPr>
                <w:b/>
                <w:bCs/>
                <w:spacing w:val="32"/>
              </w:rPr>
              <w:t xml:space="preserve"> </w:t>
            </w:r>
            <w:r w:rsidRPr="002C6FAC">
              <w:rPr>
                <w:b/>
                <w:bCs/>
              </w:rPr>
              <w:t>mortality</w:t>
            </w:r>
            <w:r w:rsidRPr="002C6FAC">
              <w:rPr>
                <w:b/>
                <w:bCs/>
                <w:spacing w:val="30"/>
              </w:rPr>
              <w:t xml:space="preserve"> </w:t>
            </w:r>
            <w:r w:rsidRPr="002C6FAC">
              <w:rPr>
                <w:b/>
                <w:bCs/>
              </w:rPr>
              <w:t>of patients</w:t>
            </w:r>
            <w:r w:rsidRPr="002C6FAC">
              <w:rPr>
                <w:b/>
                <w:bCs/>
                <w:spacing w:val="40"/>
              </w:rPr>
              <w:t xml:space="preserve"> </w:t>
            </w:r>
            <w:r w:rsidRPr="002C6FAC">
              <w:rPr>
                <w:b/>
                <w:bCs/>
              </w:rPr>
              <w:t>in</w:t>
            </w:r>
            <w:r w:rsidRPr="002C6FAC">
              <w:rPr>
                <w:b/>
                <w:bCs/>
                <w:spacing w:val="40"/>
              </w:rPr>
              <w:t xml:space="preserve"> </w:t>
            </w:r>
            <w:r w:rsidRPr="002C6FAC">
              <w:rPr>
                <w:b/>
                <w:bCs/>
              </w:rPr>
              <w:t>the</w:t>
            </w:r>
            <w:r w:rsidRPr="002C6FAC">
              <w:rPr>
                <w:b/>
                <w:bCs/>
                <w:spacing w:val="40"/>
              </w:rPr>
              <w:t xml:space="preserve"> </w:t>
            </w:r>
            <w:r w:rsidRPr="002C6FAC">
              <w:rPr>
                <w:b/>
                <w:bCs/>
              </w:rPr>
              <w:t>entire</w:t>
            </w:r>
            <w:r w:rsidRPr="002C6FAC">
              <w:rPr>
                <w:b/>
                <w:bCs/>
                <w:spacing w:val="40"/>
              </w:rPr>
              <w:t xml:space="preserve"> </w:t>
            </w:r>
            <w:r w:rsidRPr="002C6FAC">
              <w:rPr>
                <w:b/>
                <w:bCs/>
              </w:rPr>
              <w:t>cohort.</w:t>
            </w:r>
          </w:p>
          <w:p w14:paraId="3F3BFBA7" w14:textId="77777777" w:rsidR="00D554AF" w:rsidRDefault="00D554AF" w:rsidP="00B70FBB">
            <w:pPr>
              <w:pStyle w:val="TableParagraph"/>
              <w:rPr>
                <w:b/>
                <w:bCs/>
              </w:rPr>
            </w:pPr>
          </w:p>
          <w:p w14:paraId="7B3208C3" w14:textId="77777777" w:rsidR="00D554AF" w:rsidRPr="002C6FAC" w:rsidRDefault="00D554AF" w:rsidP="00B70FBB">
            <w:pPr>
              <w:pStyle w:val="TableParagraph"/>
              <w:rPr>
                <w:b/>
                <w:bCs/>
                <w:spacing w:val="33"/>
              </w:rPr>
            </w:pPr>
          </w:p>
        </w:tc>
      </w:tr>
    </w:tbl>
    <w:tbl>
      <w:tblPr>
        <w:tblStyle w:val="PlainTable4"/>
        <w:tblW w:w="6544" w:type="pct"/>
        <w:tblLook w:val="04A0" w:firstRow="1" w:lastRow="0" w:firstColumn="1" w:lastColumn="0" w:noHBand="0" w:noVBand="1"/>
        <w:tblPrChange w:id="239" w:author="Joseph Sempa" w:date="2026-07-25T22:01:00Z" w16du:dateUtc="2026-07-25T20:01:00Z">
          <w:tblPr>
            <w:tblStyle w:val="PlainTable4"/>
            <w:tblW w:w="6544" w:type="pct"/>
            <w:tblLook w:val="04A0" w:firstRow="1" w:lastRow="0" w:firstColumn="1" w:lastColumn="0" w:noHBand="0" w:noVBand="1"/>
          </w:tblPr>
        </w:tblPrChange>
      </w:tblPr>
      <w:tblGrid>
        <w:gridCol w:w="3487"/>
        <w:gridCol w:w="1396"/>
        <w:gridCol w:w="787"/>
        <w:gridCol w:w="1275"/>
        <w:gridCol w:w="1134"/>
        <w:gridCol w:w="1134"/>
        <w:gridCol w:w="3311"/>
        <w:gridCol w:w="1576"/>
        <w:tblGridChange w:id="240">
          <w:tblGrid>
            <w:gridCol w:w="3487"/>
            <w:gridCol w:w="1"/>
            <w:gridCol w:w="1396"/>
            <w:gridCol w:w="1148"/>
            <w:gridCol w:w="1689"/>
            <w:gridCol w:w="358"/>
            <w:gridCol w:w="965"/>
            <w:gridCol w:w="1069"/>
            <w:gridCol w:w="2411"/>
            <w:gridCol w:w="1576"/>
          </w:tblGrid>
        </w:tblGridChange>
      </w:tblGrid>
      <w:tr w:rsidR="00D554AF" w:rsidRPr="002B186E" w14:paraId="468042C7" w14:textId="77777777" w:rsidTr="00726F81">
        <w:trPr>
          <w:cnfStyle w:val="100000000000" w:firstRow="1" w:lastRow="0" w:firstColumn="0" w:lastColumn="0" w:oddVBand="0" w:evenVBand="0" w:oddHBand="0" w:evenHBand="0" w:firstRowFirstColumn="0" w:firstRowLastColumn="0" w:lastRowFirstColumn="0" w:lastRowLastColumn="0"/>
          <w:trHeight w:val="290"/>
          <w:trPrChange w:id="241" w:author="Joseph Sempa" w:date="2026-07-25T22:01:00Z" w16du:dateUtc="2026-07-25T20:01: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42" w:author="Joseph Sempa" w:date="2026-07-25T22:01:00Z" w16du:dateUtc="2026-07-25T20:01:00Z">
              <w:tcPr>
                <w:tcW w:w="1237" w:type="pct"/>
                <w:gridSpan w:val="2"/>
                <w:noWrap/>
                <w:hideMark/>
              </w:tcPr>
            </w:tcPrChange>
          </w:tcPr>
          <w:p w14:paraId="5CD279C8" w14:textId="77777777" w:rsidR="00D554AF" w:rsidRPr="00583302" w:rsidRDefault="00D554AF" w:rsidP="00B70FBB">
            <w:pPr>
              <w:cnfStyle w:val="101000000000" w:firstRow="1" w:lastRow="0" w:firstColumn="1" w:lastColumn="0" w:oddVBand="0" w:evenVBand="0" w:oddHBand="0" w:evenHBand="0" w:firstRowFirstColumn="0" w:firstRowLastColumn="0" w:lastRowFirstColumn="0" w:lastRowLastColumn="0"/>
              <w:rPr>
                <w:rFonts w:eastAsia="Times New Roman"/>
                <w:color w:val="000000"/>
              </w:rPr>
            </w:pPr>
            <w:r w:rsidRPr="00583302">
              <w:rPr>
                <w:color w:val="000000"/>
              </w:rPr>
              <w:t>Characteristic</w:t>
            </w:r>
          </w:p>
        </w:tc>
        <w:tc>
          <w:tcPr>
            <w:tcW w:w="1628" w:type="pct"/>
            <w:gridSpan w:val="4"/>
            <w:noWrap/>
            <w:hideMark/>
            <w:tcPrChange w:id="243" w:author="Joseph Sempa" w:date="2026-07-25T22:01:00Z" w16du:dateUtc="2026-07-25T20:01:00Z">
              <w:tcPr>
                <w:tcW w:w="1970" w:type="pct"/>
                <w:gridSpan w:val="5"/>
                <w:noWrap/>
                <w:hideMark/>
              </w:tcPr>
            </w:tcPrChange>
          </w:tcPr>
          <w:p w14:paraId="1196E6E5" w14:textId="77777777" w:rsidR="00D554AF" w:rsidRPr="002B186E" w:rsidRDefault="00D554AF" w:rsidP="00B70FBB">
            <w:pPr>
              <w:cnfStyle w:val="100000000000" w:firstRow="1" w:lastRow="0" w:firstColumn="0" w:lastColumn="0" w:oddVBand="0" w:evenVBand="0" w:oddHBand="0" w:evenHBand="0" w:firstRowFirstColumn="0" w:firstRowLastColumn="0" w:lastRowFirstColumn="0" w:lastRowLastColumn="0"/>
              <w:rPr>
                <w:sz w:val="20"/>
                <w:szCs w:val="20"/>
              </w:rPr>
            </w:pPr>
            <w:r w:rsidRPr="00583302">
              <w:rPr>
                <w:color w:val="000000"/>
              </w:rPr>
              <w:t>Bivariate</w:t>
            </w:r>
          </w:p>
        </w:tc>
        <w:tc>
          <w:tcPr>
            <w:tcW w:w="2135" w:type="pct"/>
            <w:gridSpan w:val="3"/>
            <w:noWrap/>
            <w:hideMark/>
            <w:tcPrChange w:id="244" w:author="Joseph Sempa" w:date="2026-07-25T22:01:00Z" w16du:dateUtc="2026-07-25T20:01:00Z">
              <w:tcPr>
                <w:tcW w:w="1793" w:type="pct"/>
                <w:gridSpan w:val="3"/>
                <w:noWrap/>
                <w:hideMark/>
              </w:tcPr>
            </w:tcPrChange>
          </w:tcPr>
          <w:p w14:paraId="65248E9E" w14:textId="77777777" w:rsidR="00D554AF" w:rsidRPr="00583302" w:rsidRDefault="00D554AF" w:rsidP="00B70FBB">
            <w:pPr>
              <w:cnfStyle w:val="100000000000" w:firstRow="1" w:lastRow="0" w:firstColumn="0" w:lastColumn="0" w:oddVBand="0" w:evenVBand="0" w:oddHBand="0" w:evenHBand="0" w:firstRowFirstColumn="0" w:firstRowLastColumn="0" w:lastRowFirstColumn="0" w:lastRowLastColumn="0"/>
              <w:rPr>
                <w:color w:val="000000"/>
              </w:rPr>
            </w:pPr>
            <w:r w:rsidRPr="00583302">
              <w:rPr>
                <w:color w:val="000000"/>
              </w:rPr>
              <w:t>Multivariable (Pooled)</w:t>
            </w:r>
          </w:p>
        </w:tc>
      </w:tr>
      <w:tr w:rsidR="00D554AF" w:rsidRPr="002B186E" w14:paraId="1D8EFDA5"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45"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46" w:author="Joseph Sempa" w:date="2026-07-25T22:02:00Z" w16du:dateUtc="2026-07-25T20:02:00Z">
              <w:tcPr>
                <w:tcW w:w="1237" w:type="pct"/>
                <w:gridSpan w:val="2"/>
                <w:noWrap/>
                <w:hideMark/>
              </w:tcPr>
            </w:tcPrChange>
          </w:tcPr>
          <w:p w14:paraId="418E9E0A"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color w:val="000000"/>
              </w:rPr>
            </w:pPr>
          </w:p>
        </w:tc>
        <w:tc>
          <w:tcPr>
            <w:tcW w:w="495" w:type="pct"/>
            <w:noWrap/>
            <w:hideMark/>
            <w:tcPrChange w:id="247" w:author="Joseph Sempa" w:date="2026-07-25T22:02:00Z" w16du:dateUtc="2026-07-25T20:02:00Z">
              <w:tcPr>
                <w:tcW w:w="495" w:type="pct"/>
                <w:noWrap/>
                <w:hideMark/>
              </w:tcPr>
            </w:tcPrChange>
          </w:tcPr>
          <w:p w14:paraId="1751C5F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N</w:t>
            </w:r>
          </w:p>
        </w:tc>
        <w:tc>
          <w:tcPr>
            <w:tcW w:w="279" w:type="pct"/>
            <w:noWrap/>
            <w:hideMark/>
            <w:tcPrChange w:id="248" w:author="Joseph Sempa" w:date="2026-07-25T22:02:00Z" w16du:dateUtc="2026-07-25T20:02:00Z">
              <w:tcPr>
                <w:tcW w:w="407" w:type="pct"/>
                <w:noWrap/>
                <w:hideMark/>
              </w:tcPr>
            </w:tcPrChange>
          </w:tcPr>
          <w:p w14:paraId="37256B6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OR</w:t>
            </w:r>
            <w:r w:rsidRPr="00583302">
              <w:rPr>
                <w:color w:val="000000"/>
                <w:vertAlign w:val="superscript"/>
              </w:rPr>
              <w:t>1</w:t>
            </w:r>
          </w:p>
        </w:tc>
        <w:tc>
          <w:tcPr>
            <w:tcW w:w="452" w:type="pct"/>
            <w:noWrap/>
            <w:hideMark/>
            <w:tcPrChange w:id="249" w:author="Joseph Sempa" w:date="2026-07-25T22:02:00Z" w16du:dateUtc="2026-07-25T20:02:00Z">
              <w:tcPr>
                <w:tcW w:w="599" w:type="pct"/>
                <w:noWrap/>
                <w:hideMark/>
              </w:tcPr>
            </w:tcPrChange>
          </w:tcPr>
          <w:p w14:paraId="3195345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95% CI</w:t>
            </w:r>
            <w:r w:rsidRPr="00583302">
              <w:rPr>
                <w:color w:val="000000"/>
                <w:vertAlign w:val="superscript"/>
              </w:rPr>
              <w:t>2</w:t>
            </w:r>
          </w:p>
        </w:tc>
        <w:tc>
          <w:tcPr>
            <w:tcW w:w="402" w:type="pct"/>
            <w:noWrap/>
            <w:hideMark/>
            <w:tcPrChange w:id="250" w:author="Joseph Sempa" w:date="2026-07-25T22:02:00Z" w16du:dateUtc="2026-07-25T20:02:00Z">
              <w:tcPr>
                <w:tcW w:w="469" w:type="pct"/>
                <w:gridSpan w:val="2"/>
                <w:noWrap/>
                <w:hideMark/>
              </w:tcPr>
            </w:tcPrChange>
          </w:tcPr>
          <w:p w14:paraId="4406C29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p-value</w:t>
            </w:r>
          </w:p>
        </w:tc>
        <w:tc>
          <w:tcPr>
            <w:tcW w:w="402" w:type="pct"/>
            <w:noWrap/>
            <w:hideMark/>
            <w:tcPrChange w:id="251" w:author="Joseph Sempa" w:date="2026-07-25T22:02:00Z" w16du:dateUtc="2026-07-25T20:02:00Z">
              <w:tcPr>
                <w:tcW w:w="379" w:type="pct"/>
                <w:noWrap/>
                <w:hideMark/>
              </w:tcPr>
            </w:tcPrChange>
          </w:tcPr>
          <w:p w14:paraId="52648096"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Adj. OR</w:t>
            </w:r>
            <w:r w:rsidRPr="00583302">
              <w:rPr>
                <w:color w:val="000000"/>
                <w:vertAlign w:val="superscript"/>
              </w:rPr>
              <w:t>3</w:t>
            </w:r>
          </w:p>
        </w:tc>
        <w:tc>
          <w:tcPr>
            <w:tcW w:w="1174" w:type="pct"/>
            <w:noWrap/>
            <w:hideMark/>
            <w:tcPrChange w:id="252" w:author="Joseph Sempa" w:date="2026-07-25T22:02:00Z" w16du:dateUtc="2026-07-25T20:02:00Z">
              <w:tcPr>
                <w:tcW w:w="855" w:type="pct"/>
                <w:noWrap/>
                <w:hideMark/>
              </w:tcPr>
            </w:tcPrChange>
          </w:tcPr>
          <w:p w14:paraId="74A5D0E2"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95% CI</w:t>
            </w:r>
            <w:r w:rsidRPr="00583302">
              <w:rPr>
                <w:color w:val="000000"/>
                <w:vertAlign w:val="superscript"/>
              </w:rPr>
              <w:t>2</w:t>
            </w:r>
          </w:p>
        </w:tc>
        <w:tc>
          <w:tcPr>
            <w:tcW w:w="559" w:type="pct"/>
            <w:noWrap/>
            <w:hideMark/>
            <w:tcPrChange w:id="253" w:author="Joseph Sempa" w:date="2026-07-25T22:02:00Z" w16du:dateUtc="2026-07-25T20:02:00Z">
              <w:tcPr>
                <w:tcW w:w="559" w:type="pct"/>
                <w:noWrap/>
                <w:hideMark/>
              </w:tcPr>
            </w:tcPrChange>
          </w:tcPr>
          <w:p w14:paraId="184B588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p-value</w:t>
            </w:r>
          </w:p>
        </w:tc>
      </w:tr>
      <w:tr w:rsidR="00D554AF" w:rsidRPr="002B186E" w14:paraId="1E39661E" w14:textId="77777777" w:rsidTr="00726F81">
        <w:trPr>
          <w:trHeight w:val="290"/>
          <w:trPrChange w:id="254"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55" w:author="Joseph Sempa" w:date="2026-07-25T22:02:00Z" w16du:dateUtc="2026-07-25T20:02:00Z">
              <w:tcPr>
                <w:tcW w:w="1237" w:type="pct"/>
                <w:gridSpan w:val="2"/>
                <w:noWrap/>
                <w:hideMark/>
              </w:tcPr>
            </w:tcPrChange>
          </w:tcPr>
          <w:p w14:paraId="11A55FF0" w14:textId="77777777" w:rsidR="00D554AF" w:rsidRPr="00583302" w:rsidRDefault="00D554AF" w:rsidP="00B70FBB">
            <w:pPr>
              <w:rPr>
                <w:bCs w:val="0"/>
                <w:color w:val="000000"/>
              </w:rPr>
            </w:pPr>
            <w:r w:rsidRPr="00583302">
              <w:rPr>
                <w:color w:val="000000"/>
              </w:rPr>
              <w:t>History</w:t>
            </w:r>
          </w:p>
        </w:tc>
        <w:tc>
          <w:tcPr>
            <w:tcW w:w="495" w:type="pct"/>
            <w:noWrap/>
            <w:hideMark/>
            <w:tcPrChange w:id="256" w:author="Joseph Sempa" w:date="2026-07-25T22:02:00Z" w16du:dateUtc="2026-07-25T20:02:00Z">
              <w:tcPr>
                <w:tcW w:w="495" w:type="pct"/>
                <w:noWrap/>
                <w:hideMark/>
              </w:tcPr>
            </w:tcPrChange>
          </w:tcPr>
          <w:p w14:paraId="105E281F"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279" w:type="pct"/>
            <w:noWrap/>
            <w:hideMark/>
            <w:tcPrChange w:id="257" w:author="Joseph Sempa" w:date="2026-07-25T22:02:00Z" w16du:dateUtc="2026-07-25T20:02:00Z">
              <w:tcPr>
                <w:tcW w:w="407" w:type="pct"/>
                <w:noWrap/>
                <w:hideMark/>
              </w:tcPr>
            </w:tcPrChange>
          </w:tcPr>
          <w:p w14:paraId="0735EE01"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52" w:type="pct"/>
            <w:noWrap/>
            <w:hideMark/>
            <w:tcPrChange w:id="258" w:author="Joseph Sempa" w:date="2026-07-25T22:02:00Z" w16du:dateUtc="2026-07-25T20:02:00Z">
              <w:tcPr>
                <w:tcW w:w="599" w:type="pct"/>
                <w:noWrap/>
                <w:hideMark/>
              </w:tcPr>
            </w:tcPrChange>
          </w:tcPr>
          <w:p w14:paraId="3AF84D71"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02" w:type="pct"/>
            <w:noWrap/>
            <w:hideMark/>
            <w:tcPrChange w:id="259" w:author="Joseph Sempa" w:date="2026-07-25T22:02:00Z" w16du:dateUtc="2026-07-25T20:02:00Z">
              <w:tcPr>
                <w:tcW w:w="469" w:type="pct"/>
                <w:gridSpan w:val="2"/>
                <w:noWrap/>
                <w:hideMark/>
              </w:tcPr>
            </w:tcPrChange>
          </w:tcPr>
          <w:p w14:paraId="62BFC0EA"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402" w:type="pct"/>
            <w:noWrap/>
            <w:hideMark/>
            <w:tcPrChange w:id="260" w:author="Joseph Sempa" w:date="2026-07-25T22:02:00Z" w16du:dateUtc="2026-07-25T20:02:00Z">
              <w:tcPr>
                <w:tcW w:w="379" w:type="pct"/>
                <w:noWrap/>
                <w:hideMark/>
              </w:tcPr>
            </w:tcPrChange>
          </w:tcPr>
          <w:p w14:paraId="7158BB2E"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1174" w:type="pct"/>
            <w:noWrap/>
            <w:hideMark/>
            <w:tcPrChange w:id="261" w:author="Joseph Sempa" w:date="2026-07-25T22:02:00Z" w16du:dateUtc="2026-07-25T20:02:00Z">
              <w:tcPr>
                <w:tcW w:w="855" w:type="pct"/>
                <w:noWrap/>
                <w:hideMark/>
              </w:tcPr>
            </w:tcPrChange>
          </w:tcPr>
          <w:p w14:paraId="7411BC4F"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262" w:author="Joseph Sempa" w:date="2026-07-25T22:02:00Z" w16du:dateUtc="2026-07-25T20:02:00Z">
              <w:tcPr>
                <w:tcW w:w="559" w:type="pct"/>
                <w:noWrap/>
                <w:hideMark/>
              </w:tcPr>
            </w:tcPrChange>
          </w:tcPr>
          <w:p w14:paraId="6772126A"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726F81" w:rsidRPr="002B186E" w14:paraId="6F782FB4"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63"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64" w:author="Joseph Sempa" w:date="2026-07-25T22:02:00Z" w16du:dateUtc="2026-07-25T20:02:00Z">
              <w:tcPr>
                <w:tcW w:w="1237" w:type="pct"/>
                <w:gridSpan w:val="2"/>
                <w:noWrap/>
                <w:hideMark/>
              </w:tcPr>
            </w:tcPrChange>
          </w:tcPr>
          <w:p w14:paraId="1B0F5F2C"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Increased skin pigmentation</w:t>
            </w:r>
          </w:p>
        </w:tc>
        <w:tc>
          <w:tcPr>
            <w:tcW w:w="495" w:type="pct"/>
            <w:noWrap/>
            <w:hideMark/>
            <w:tcPrChange w:id="265" w:author="Joseph Sempa" w:date="2026-07-25T22:02:00Z" w16du:dateUtc="2026-07-25T20:02:00Z">
              <w:tcPr>
                <w:tcW w:w="495" w:type="pct"/>
                <w:noWrap/>
                <w:hideMark/>
              </w:tcPr>
            </w:tcPrChange>
          </w:tcPr>
          <w:p w14:paraId="37C2DF65"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525</w:t>
            </w:r>
          </w:p>
        </w:tc>
        <w:tc>
          <w:tcPr>
            <w:tcW w:w="279" w:type="pct"/>
            <w:noWrap/>
            <w:hideMark/>
            <w:tcPrChange w:id="266" w:author="Joseph Sempa" w:date="2026-07-25T22:02:00Z" w16du:dateUtc="2026-07-25T20:02:00Z">
              <w:tcPr>
                <w:tcW w:w="407" w:type="pct"/>
                <w:noWrap/>
                <w:hideMark/>
              </w:tcPr>
            </w:tcPrChange>
          </w:tcPr>
          <w:p w14:paraId="4A00F950"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1.51</w:t>
            </w:r>
          </w:p>
        </w:tc>
        <w:tc>
          <w:tcPr>
            <w:tcW w:w="452" w:type="pct"/>
            <w:noWrap/>
            <w:hideMark/>
            <w:tcPrChange w:id="267" w:author="Joseph Sempa" w:date="2026-07-25T22:02:00Z" w16du:dateUtc="2026-07-25T20:02:00Z">
              <w:tcPr>
                <w:tcW w:w="599" w:type="pct"/>
                <w:noWrap/>
                <w:hideMark/>
              </w:tcPr>
            </w:tcPrChange>
          </w:tcPr>
          <w:p w14:paraId="226940D0"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1.03, 2.22</w:t>
            </w:r>
          </w:p>
        </w:tc>
        <w:tc>
          <w:tcPr>
            <w:tcW w:w="402" w:type="pct"/>
            <w:noWrap/>
            <w:hideMark/>
            <w:tcPrChange w:id="268" w:author="Joseph Sempa" w:date="2026-07-25T22:02:00Z" w16du:dateUtc="2026-07-25T20:02:00Z">
              <w:tcPr>
                <w:tcW w:w="469" w:type="pct"/>
                <w:gridSpan w:val="2"/>
                <w:noWrap/>
                <w:hideMark/>
              </w:tcPr>
            </w:tcPrChange>
          </w:tcPr>
          <w:p w14:paraId="3AE841BB"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0.033</w:t>
            </w:r>
          </w:p>
        </w:tc>
        <w:tc>
          <w:tcPr>
            <w:tcW w:w="402" w:type="pct"/>
            <w:noWrap/>
            <w:hideMark/>
            <w:tcPrChange w:id="269" w:author="Joseph Sempa" w:date="2026-07-25T22:02:00Z" w16du:dateUtc="2026-07-25T20:02:00Z">
              <w:tcPr>
                <w:tcW w:w="379" w:type="pct"/>
                <w:noWrap/>
                <w:hideMark/>
              </w:tcPr>
            </w:tcPrChange>
          </w:tcPr>
          <w:p w14:paraId="7B2E786C" w14:textId="149118F6"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1.36</w:t>
            </w:r>
          </w:p>
        </w:tc>
        <w:tc>
          <w:tcPr>
            <w:tcW w:w="1174" w:type="pct"/>
            <w:noWrap/>
            <w:hideMark/>
            <w:tcPrChange w:id="270" w:author="Joseph Sempa" w:date="2026-07-25T22:02:00Z" w16du:dateUtc="2026-07-25T20:02:00Z">
              <w:tcPr>
                <w:tcW w:w="855" w:type="pct"/>
                <w:noWrap/>
                <w:hideMark/>
              </w:tcPr>
            </w:tcPrChange>
          </w:tcPr>
          <w:p w14:paraId="40CED11A" w14:textId="1D774FBD"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0.87, 2.14</w:t>
            </w:r>
          </w:p>
        </w:tc>
        <w:tc>
          <w:tcPr>
            <w:tcW w:w="559" w:type="pct"/>
            <w:noWrap/>
            <w:hideMark/>
            <w:tcPrChange w:id="271" w:author="Joseph Sempa" w:date="2026-07-25T22:02:00Z" w16du:dateUtc="2026-07-25T20:02:00Z">
              <w:tcPr>
                <w:tcW w:w="559" w:type="pct"/>
                <w:noWrap/>
                <w:hideMark/>
              </w:tcPr>
            </w:tcPrChange>
          </w:tcPr>
          <w:p w14:paraId="5938B4AD" w14:textId="053ACC3F"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6A6A75">
              <w:t>0.176</w:t>
            </w:r>
          </w:p>
        </w:tc>
      </w:tr>
      <w:tr w:rsidR="00726F81" w:rsidRPr="002B186E" w14:paraId="275E9D8C" w14:textId="77777777" w:rsidTr="00726F81">
        <w:trPr>
          <w:trHeight w:val="290"/>
          <w:trPrChange w:id="272"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73" w:author="Joseph Sempa" w:date="2026-07-25T22:02:00Z" w16du:dateUtc="2026-07-25T20:02:00Z">
              <w:tcPr>
                <w:tcW w:w="1237" w:type="pct"/>
                <w:gridSpan w:val="2"/>
                <w:noWrap/>
                <w:hideMark/>
              </w:tcPr>
            </w:tcPrChange>
          </w:tcPr>
          <w:p w14:paraId="70CB0AF1" w14:textId="77777777" w:rsidR="00726F81" w:rsidRPr="00583302" w:rsidRDefault="00726F81" w:rsidP="00726F81">
            <w:pPr>
              <w:rPr>
                <w:b w:val="0"/>
                <w:color w:val="000000"/>
              </w:rPr>
            </w:pPr>
            <w:r w:rsidRPr="00583302">
              <w:rPr>
                <w:color w:val="000000"/>
              </w:rPr>
              <w:t>Poor appetite</w:t>
            </w:r>
          </w:p>
        </w:tc>
        <w:tc>
          <w:tcPr>
            <w:tcW w:w="495" w:type="pct"/>
            <w:noWrap/>
            <w:hideMark/>
            <w:tcPrChange w:id="274" w:author="Joseph Sempa" w:date="2026-07-25T22:02:00Z" w16du:dateUtc="2026-07-25T20:02:00Z">
              <w:tcPr>
                <w:tcW w:w="495" w:type="pct"/>
                <w:noWrap/>
                <w:hideMark/>
              </w:tcPr>
            </w:tcPrChange>
          </w:tcPr>
          <w:p w14:paraId="386FB7D0"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535</w:t>
            </w:r>
          </w:p>
        </w:tc>
        <w:tc>
          <w:tcPr>
            <w:tcW w:w="279" w:type="pct"/>
            <w:noWrap/>
            <w:hideMark/>
            <w:tcPrChange w:id="275" w:author="Joseph Sempa" w:date="2026-07-25T22:02:00Z" w16du:dateUtc="2026-07-25T20:02:00Z">
              <w:tcPr>
                <w:tcW w:w="407" w:type="pct"/>
                <w:noWrap/>
                <w:hideMark/>
              </w:tcPr>
            </w:tcPrChange>
          </w:tcPr>
          <w:p w14:paraId="30EB6E92"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1.77</w:t>
            </w:r>
          </w:p>
        </w:tc>
        <w:tc>
          <w:tcPr>
            <w:tcW w:w="452" w:type="pct"/>
            <w:noWrap/>
            <w:hideMark/>
            <w:tcPrChange w:id="276" w:author="Joseph Sempa" w:date="2026-07-25T22:02:00Z" w16du:dateUtc="2026-07-25T20:02:00Z">
              <w:tcPr>
                <w:tcW w:w="599" w:type="pct"/>
                <w:noWrap/>
                <w:hideMark/>
              </w:tcPr>
            </w:tcPrChange>
          </w:tcPr>
          <w:p w14:paraId="52FD9FD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1.11, 2.90</w:t>
            </w:r>
          </w:p>
        </w:tc>
        <w:tc>
          <w:tcPr>
            <w:tcW w:w="402" w:type="pct"/>
            <w:noWrap/>
            <w:hideMark/>
            <w:tcPrChange w:id="277" w:author="Joseph Sempa" w:date="2026-07-25T22:02:00Z" w16du:dateUtc="2026-07-25T20:02:00Z">
              <w:tcPr>
                <w:tcW w:w="469" w:type="pct"/>
                <w:gridSpan w:val="2"/>
                <w:noWrap/>
                <w:hideMark/>
              </w:tcPr>
            </w:tcPrChange>
          </w:tcPr>
          <w:p w14:paraId="66EAF6C4"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0.020</w:t>
            </w:r>
          </w:p>
        </w:tc>
        <w:tc>
          <w:tcPr>
            <w:tcW w:w="402" w:type="pct"/>
            <w:noWrap/>
            <w:hideMark/>
            <w:tcPrChange w:id="278" w:author="Joseph Sempa" w:date="2026-07-25T22:02:00Z" w16du:dateUtc="2026-07-25T20:02:00Z">
              <w:tcPr>
                <w:tcW w:w="379" w:type="pct"/>
                <w:noWrap/>
                <w:hideMark/>
              </w:tcPr>
            </w:tcPrChange>
          </w:tcPr>
          <w:p w14:paraId="5F09A55A" w14:textId="3BBA4469"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1.18</w:t>
            </w:r>
          </w:p>
        </w:tc>
        <w:tc>
          <w:tcPr>
            <w:tcW w:w="1174" w:type="pct"/>
            <w:noWrap/>
            <w:hideMark/>
            <w:tcPrChange w:id="279" w:author="Joseph Sempa" w:date="2026-07-25T22:02:00Z" w16du:dateUtc="2026-07-25T20:02:00Z">
              <w:tcPr>
                <w:tcW w:w="855" w:type="pct"/>
                <w:noWrap/>
                <w:hideMark/>
              </w:tcPr>
            </w:tcPrChange>
          </w:tcPr>
          <w:p w14:paraId="101959F8" w14:textId="73DF3A78"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0.68, 2.06</w:t>
            </w:r>
          </w:p>
        </w:tc>
        <w:tc>
          <w:tcPr>
            <w:tcW w:w="559" w:type="pct"/>
            <w:noWrap/>
            <w:hideMark/>
            <w:tcPrChange w:id="280" w:author="Joseph Sempa" w:date="2026-07-25T22:02:00Z" w16du:dateUtc="2026-07-25T20:02:00Z">
              <w:tcPr>
                <w:tcW w:w="559" w:type="pct"/>
                <w:noWrap/>
                <w:hideMark/>
              </w:tcPr>
            </w:tcPrChange>
          </w:tcPr>
          <w:p w14:paraId="379D44A1" w14:textId="55D314FD"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C7023F">
              <w:t>0.550</w:t>
            </w:r>
          </w:p>
        </w:tc>
      </w:tr>
      <w:tr w:rsidR="00D554AF" w:rsidRPr="002B186E" w14:paraId="2A39295B"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81"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82" w:author="Joseph Sempa" w:date="2026-07-25T22:02:00Z" w16du:dateUtc="2026-07-25T20:02:00Z">
              <w:tcPr>
                <w:tcW w:w="1237" w:type="pct"/>
                <w:gridSpan w:val="2"/>
                <w:noWrap/>
                <w:hideMark/>
              </w:tcPr>
            </w:tcPrChange>
          </w:tcPr>
          <w:p w14:paraId="73CEBB27"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Liking for salt</w:t>
            </w:r>
          </w:p>
        </w:tc>
        <w:tc>
          <w:tcPr>
            <w:tcW w:w="495" w:type="pct"/>
            <w:noWrap/>
            <w:hideMark/>
            <w:tcPrChange w:id="283" w:author="Joseph Sempa" w:date="2026-07-25T22:02:00Z" w16du:dateUtc="2026-07-25T20:02:00Z">
              <w:tcPr>
                <w:tcW w:w="495" w:type="pct"/>
                <w:noWrap/>
                <w:hideMark/>
              </w:tcPr>
            </w:tcPrChange>
          </w:tcPr>
          <w:p w14:paraId="5CEEC951"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536</w:t>
            </w:r>
          </w:p>
        </w:tc>
        <w:tc>
          <w:tcPr>
            <w:tcW w:w="279" w:type="pct"/>
            <w:noWrap/>
            <w:hideMark/>
            <w:tcPrChange w:id="284" w:author="Joseph Sempa" w:date="2026-07-25T22:02:00Z" w16du:dateUtc="2026-07-25T20:02:00Z">
              <w:tcPr>
                <w:tcW w:w="407" w:type="pct"/>
                <w:noWrap/>
                <w:hideMark/>
              </w:tcPr>
            </w:tcPrChange>
          </w:tcPr>
          <w:p w14:paraId="4FAE15E5"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1.33</w:t>
            </w:r>
          </w:p>
        </w:tc>
        <w:tc>
          <w:tcPr>
            <w:tcW w:w="452" w:type="pct"/>
            <w:noWrap/>
            <w:hideMark/>
            <w:tcPrChange w:id="285" w:author="Joseph Sempa" w:date="2026-07-25T22:02:00Z" w16du:dateUtc="2026-07-25T20:02:00Z">
              <w:tcPr>
                <w:tcW w:w="599" w:type="pct"/>
                <w:noWrap/>
                <w:hideMark/>
              </w:tcPr>
            </w:tcPrChange>
          </w:tcPr>
          <w:p w14:paraId="648ADA7D"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0.92, 1.95</w:t>
            </w:r>
          </w:p>
        </w:tc>
        <w:tc>
          <w:tcPr>
            <w:tcW w:w="402" w:type="pct"/>
            <w:noWrap/>
            <w:hideMark/>
            <w:tcPrChange w:id="286" w:author="Joseph Sempa" w:date="2026-07-25T22:02:00Z" w16du:dateUtc="2026-07-25T20:02:00Z">
              <w:tcPr>
                <w:tcW w:w="469" w:type="pct"/>
                <w:gridSpan w:val="2"/>
                <w:noWrap/>
                <w:hideMark/>
              </w:tcPr>
            </w:tcPrChange>
          </w:tcPr>
          <w:p w14:paraId="3DECE79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0.133</w:t>
            </w:r>
          </w:p>
        </w:tc>
        <w:tc>
          <w:tcPr>
            <w:tcW w:w="402" w:type="pct"/>
            <w:noWrap/>
            <w:hideMark/>
            <w:tcPrChange w:id="287" w:author="Joseph Sempa" w:date="2026-07-25T22:02:00Z" w16du:dateUtc="2026-07-25T20:02:00Z">
              <w:tcPr>
                <w:tcW w:w="379" w:type="pct"/>
                <w:noWrap/>
                <w:hideMark/>
              </w:tcPr>
            </w:tcPrChange>
          </w:tcPr>
          <w:p w14:paraId="447E7C0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288" w:author="Joseph Sempa" w:date="2026-07-25T22:02:00Z" w16du:dateUtc="2026-07-25T20:02:00Z">
              <w:tcPr>
                <w:tcW w:w="855" w:type="pct"/>
                <w:noWrap/>
                <w:hideMark/>
              </w:tcPr>
            </w:tcPrChange>
          </w:tcPr>
          <w:p w14:paraId="4369EEE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289" w:author="Joseph Sempa" w:date="2026-07-25T22:02:00Z" w16du:dateUtc="2026-07-25T20:02:00Z">
              <w:tcPr>
                <w:tcW w:w="559" w:type="pct"/>
                <w:noWrap/>
                <w:hideMark/>
              </w:tcPr>
            </w:tcPrChange>
          </w:tcPr>
          <w:p w14:paraId="51FE777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0470B8DE" w14:textId="77777777" w:rsidTr="00726F81">
        <w:trPr>
          <w:trHeight w:val="290"/>
          <w:trPrChange w:id="290"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291" w:author="Joseph Sempa" w:date="2026-07-25T22:02:00Z" w16du:dateUtc="2026-07-25T20:02:00Z">
              <w:tcPr>
                <w:tcW w:w="1237" w:type="pct"/>
                <w:gridSpan w:val="2"/>
                <w:noWrap/>
                <w:hideMark/>
              </w:tcPr>
            </w:tcPrChange>
          </w:tcPr>
          <w:p w14:paraId="6DF452D6" w14:textId="77777777" w:rsidR="00D554AF" w:rsidRPr="00583302" w:rsidRDefault="00D554AF" w:rsidP="00B70FBB">
            <w:pPr>
              <w:rPr>
                <w:b w:val="0"/>
                <w:color w:val="000000"/>
              </w:rPr>
            </w:pPr>
            <w:r w:rsidRPr="00583302">
              <w:rPr>
                <w:color w:val="000000"/>
              </w:rPr>
              <w:t>Nausea</w:t>
            </w:r>
          </w:p>
        </w:tc>
        <w:tc>
          <w:tcPr>
            <w:tcW w:w="495" w:type="pct"/>
            <w:noWrap/>
            <w:hideMark/>
            <w:tcPrChange w:id="292" w:author="Joseph Sempa" w:date="2026-07-25T22:02:00Z" w16du:dateUtc="2026-07-25T20:02:00Z">
              <w:tcPr>
                <w:tcW w:w="495" w:type="pct"/>
                <w:noWrap/>
                <w:hideMark/>
              </w:tcPr>
            </w:tcPrChange>
          </w:tcPr>
          <w:p w14:paraId="511AC038"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538</w:t>
            </w:r>
          </w:p>
        </w:tc>
        <w:tc>
          <w:tcPr>
            <w:tcW w:w="279" w:type="pct"/>
            <w:noWrap/>
            <w:hideMark/>
            <w:tcPrChange w:id="293" w:author="Joseph Sempa" w:date="2026-07-25T22:02:00Z" w16du:dateUtc="2026-07-25T20:02:00Z">
              <w:tcPr>
                <w:tcW w:w="407" w:type="pct"/>
                <w:noWrap/>
                <w:hideMark/>
              </w:tcPr>
            </w:tcPrChange>
          </w:tcPr>
          <w:p w14:paraId="0A4D1484"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1.40</w:t>
            </w:r>
          </w:p>
        </w:tc>
        <w:tc>
          <w:tcPr>
            <w:tcW w:w="452" w:type="pct"/>
            <w:noWrap/>
            <w:hideMark/>
            <w:tcPrChange w:id="294" w:author="Joseph Sempa" w:date="2026-07-25T22:02:00Z" w16du:dateUtc="2026-07-25T20:02:00Z">
              <w:tcPr>
                <w:tcW w:w="599" w:type="pct"/>
                <w:noWrap/>
                <w:hideMark/>
              </w:tcPr>
            </w:tcPrChange>
          </w:tcPr>
          <w:p w14:paraId="4A18BC3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0.96, 2.05</w:t>
            </w:r>
          </w:p>
        </w:tc>
        <w:tc>
          <w:tcPr>
            <w:tcW w:w="402" w:type="pct"/>
            <w:noWrap/>
            <w:hideMark/>
            <w:tcPrChange w:id="295" w:author="Joseph Sempa" w:date="2026-07-25T22:02:00Z" w16du:dateUtc="2026-07-25T20:02:00Z">
              <w:tcPr>
                <w:tcW w:w="469" w:type="pct"/>
                <w:gridSpan w:val="2"/>
                <w:noWrap/>
                <w:hideMark/>
              </w:tcPr>
            </w:tcPrChange>
          </w:tcPr>
          <w:p w14:paraId="31F91632"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0.080</w:t>
            </w:r>
          </w:p>
        </w:tc>
        <w:tc>
          <w:tcPr>
            <w:tcW w:w="402" w:type="pct"/>
            <w:noWrap/>
            <w:hideMark/>
            <w:tcPrChange w:id="296" w:author="Joseph Sempa" w:date="2026-07-25T22:02:00Z" w16du:dateUtc="2026-07-25T20:02:00Z">
              <w:tcPr>
                <w:tcW w:w="379" w:type="pct"/>
                <w:noWrap/>
                <w:hideMark/>
              </w:tcPr>
            </w:tcPrChange>
          </w:tcPr>
          <w:p w14:paraId="3BD546F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hideMark/>
            <w:tcPrChange w:id="297" w:author="Joseph Sempa" w:date="2026-07-25T22:02:00Z" w16du:dateUtc="2026-07-25T20:02:00Z">
              <w:tcPr>
                <w:tcW w:w="855" w:type="pct"/>
                <w:noWrap/>
                <w:hideMark/>
              </w:tcPr>
            </w:tcPrChange>
          </w:tcPr>
          <w:p w14:paraId="000F7009"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298" w:author="Joseph Sempa" w:date="2026-07-25T22:02:00Z" w16du:dateUtc="2026-07-25T20:02:00Z">
              <w:tcPr>
                <w:tcW w:w="559" w:type="pct"/>
                <w:noWrap/>
                <w:hideMark/>
              </w:tcPr>
            </w:tcPrChange>
          </w:tcPr>
          <w:p w14:paraId="6B49ACA2"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D554AF" w:rsidRPr="002B186E" w14:paraId="74BB86DB" w14:textId="77777777" w:rsidTr="00726F81">
        <w:trPr>
          <w:cnfStyle w:val="000000100000" w:firstRow="0" w:lastRow="0" w:firstColumn="0" w:lastColumn="0" w:oddVBand="0" w:evenVBand="0" w:oddHBand="1" w:evenHBand="0" w:firstRowFirstColumn="0" w:firstRowLastColumn="0" w:lastRowFirstColumn="0" w:lastRowLastColumn="0"/>
          <w:trHeight w:val="290"/>
          <w:trPrChange w:id="299"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00" w:author="Joseph Sempa" w:date="2026-07-25T22:02:00Z" w16du:dateUtc="2026-07-25T20:02:00Z">
              <w:tcPr>
                <w:tcW w:w="1237" w:type="pct"/>
                <w:gridSpan w:val="2"/>
                <w:noWrap/>
                <w:hideMark/>
              </w:tcPr>
            </w:tcPrChange>
          </w:tcPr>
          <w:p w14:paraId="7370E10E"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color w:val="000000"/>
              </w:rPr>
            </w:pPr>
            <w:r w:rsidRPr="00583302">
              <w:rPr>
                <w:color w:val="000000"/>
              </w:rPr>
              <w:t>Systolic Blood Pressure</w:t>
            </w:r>
          </w:p>
        </w:tc>
        <w:tc>
          <w:tcPr>
            <w:tcW w:w="495" w:type="pct"/>
            <w:noWrap/>
            <w:hideMark/>
            <w:tcPrChange w:id="301" w:author="Joseph Sempa" w:date="2026-07-25T22:02:00Z" w16du:dateUtc="2026-07-25T20:02:00Z">
              <w:tcPr>
                <w:tcW w:w="495" w:type="pct"/>
                <w:noWrap/>
                <w:hideMark/>
              </w:tcPr>
            </w:tcPrChange>
          </w:tcPr>
          <w:p w14:paraId="4C76D012"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553</w:t>
            </w:r>
          </w:p>
        </w:tc>
        <w:tc>
          <w:tcPr>
            <w:tcW w:w="279" w:type="pct"/>
            <w:noWrap/>
            <w:hideMark/>
            <w:tcPrChange w:id="302" w:author="Joseph Sempa" w:date="2026-07-25T22:02:00Z" w16du:dateUtc="2026-07-25T20:02:00Z">
              <w:tcPr>
                <w:tcW w:w="407" w:type="pct"/>
                <w:noWrap/>
                <w:hideMark/>
              </w:tcPr>
            </w:tcPrChange>
          </w:tcPr>
          <w:p w14:paraId="0519114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0.93</w:t>
            </w:r>
          </w:p>
        </w:tc>
        <w:tc>
          <w:tcPr>
            <w:tcW w:w="452" w:type="pct"/>
            <w:noWrap/>
            <w:hideMark/>
            <w:tcPrChange w:id="303" w:author="Joseph Sempa" w:date="2026-07-25T22:02:00Z" w16du:dateUtc="2026-07-25T20:02:00Z">
              <w:tcPr>
                <w:tcW w:w="599" w:type="pct"/>
                <w:noWrap/>
                <w:hideMark/>
              </w:tcPr>
            </w:tcPrChange>
          </w:tcPr>
          <w:p w14:paraId="2DB91A0D"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0.84, 1.03</w:t>
            </w:r>
          </w:p>
        </w:tc>
        <w:tc>
          <w:tcPr>
            <w:tcW w:w="402" w:type="pct"/>
            <w:noWrap/>
            <w:hideMark/>
            <w:tcPrChange w:id="304" w:author="Joseph Sempa" w:date="2026-07-25T22:02:00Z" w16du:dateUtc="2026-07-25T20:02:00Z">
              <w:tcPr>
                <w:tcW w:w="469" w:type="pct"/>
                <w:gridSpan w:val="2"/>
                <w:noWrap/>
                <w:hideMark/>
              </w:tcPr>
            </w:tcPrChange>
          </w:tcPr>
          <w:p w14:paraId="31293A38"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0.181</w:t>
            </w:r>
          </w:p>
        </w:tc>
        <w:tc>
          <w:tcPr>
            <w:tcW w:w="402" w:type="pct"/>
            <w:noWrap/>
            <w:tcPrChange w:id="305" w:author="Joseph Sempa" w:date="2026-07-25T22:02:00Z" w16du:dateUtc="2026-07-25T20:02:00Z">
              <w:tcPr>
                <w:tcW w:w="379" w:type="pct"/>
                <w:noWrap/>
              </w:tcPr>
            </w:tcPrChange>
          </w:tcPr>
          <w:p w14:paraId="15AB337D" w14:textId="1DD91071"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tcPrChange w:id="306" w:author="Joseph Sempa" w:date="2026-07-25T22:02:00Z" w16du:dateUtc="2026-07-25T20:02:00Z">
              <w:tcPr>
                <w:tcW w:w="855" w:type="pct"/>
                <w:noWrap/>
              </w:tcPr>
            </w:tcPrChange>
          </w:tcPr>
          <w:p w14:paraId="63E2FE47" w14:textId="2B58936C"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559" w:type="pct"/>
            <w:noWrap/>
            <w:tcPrChange w:id="307" w:author="Joseph Sempa" w:date="2026-07-25T22:02:00Z" w16du:dateUtc="2026-07-25T20:02:00Z">
              <w:tcPr>
                <w:tcW w:w="559" w:type="pct"/>
                <w:noWrap/>
              </w:tcPr>
            </w:tcPrChange>
          </w:tcPr>
          <w:p w14:paraId="1641C8A8" w14:textId="001C5DF2"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r>
      <w:tr w:rsidR="00D554AF" w:rsidRPr="002B186E" w14:paraId="29907110" w14:textId="77777777" w:rsidTr="00726F81">
        <w:trPr>
          <w:trHeight w:val="290"/>
          <w:trPrChange w:id="308"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09" w:author="Joseph Sempa" w:date="2026-07-25T22:02:00Z" w16du:dateUtc="2026-07-25T20:02:00Z">
              <w:tcPr>
                <w:tcW w:w="1237" w:type="pct"/>
                <w:gridSpan w:val="2"/>
                <w:noWrap/>
                <w:hideMark/>
              </w:tcPr>
            </w:tcPrChange>
          </w:tcPr>
          <w:p w14:paraId="593177BE" w14:textId="77777777" w:rsidR="00D554AF" w:rsidRPr="00583302" w:rsidRDefault="00D554AF" w:rsidP="00B70FBB">
            <w:pPr>
              <w:rPr>
                <w:b w:val="0"/>
                <w:color w:val="000000"/>
              </w:rPr>
            </w:pPr>
            <w:r w:rsidRPr="00583302">
              <w:rPr>
                <w:color w:val="000000"/>
              </w:rPr>
              <w:t>Diastolic Blood Pressure</w:t>
            </w:r>
          </w:p>
        </w:tc>
        <w:tc>
          <w:tcPr>
            <w:tcW w:w="495" w:type="pct"/>
            <w:noWrap/>
            <w:hideMark/>
            <w:tcPrChange w:id="310" w:author="Joseph Sempa" w:date="2026-07-25T22:02:00Z" w16du:dateUtc="2026-07-25T20:02:00Z">
              <w:tcPr>
                <w:tcW w:w="495" w:type="pct"/>
                <w:noWrap/>
                <w:hideMark/>
              </w:tcPr>
            </w:tcPrChange>
          </w:tcPr>
          <w:p w14:paraId="59CB9B59"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553</w:t>
            </w:r>
          </w:p>
        </w:tc>
        <w:tc>
          <w:tcPr>
            <w:tcW w:w="279" w:type="pct"/>
            <w:noWrap/>
            <w:hideMark/>
            <w:tcPrChange w:id="311" w:author="Joseph Sempa" w:date="2026-07-25T22:02:00Z" w16du:dateUtc="2026-07-25T20:02:00Z">
              <w:tcPr>
                <w:tcW w:w="407" w:type="pct"/>
                <w:noWrap/>
                <w:hideMark/>
              </w:tcPr>
            </w:tcPrChange>
          </w:tcPr>
          <w:p w14:paraId="731391A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1.13</w:t>
            </w:r>
          </w:p>
        </w:tc>
        <w:tc>
          <w:tcPr>
            <w:tcW w:w="452" w:type="pct"/>
            <w:noWrap/>
            <w:hideMark/>
            <w:tcPrChange w:id="312" w:author="Joseph Sempa" w:date="2026-07-25T22:02:00Z" w16du:dateUtc="2026-07-25T20:02:00Z">
              <w:tcPr>
                <w:tcW w:w="599" w:type="pct"/>
                <w:noWrap/>
                <w:hideMark/>
              </w:tcPr>
            </w:tcPrChange>
          </w:tcPr>
          <w:p w14:paraId="50C88CB6"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0.98, 1.30</w:t>
            </w:r>
          </w:p>
        </w:tc>
        <w:tc>
          <w:tcPr>
            <w:tcW w:w="402" w:type="pct"/>
            <w:noWrap/>
            <w:hideMark/>
            <w:tcPrChange w:id="313" w:author="Joseph Sempa" w:date="2026-07-25T22:02:00Z" w16du:dateUtc="2026-07-25T20:02:00Z">
              <w:tcPr>
                <w:tcW w:w="469" w:type="pct"/>
                <w:gridSpan w:val="2"/>
                <w:noWrap/>
                <w:hideMark/>
              </w:tcPr>
            </w:tcPrChange>
          </w:tcPr>
          <w:p w14:paraId="38CB0D7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0.088</w:t>
            </w:r>
          </w:p>
        </w:tc>
        <w:tc>
          <w:tcPr>
            <w:tcW w:w="402" w:type="pct"/>
            <w:noWrap/>
            <w:tcPrChange w:id="314" w:author="Joseph Sempa" w:date="2026-07-25T22:02:00Z" w16du:dateUtc="2026-07-25T20:02:00Z">
              <w:tcPr>
                <w:tcW w:w="379" w:type="pct"/>
                <w:noWrap/>
              </w:tcPr>
            </w:tcPrChange>
          </w:tcPr>
          <w:p w14:paraId="60D15969" w14:textId="5B4CB9DF"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tcPrChange w:id="315" w:author="Joseph Sempa" w:date="2026-07-25T22:02:00Z" w16du:dateUtc="2026-07-25T20:02:00Z">
              <w:tcPr>
                <w:tcW w:w="855" w:type="pct"/>
                <w:noWrap/>
              </w:tcPr>
            </w:tcPrChange>
          </w:tcPr>
          <w:p w14:paraId="5A600BA7" w14:textId="29837941"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559" w:type="pct"/>
            <w:noWrap/>
            <w:tcPrChange w:id="316" w:author="Joseph Sempa" w:date="2026-07-25T22:02:00Z" w16du:dateUtc="2026-07-25T20:02:00Z">
              <w:tcPr>
                <w:tcW w:w="559" w:type="pct"/>
                <w:noWrap/>
              </w:tcPr>
            </w:tcPrChange>
          </w:tcPr>
          <w:p w14:paraId="31ABDED5" w14:textId="33CF814A"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r>
      <w:tr w:rsidR="00D554AF" w:rsidRPr="002B186E" w14:paraId="2D9963AD"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17"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18" w:author="Joseph Sempa" w:date="2026-07-25T22:02:00Z" w16du:dateUtc="2026-07-25T20:02:00Z">
              <w:tcPr>
                <w:tcW w:w="1237" w:type="pct"/>
                <w:gridSpan w:val="2"/>
                <w:noWrap/>
                <w:hideMark/>
              </w:tcPr>
            </w:tcPrChange>
          </w:tcPr>
          <w:p w14:paraId="254E4AEE"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Cs w:val="0"/>
                <w:color w:val="000000"/>
              </w:rPr>
            </w:pPr>
            <w:r w:rsidRPr="00583302">
              <w:rPr>
                <w:color w:val="000000"/>
              </w:rPr>
              <w:t>Investigations</w:t>
            </w:r>
          </w:p>
        </w:tc>
        <w:tc>
          <w:tcPr>
            <w:tcW w:w="495" w:type="pct"/>
            <w:noWrap/>
            <w:hideMark/>
            <w:tcPrChange w:id="319" w:author="Joseph Sempa" w:date="2026-07-25T22:02:00Z" w16du:dateUtc="2026-07-25T20:02:00Z">
              <w:tcPr>
                <w:tcW w:w="495" w:type="pct"/>
                <w:noWrap/>
                <w:hideMark/>
              </w:tcPr>
            </w:tcPrChange>
          </w:tcPr>
          <w:p w14:paraId="479D5750"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279" w:type="pct"/>
            <w:noWrap/>
            <w:hideMark/>
            <w:tcPrChange w:id="320" w:author="Joseph Sempa" w:date="2026-07-25T22:02:00Z" w16du:dateUtc="2026-07-25T20:02:00Z">
              <w:tcPr>
                <w:tcW w:w="407" w:type="pct"/>
                <w:noWrap/>
                <w:hideMark/>
              </w:tcPr>
            </w:tcPrChange>
          </w:tcPr>
          <w:p w14:paraId="7A2B838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52" w:type="pct"/>
            <w:noWrap/>
            <w:hideMark/>
            <w:tcPrChange w:id="321" w:author="Joseph Sempa" w:date="2026-07-25T22:02:00Z" w16du:dateUtc="2026-07-25T20:02:00Z">
              <w:tcPr>
                <w:tcW w:w="599" w:type="pct"/>
                <w:noWrap/>
                <w:hideMark/>
              </w:tcPr>
            </w:tcPrChange>
          </w:tcPr>
          <w:p w14:paraId="7260FE3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322" w:author="Joseph Sempa" w:date="2026-07-25T22:02:00Z" w16du:dateUtc="2026-07-25T20:02:00Z">
              <w:tcPr>
                <w:tcW w:w="469" w:type="pct"/>
                <w:gridSpan w:val="2"/>
                <w:noWrap/>
                <w:hideMark/>
              </w:tcPr>
            </w:tcPrChange>
          </w:tcPr>
          <w:p w14:paraId="0E04BAA1"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tcPrChange w:id="323" w:author="Joseph Sempa" w:date="2026-07-25T22:02:00Z" w16du:dateUtc="2026-07-25T20:02:00Z">
              <w:tcPr>
                <w:tcW w:w="379" w:type="pct"/>
                <w:noWrap/>
              </w:tcPr>
            </w:tcPrChange>
          </w:tcPr>
          <w:p w14:paraId="66786CB5"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1174" w:type="pct"/>
            <w:noWrap/>
            <w:tcPrChange w:id="324" w:author="Joseph Sempa" w:date="2026-07-25T22:02:00Z" w16du:dateUtc="2026-07-25T20:02:00Z">
              <w:tcPr>
                <w:tcW w:w="855" w:type="pct"/>
                <w:noWrap/>
              </w:tcPr>
            </w:tcPrChange>
          </w:tcPr>
          <w:p w14:paraId="34EF3AC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tcPrChange w:id="325" w:author="Joseph Sempa" w:date="2026-07-25T22:02:00Z" w16du:dateUtc="2026-07-25T20:02:00Z">
              <w:tcPr>
                <w:tcW w:w="559" w:type="pct"/>
                <w:noWrap/>
              </w:tcPr>
            </w:tcPrChange>
          </w:tcPr>
          <w:p w14:paraId="58AE30F7"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4F168536" w14:textId="77777777" w:rsidTr="00726F81">
        <w:trPr>
          <w:trHeight w:val="290"/>
          <w:trPrChange w:id="326"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27" w:author="Joseph Sempa" w:date="2026-07-25T22:02:00Z" w16du:dateUtc="2026-07-25T20:02:00Z">
              <w:tcPr>
                <w:tcW w:w="1237" w:type="pct"/>
                <w:gridSpan w:val="2"/>
                <w:noWrap/>
                <w:hideMark/>
              </w:tcPr>
            </w:tcPrChange>
          </w:tcPr>
          <w:p w14:paraId="7091A58F" w14:textId="77777777" w:rsidR="00D554AF" w:rsidRPr="00583302" w:rsidRDefault="00D554AF" w:rsidP="00B70FBB">
            <w:pPr>
              <w:rPr>
                <w:b w:val="0"/>
                <w:bCs w:val="0"/>
                <w:color w:val="000000"/>
              </w:rPr>
            </w:pPr>
            <w:r w:rsidRPr="00583302">
              <w:rPr>
                <w:color w:val="000000"/>
              </w:rPr>
              <w:t>Haemoglobin (Drop)</w:t>
            </w:r>
          </w:p>
        </w:tc>
        <w:tc>
          <w:tcPr>
            <w:tcW w:w="495" w:type="pct"/>
            <w:noWrap/>
            <w:hideMark/>
            <w:tcPrChange w:id="328" w:author="Joseph Sempa" w:date="2026-07-25T22:02:00Z" w16du:dateUtc="2026-07-25T20:02:00Z">
              <w:tcPr>
                <w:tcW w:w="495" w:type="pct"/>
                <w:noWrap/>
                <w:hideMark/>
              </w:tcPr>
            </w:tcPrChange>
          </w:tcPr>
          <w:p w14:paraId="1E894441"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558</w:t>
            </w:r>
          </w:p>
        </w:tc>
        <w:tc>
          <w:tcPr>
            <w:tcW w:w="279" w:type="pct"/>
            <w:noWrap/>
            <w:hideMark/>
            <w:tcPrChange w:id="329" w:author="Joseph Sempa" w:date="2026-07-25T22:02:00Z" w16du:dateUtc="2026-07-25T20:02:00Z">
              <w:tcPr>
                <w:tcW w:w="407" w:type="pct"/>
                <w:noWrap/>
                <w:hideMark/>
              </w:tcPr>
            </w:tcPrChange>
          </w:tcPr>
          <w:p w14:paraId="130C3B4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0.92</w:t>
            </w:r>
          </w:p>
        </w:tc>
        <w:tc>
          <w:tcPr>
            <w:tcW w:w="452" w:type="pct"/>
            <w:noWrap/>
            <w:hideMark/>
            <w:tcPrChange w:id="330" w:author="Joseph Sempa" w:date="2026-07-25T22:02:00Z" w16du:dateUtc="2026-07-25T20:02:00Z">
              <w:tcPr>
                <w:tcW w:w="599" w:type="pct"/>
                <w:noWrap/>
                <w:hideMark/>
              </w:tcPr>
            </w:tcPrChange>
          </w:tcPr>
          <w:p w14:paraId="574A8EBF"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0.85, 1.00</w:t>
            </w:r>
          </w:p>
        </w:tc>
        <w:tc>
          <w:tcPr>
            <w:tcW w:w="402" w:type="pct"/>
            <w:noWrap/>
            <w:hideMark/>
            <w:tcPrChange w:id="331" w:author="Joseph Sempa" w:date="2026-07-25T22:02:00Z" w16du:dateUtc="2026-07-25T20:02:00Z">
              <w:tcPr>
                <w:tcW w:w="469" w:type="pct"/>
                <w:gridSpan w:val="2"/>
                <w:noWrap/>
                <w:hideMark/>
              </w:tcPr>
            </w:tcPrChange>
          </w:tcPr>
          <w:p w14:paraId="6253169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0.060</w:t>
            </w:r>
          </w:p>
        </w:tc>
        <w:tc>
          <w:tcPr>
            <w:tcW w:w="402" w:type="pct"/>
            <w:noWrap/>
            <w:tcPrChange w:id="332" w:author="Joseph Sempa" w:date="2026-07-25T22:02:00Z" w16du:dateUtc="2026-07-25T20:02:00Z">
              <w:tcPr>
                <w:tcW w:w="379" w:type="pct"/>
                <w:noWrap/>
              </w:tcPr>
            </w:tcPrChange>
          </w:tcPr>
          <w:p w14:paraId="2895A912" w14:textId="3A9FC315"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tcPrChange w:id="333" w:author="Joseph Sempa" w:date="2026-07-25T22:02:00Z" w16du:dateUtc="2026-07-25T20:02:00Z">
              <w:tcPr>
                <w:tcW w:w="855" w:type="pct"/>
                <w:noWrap/>
              </w:tcPr>
            </w:tcPrChange>
          </w:tcPr>
          <w:p w14:paraId="1083DCB3" w14:textId="1E0BD63F"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559" w:type="pct"/>
            <w:noWrap/>
            <w:tcPrChange w:id="334" w:author="Joseph Sempa" w:date="2026-07-25T22:02:00Z" w16du:dateUtc="2026-07-25T20:02:00Z">
              <w:tcPr>
                <w:tcW w:w="559" w:type="pct"/>
                <w:noWrap/>
              </w:tcPr>
            </w:tcPrChange>
          </w:tcPr>
          <w:p w14:paraId="2DB68B9B" w14:textId="4726EBA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r>
      <w:tr w:rsidR="00D554AF" w:rsidRPr="002B186E" w14:paraId="0609790D"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35"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36" w:author="Joseph Sempa" w:date="2026-07-25T22:02:00Z" w16du:dateUtc="2026-07-25T20:02:00Z">
              <w:tcPr>
                <w:tcW w:w="1237" w:type="pct"/>
                <w:gridSpan w:val="2"/>
                <w:noWrap/>
                <w:hideMark/>
              </w:tcPr>
            </w:tcPrChange>
          </w:tcPr>
          <w:p w14:paraId="2E014288"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Clostridium difficile</w:t>
            </w:r>
          </w:p>
        </w:tc>
        <w:tc>
          <w:tcPr>
            <w:tcW w:w="495" w:type="pct"/>
            <w:noWrap/>
            <w:hideMark/>
            <w:tcPrChange w:id="337" w:author="Joseph Sempa" w:date="2026-07-25T22:02:00Z" w16du:dateUtc="2026-07-25T20:02:00Z">
              <w:tcPr>
                <w:tcW w:w="495" w:type="pct"/>
                <w:noWrap/>
                <w:hideMark/>
              </w:tcPr>
            </w:tcPrChange>
          </w:tcPr>
          <w:p w14:paraId="0162340D"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549</w:t>
            </w:r>
          </w:p>
        </w:tc>
        <w:tc>
          <w:tcPr>
            <w:tcW w:w="279" w:type="pct"/>
            <w:noWrap/>
            <w:hideMark/>
            <w:tcPrChange w:id="338" w:author="Joseph Sempa" w:date="2026-07-25T22:02:00Z" w16du:dateUtc="2026-07-25T20:02:00Z">
              <w:tcPr>
                <w:tcW w:w="407" w:type="pct"/>
                <w:noWrap/>
                <w:hideMark/>
              </w:tcPr>
            </w:tcPrChange>
          </w:tcPr>
          <w:p w14:paraId="2F7385A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0.49</w:t>
            </w:r>
          </w:p>
        </w:tc>
        <w:tc>
          <w:tcPr>
            <w:tcW w:w="452" w:type="pct"/>
            <w:noWrap/>
            <w:hideMark/>
            <w:tcPrChange w:id="339" w:author="Joseph Sempa" w:date="2026-07-25T22:02:00Z" w16du:dateUtc="2026-07-25T20:02:00Z">
              <w:tcPr>
                <w:tcW w:w="599" w:type="pct"/>
                <w:noWrap/>
                <w:hideMark/>
              </w:tcPr>
            </w:tcPrChange>
          </w:tcPr>
          <w:p w14:paraId="7DDA4016"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0.14, 1.32</w:t>
            </w:r>
          </w:p>
        </w:tc>
        <w:tc>
          <w:tcPr>
            <w:tcW w:w="402" w:type="pct"/>
            <w:noWrap/>
            <w:hideMark/>
            <w:tcPrChange w:id="340" w:author="Joseph Sempa" w:date="2026-07-25T22:02:00Z" w16du:dateUtc="2026-07-25T20:02:00Z">
              <w:tcPr>
                <w:tcW w:w="469" w:type="pct"/>
                <w:gridSpan w:val="2"/>
                <w:noWrap/>
                <w:hideMark/>
              </w:tcPr>
            </w:tcPrChange>
          </w:tcPr>
          <w:p w14:paraId="38D98617"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0.196</w:t>
            </w:r>
          </w:p>
        </w:tc>
        <w:tc>
          <w:tcPr>
            <w:tcW w:w="402" w:type="pct"/>
            <w:noWrap/>
            <w:hideMark/>
            <w:tcPrChange w:id="341" w:author="Joseph Sempa" w:date="2026-07-25T22:02:00Z" w16du:dateUtc="2026-07-25T20:02:00Z">
              <w:tcPr>
                <w:tcW w:w="379" w:type="pct"/>
                <w:noWrap/>
                <w:hideMark/>
              </w:tcPr>
            </w:tcPrChange>
          </w:tcPr>
          <w:p w14:paraId="0BF9E66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42" w:author="Joseph Sempa" w:date="2026-07-25T22:02:00Z" w16du:dateUtc="2026-07-25T20:02:00Z">
              <w:tcPr>
                <w:tcW w:w="855" w:type="pct"/>
                <w:noWrap/>
                <w:hideMark/>
              </w:tcPr>
            </w:tcPrChange>
          </w:tcPr>
          <w:p w14:paraId="0D0943FB"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43" w:author="Joseph Sempa" w:date="2026-07-25T22:02:00Z" w16du:dateUtc="2026-07-25T20:02:00Z">
              <w:tcPr>
                <w:tcW w:w="559" w:type="pct"/>
                <w:noWrap/>
                <w:hideMark/>
              </w:tcPr>
            </w:tcPrChange>
          </w:tcPr>
          <w:p w14:paraId="3781B4FF"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500268C9" w14:textId="77777777" w:rsidTr="00726F81">
        <w:trPr>
          <w:trHeight w:val="290"/>
          <w:trPrChange w:id="344"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45" w:author="Joseph Sempa" w:date="2026-07-25T22:02:00Z" w16du:dateUtc="2026-07-25T20:02:00Z">
              <w:tcPr>
                <w:tcW w:w="1237" w:type="pct"/>
                <w:gridSpan w:val="2"/>
                <w:noWrap/>
                <w:hideMark/>
              </w:tcPr>
            </w:tcPrChange>
          </w:tcPr>
          <w:p w14:paraId="3475961B" w14:textId="77777777" w:rsidR="00726F81" w:rsidRPr="00583302" w:rsidRDefault="00726F81" w:rsidP="00726F81">
            <w:pPr>
              <w:rPr>
                <w:b w:val="0"/>
                <w:bCs w:val="0"/>
                <w:color w:val="000000"/>
              </w:rPr>
            </w:pPr>
            <w:r w:rsidRPr="00583302">
              <w:rPr>
                <w:color w:val="000000"/>
              </w:rPr>
              <w:t>Increased Random cortisol</w:t>
            </w:r>
          </w:p>
        </w:tc>
        <w:tc>
          <w:tcPr>
            <w:tcW w:w="495" w:type="pct"/>
            <w:noWrap/>
            <w:hideMark/>
            <w:tcPrChange w:id="346" w:author="Joseph Sempa" w:date="2026-07-25T22:02:00Z" w16du:dateUtc="2026-07-25T20:02:00Z">
              <w:tcPr>
                <w:tcW w:w="495" w:type="pct"/>
                <w:noWrap/>
                <w:hideMark/>
              </w:tcPr>
            </w:tcPrChange>
          </w:tcPr>
          <w:p w14:paraId="1E0C4DFF"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548</w:t>
            </w:r>
          </w:p>
        </w:tc>
        <w:tc>
          <w:tcPr>
            <w:tcW w:w="279" w:type="pct"/>
            <w:noWrap/>
            <w:hideMark/>
            <w:tcPrChange w:id="347" w:author="Joseph Sempa" w:date="2026-07-25T22:02:00Z" w16du:dateUtc="2026-07-25T20:02:00Z">
              <w:tcPr>
                <w:tcW w:w="407" w:type="pct"/>
                <w:noWrap/>
                <w:hideMark/>
              </w:tcPr>
            </w:tcPrChange>
          </w:tcPr>
          <w:p w14:paraId="5918EE5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1.14</w:t>
            </w:r>
          </w:p>
        </w:tc>
        <w:tc>
          <w:tcPr>
            <w:tcW w:w="452" w:type="pct"/>
            <w:noWrap/>
            <w:hideMark/>
            <w:tcPrChange w:id="348" w:author="Joseph Sempa" w:date="2026-07-25T22:02:00Z" w16du:dateUtc="2026-07-25T20:02:00Z">
              <w:tcPr>
                <w:tcW w:w="599" w:type="pct"/>
                <w:noWrap/>
                <w:hideMark/>
              </w:tcPr>
            </w:tcPrChange>
          </w:tcPr>
          <w:p w14:paraId="2C7CCDCF"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1.08, 1.21</w:t>
            </w:r>
          </w:p>
        </w:tc>
        <w:tc>
          <w:tcPr>
            <w:tcW w:w="402" w:type="pct"/>
            <w:noWrap/>
            <w:hideMark/>
            <w:tcPrChange w:id="349" w:author="Joseph Sempa" w:date="2026-07-25T22:02:00Z" w16du:dateUtc="2026-07-25T20:02:00Z">
              <w:tcPr>
                <w:tcW w:w="469" w:type="pct"/>
                <w:gridSpan w:val="2"/>
                <w:noWrap/>
                <w:hideMark/>
              </w:tcPr>
            </w:tcPrChange>
          </w:tcPr>
          <w:p w14:paraId="4AF0533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&lt;0.001</w:t>
            </w:r>
          </w:p>
        </w:tc>
        <w:tc>
          <w:tcPr>
            <w:tcW w:w="402" w:type="pct"/>
            <w:noWrap/>
            <w:hideMark/>
            <w:tcPrChange w:id="350" w:author="Joseph Sempa" w:date="2026-07-25T22:02:00Z" w16du:dateUtc="2026-07-25T20:02:00Z">
              <w:tcPr>
                <w:tcW w:w="379" w:type="pct"/>
                <w:noWrap/>
                <w:hideMark/>
              </w:tcPr>
            </w:tcPrChange>
          </w:tcPr>
          <w:p w14:paraId="00B65196" w14:textId="3B2B4B6C"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1.15</w:t>
            </w:r>
          </w:p>
        </w:tc>
        <w:tc>
          <w:tcPr>
            <w:tcW w:w="1174" w:type="pct"/>
            <w:noWrap/>
            <w:hideMark/>
            <w:tcPrChange w:id="351" w:author="Joseph Sempa" w:date="2026-07-25T22:02:00Z" w16du:dateUtc="2026-07-25T20:02:00Z">
              <w:tcPr>
                <w:tcW w:w="855" w:type="pct"/>
                <w:noWrap/>
                <w:hideMark/>
              </w:tcPr>
            </w:tcPrChange>
          </w:tcPr>
          <w:p w14:paraId="6D6495B8" w14:textId="06F93B57"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1.08, 1.22</w:t>
            </w:r>
          </w:p>
        </w:tc>
        <w:tc>
          <w:tcPr>
            <w:tcW w:w="559" w:type="pct"/>
            <w:noWrap/>
            <w:hideMark/>
            <w:tcPrChange w:id="352" w:author="Joseph Sempa" w:date="2026-07-25T22:02:00Z" w16du:dateUtc="2026-07-25T20:02:00Z">
              <w:tcPr>
                <w:tcW w:w="559" w:type="pct"/>
                <w:noWrap/>
                <w:hideMark/>
              </w:tcPr>
            </w:tcPrChange>
          </w:tcPr>
          <w:p w14:paraId="46D0B6D2" w14:textId="22662890"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&lt;0.001</w:t>
            </w:r>
          </w:p>
        </w:tc>
      </w:tr>
      <w:tr w:rsidR="00D554AF" w:rsidRPr="002B186E" w14:paraId="2F6D9473"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53"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54" w:author="Joseph Sempa" w:date="2026-07-25T22:02:00Z" w16du:dateUtc="2026-07-25T20:02:00Z">
              <w:tcPr>
                <w:tcW w:w="1237" w:type="pct"/>
                <w:gridSpan w:val="2"/>
                <w:noWrap/>
                <w:hideMark/>
              </w:tcPr>
            </w:tcPrChange>
          </w:tcPr>
          <w:p w14:paraId="077AC056"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Basal_cortisol</w:t>
            </w:r>
          </w:p>
        </w:tc>
        <w:tc>
          <w:tcPr>
            <w:tcW w:w="495" w:type="pct"/>
            <w:noWrap/>
            <w:hideMark/>
            <w:tcPrChange w:id="355" w:author="Joseph Sempa" w:date="2026-07-25T22:02:00Z" w16du:dateUtc="2026-07-25T20:02:00Z">
              <w:tcPr>
                <w:tcW w:w="495" w:type="pct"/>
                <w:noWrap/>
                <w:hideMark/>
              </w:tcPr>
            </w:tcPrChange>
          </w:tcPr>
          <w:p w14:paraId="0B316A81"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167</w:t>
            </w:r>
          </w:p>
        </w:tc>
        <w:tc>
          <w:tcPr>
            <w:tcW w:w="279" w:type="pct"/>
            <w:noWrap/>
            <w:hideMark/>
            <w:tcPrChange w:id="356" w:author="Joseph Sempa" w:date="2026-07-25T22:02:00Z" w16du:dateUtc="2026-07-25T20:02:00Z">
              <w:tcPr>
                <w:tcW w:w="407" w:type="pct"/>
                <w:noWrap/>
                <w:hideMark/>
              </w:tcPr>
            </w:tcPrChange>
          </w:tcPr>
          <w:p w14:paraId="01CF8061"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1.06</w:t>
            </w:r>
          </w:p>
        </w:tc>
        <w:tc>
          <w:tcPr>
            <w:tcW w:w="452" w:type="pct"/>
            <w:noWrap/>
            <w:hideMark/>
            <w:tcPrChange w:id="357" w:author="Joseph Sempa" w:date="2026-07-25T22:02:00Z" w16du:dateUtc="2026-07-25T20:02:00Z">
              <w:tcPr>
                <w:tcW w:w="599" w:type="pct"/>
                <w:noWrap/>
                <w:hideMark/>
              </w:tcPr>
            </w:tcPrChange>
          </w:tcPr>
          <w:p w14:paraId="107CAE7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0.98, 1.15</w:t>
            </w:r>
          </w:p>
        </w:tc>
        <w:tc>
          <w:tcPr>
            <w:tcW w:w="402" w:type="pct"/>
            <w:noWrap/>
            <w:hideMark/>
            <w:tcPrChange w:id="358" w:author="Joseph Sempa" w:date="2026-07-25T22:02:00Z" w16du:dateUtc="2026-07-25T20:02:00Z">
              <w:tcPr>
                <w:tcW w:w="469" w:type="pct"/>
                <w:gridSpan w:val="2"/>
                <w:noWrap/>
                <w:hideMark/>
              </w:tcPr>
            </w:tcPrChange>
          </w:tcPr>
          <w:p w14:paraId="1A3E62BB"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0.134</w:t>
            </w:r>
          </w:p>
        </w:tc>
        <w:tc>
          <w:tcPr>
            <w:tcW w:w="402" w:type="pct"/>
            <w:noWrap/>
            <w:hideMark/>
            <w:tcPrChange w:id="359" w:author="Joseph Sempa" w:date="2026-07-25T22:02:00Z" w16du:dateUtc="2026-07-25T20:02:00Z">
              <w:tcPr>
                <w:tcW w:w="379" w:type="pct"/>
                <w:noWrap/>
                <w:hideMark/>
              </w:tcPr>
            </w:tcPrChange>
          </w:tcPr>
          <w:p w14:paraId="665E5355"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60" w:author="Joseph Sempa" w:date="2026-07-25T22:02:00Z" w16du:dateUtc="2026-07-25T20:02:00Z">
              <w:tcPr>
                <w:tcW w:w="855" w:type="pct"/>
                <w:noWrap/>
                <w:hideMark/>
              </w:tcPr>
            </w:tcPrChange>
          </w:tcPr>
          <w:p w14:paraId="4BAFD4F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61" w:author="Joseph Sempa" w:date="2026-07-25T22:02:00Z" w16du:dateUtc="2026-07-25T20:02:00Z">
              <w:tcPr>
                <w:tcW w:w="559" w:type="pct"/>
                <w:noWrap/>
                <w:hideMark/>
              </w:tcPr>
            </w:tcPrChange>
          </w:tcPr>
          <w:p w14:paraId="3389256D"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2D585F4D" w14:textId="77777777" w:rsidTr="00726F81">
        <w:trPr>
          <w:trHeight w:val="290"/>
          <w:trPrChange w:id="362"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63" w:author="Joseph Sempa" w:date="2026-07-25T22:02:00Z" w16du:dateUtc="2026-07-25T20:02:00Z">
              <w:tcPr>
                <w:tcW w:w="1237" w:type="pct"/>
                <w:gridSpan w:val="2"/>
                <w:noWrap/>
                <w:hideMark/>
              </w:tcPr>
            </w:tcPrChange>
          </w:tcPr>
          <w:p w14:paraId="19E4CF0E" w14:textId="77777777" w:rsidR="00726F81" w:rsidRPr="00583302" w:rsidRDefault="00726F81" w:rsidP="00726F81">
            <w:pPr>
              <w:rPr>
                <w:b w:val="0"/>
                <w:bCs w:val="0"/>
                <w:color w:val="000000"/>
              </w:rPr>
            </w:pPr>
            <w:r w:rsidRPr="00583302">
              <w:rPr>
                <w:color w:val="000000"/>
              </w:rPr>
              <w:t>Increased ACTH</w:t>
            </w:r>
          </w:p>
        </w:tc>
        <w:tc>
          <w:tcPr>
            <w:tcW w:w="495" w:type="pct"/>
            <w:noWrap/>
            <w:hideMark/>
            <w:tcPrChange w:id="364" w:author="Joseph Sempa" w:date="2026-07-25T22:02:00Z" w16du:dateUtc="2026-07-25T20:02:00Z">
              <w:tcPr>
                <w:tcW w:w="495" w:type="pct"/>
                <w:noWrap/>
                <w:hideMark/>
              </w:tcPr>
            </w:tcPrChange>
          </w:tcPr>
          <w:p w14:paraId="79E8064D"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548</w:t>
            </w:r>
          </w:p>
        </w:tc>
        <w:tc>
          <w:tcPr>
            <w:tcW w:w="279" w:type="pct"/>
            <w:noWrap/>
            <w:hideMark/>
            <w:tcPrChange w:id="365" w:author="Joseph Sempa" w:date="2026-07-25T22:02:00Z" w16du:dateUtc="2026-07-25T20:02:00Z">
              <w:tcPr>
                <w:tcW w:w="407" w:type="pct"/>
                <w:noWrap/>
                <w:hideMark/>
              </w:tcPr>
            </w:tcPrChange>
          </w:tcPr>
          <w:p w14:paraId="5546BD58"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2.17</w:t>
            </w:r>
          </w:p>
        </w:tc>
        <w:tc>
          <w:tcPr>
            <w:tcW w:w="452" w:type="pct"/>
            <w:noWrap/>
            <w:hideMark/>
            <w:tcPrChange w:id="366" w:author="Joseph Sempa" w:date="2026-07-25T22:02:00Z" w16du:dateUtc="2026-07-25T20:02:00Z">
              <w:tcPr>
                <w:tcW w:w="599" w:type="pct"/>
                <w:noWrap/>
                <w:hideMark/>
              </w:tcPr>
            </w:tcPrChange>
          </w:tcPr>
          <w:p w14:paraId="15DABF19"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1.35, 3.72</w:t>
            </w:r>
          </w:p>
        </w:tc>
        <w:tc>
          <w:tcPr>
            <w:tcW w:w="402" w:type="pct"/>
            <w:noWrap/>
            <w:hideMark/>
            <w:tcPrChange w:id="367" w:author="Joseph Sempa" w:date="2026-07-25T22:02:00Z" w16du:dateUtc="2026-07-25T20:02:00Z">
              <w:tcPr>
                <w:tcW w:w="469" w:type="pct"/>
                <w:gridSpan w:val="2"/>
                <w:noWrap/>
                <w:hideMark/>
              </w:tcPr>
            </w:tcPrChange>
          </w:tcPr>
          <w:p w14:paraId="03E1EBA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0.003</w:t>
            </w:r>
          </w:p>
        </w:tc>
        <w:tc>
          <w:tcPr>
            <w:tcW w:w="402" w:type="pct"/>
            <w:noWrap/>
            <w:hideMark/>
            <w:tcPrChange w:id="368" w:author="Joseph Sempa" w:date="2026-07-25T22:02:00Z" w16du:dateUtc="2026-07-25T20:02:00Z">
              <w:tcPr>
                <w:tcW w:w="379" w:type="pct"/>
                <w:noWrap/>
                <w:hideMark/>
              </w:tcPr>
            </w:tcPrChange>
          </w:tcPr>
          <w:p w14:paraId="0D1A9A79" w14:textId="442ED961"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1.55</w:t>
            </w:r>
          </w:p>
        </w:tc>
        <w:tc>
          <w:tcPr>
            <w:tcW w:w="1174" w:type="pct"/>
            <w:noWrap/>
            <w:hideMark/>
            <w:tcPrChange w:id="369" w:author="Joseph Sempa" w:date="2026-07-25T22:02:00Z" w16du:dateUtc="2026-07-25T20:02:00Z">
              <w:tcPr>
                <w:tcW w:w="855" w:type="pct"/>
                <w:noWrap/>
                <w:hideMark/>
              </w:tcPr>
            </w:tcPrChange>
          </w:tcPr>
          <w:p w14:paraId="50A4D2E5" w14:textId="5456398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0.90, 2.67</w:t>
            </w:r>
          </w:p>
        </w:tc>
        <w:tc>
          <w:tcPr>
            <w:tcW w:w="559" w:type="pct"/>
            <w:noWrap/>
            <w:hideMark/>
            <w:tcPrChange w:id="370" w:author="Joseph Sempa" w:date="2026-07-25T22:02:00Z" w16du:dateUtc="2026-07-25T20:02:00Z">
              <w:tcPr>
                <w:tcW w:w="559" w:type="pct"/>
                <w:noWrap/>
                <w:hideMark/>
              </w:tcPr>
            </w:tcPrChange>
          </w:tcPr>
          <w:p w14:paraId="5E3B8B35" w14:textId="0AE8C67C"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3676F4">
              <w:t>0.112</w:t>
            </w:r>
          </w:p>
        </w:tc>
      </w:tr>
      <w:tr w:rsidR="00726F81" w:rsidRPr="002B186E" w14:paraId="7B3BCCEF"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71"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72" w:author="Joseph Sempa" w:date="2026-07-25T22:02:00Z" w16du:dateUtc="2026-07-25T20:02:00Z">
              <w:tcPr>
                <w:tcW w:w="1237" w:type="pct"/>
                <w:gridSpan w:val="2"/>
                <w:noWrap/>
                <w:hideMark/>
              </w:tcPr>
            </w:tcPrChange>
          </w:tcPr>
          <w:p w14:paraId="324CC7CB"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Cryptococcus neoformans</w:t>
            </w:r>
          </w:p>
        </w:tc>
        <w:tc>
          <w:tcPr>
            <w:tcW w:w="495" w:type="pct"/>
            <w:noWrap/>
            <w:hideMark/>
            <w:tcPrChange w:id="373" w:author="Joseph Sempa" w:date="2026-07-25T22:02:00Z" w16du:dateUtc="2026-07-25T20:02:00Z">
              <w:tcPr>
                <w:tcW w:w="495" w:type="pct"/>
                <w:noWrap/>
                <w:hideMark/>
              </w:tcPr>
            </w:tcPrChange>
          </w:tcPr>
          <w:p w14:paraId="469980C6"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549</w:t>
            </w:r>
          </w:p>
        </w:tc>
        <w:tc>
          <w:tcPr>
            <w:tcW w:w="279" w:type="pct"/>
            <w:noWrap/>
            <w:hideMark/>
            <w:tcPrChange w:id="374" w:author="Joseph Sempa" w:date="2026-07-25T22:02:00Z" w16du:dateUtc="2026-07-25T20:02:00Z">
              <w:tcPr>
                <w:tcW w:w="407" w:type="pct"/>
                <w:noWrap/>
                <w:hideMark/>
              </w:tcPr>
            </w:tcPrChange>
          </w:tcPr>
          <w:p w14:paraId="09EE1775"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1.72</w:t>
            </w:r>
          </w:p>
        </w:tc>
        <w:tc>
          <w:tcPr>
            <w:tcW w:w="452" w:type="pct"/>
            <w:noWrap/>
            <w:hideMark/>
            <w:tcPrChange w:id="375" w:author="Joseph Sempa" w:date="2026-07-25T22:02:00Z" w16du:dateUtc="2026-07-25T20:02:00Z">
              <w:tcPr>
                <w:tcW w:w="599" w:type="pct"/>
                <w:noWrap/>
                <w:hideMark/>
              </w:tcPr>
            </w:tcPrChange>
          </w:tcPr>
          <w:p w14:paraId="0E0689B9"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0.79, 3.67</w:t>
            </w:r>
          </w:p>
        </w:tc>
        <w:tc>
          <w:tcPr>
            <w:tcW w:w="402" w:type="pct"/>
            <w:noWrap/>
            <w:hideMark/>
            <w:tcPrChange w:id="376" w:author="Joseph Sempa" w:date="2026-07-25T22:02:00Z" w16du:dateUtc="2026-07-25T20:02:00Z">
              <w:tcPr>
                <w:tcW w:w="469" w:type="pct"/>
                <w:gridSpan w:val="2"/>
                <w:noWrap/>
                <w:hideMark/>
              </w:tcPr>
            </w:tcPrChange>
          </w:tcPr>
          <w:p w14:paraId="2BDE23BF"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0.161</w:t>
            </w:r>
          </w:p>
        </w:tc>
        <w:tc>
          <w:tcPr>
            <w:tcW w:w="402" w:type="pct"/>
            <w:noWrap/>
            <w:hideMark/>
            <w:tcPrChange w:id="377" w:author="Joseph Sempa" w:date="2026-07-25T22:02:00Z" w16du:dateUtc="2026-07-25T20:02:00Z">
              <w:tcPr>
                <w:tcW w:w="379" w:type="pct"/>
                <w:noWrap/>
                <w:hideMark/>
              </w:tcPr>
            </w:tcPrChange>
          </w:tcPr>
          <w:p w14:paraId="040E304E" w14:textId="1F133480"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1.58</w:t>
            </w:r>
          </w:p>
        </w:tc>
        <w:tc>
          <w:tcPr>
            <w:tcW w:w="1174" w:type="pct"/>
            <w:noWrap/>
            <w:hideMark/>
            <w:tcPrChange w:id="378" w:author="Joseph Sempa" w:date="2026-07-25T22:02:00Z" w16du:dateUtc="2026-07-25T20:02:00Z">
              <w:tcPr>
                <w:tcW w:w="855" w:type="pct"/>
                <w:noWrap/>
                <w:hideMark/>
              </w:tcPr>
            </w:tcPrChange>
          </w:tcPr>
          <w:p w14:paraId="2F5FD29D" w14:textId="3ED1E7D8"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0.63, 3.97</w:t>
            </w:r>
          </w:p>
        </w:tc>
        <w:tc>
          <w:tcPr>
            <w:tcW w:w="559" w:type="pct"/>
            <w:noWrap/>
            <w:hideMark/>
            <w:tcPrChange w:id="379" w:author="Joseph Sempa" w:date="2026-07-25T22:02:00Z" w16du:dateUtc="2026-07-25T20:02:00Z">
              <w:tcPr>
                <w:tcW w:w="559" w:type="pct"/>
                <w:noWrap/>
                <w:hideMark/>
              </w:tcPr>
            </w:tcPrChange>
          </w:tcPr>
          <w:p w14:paraId="0A1FA64F" w14:textId="15B81F0A"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FE306A">
              <w:t>0.331</w:t>
            </w:r>
          </w:p>
        </w:tc>
      </w:tr>
      <w:tr w:rsidR="00D554AF" w:rsidRPr="002B186E" w14:paraId="5096CB56" w14:textId="77777777" w:rsidTr="00726F81">
        <w:trPr>
          <w:trHeight w:val="290"/>
          <w:trPrChange w:id="380"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81" w:author="Joseph Sempa" w:date="2026-07-25T22:02:00Z" w16du:dateUtc="2026-07-25T20:02:00Z">
              <w:tcPr>
                <w:tcW w:w="1237" w:type="pct"/>
                <w:gridSpan w:val="2"/>
                <w:noWrap/>
                <w:hideMark/>
              </w:tcPr>
            </w:tcPrChange>
          </w:tcPr>
          <w:p w14:paraId="4031DB6B" w14:textId="77777777" w:rsidR="00D554AF" w:rsidRPr="00583302" w:rsidRDefault="00D554AF" w:rsidP="00B70FBB">
            <w:pPr>
              <w:rPr>
                <w:b w:val="0"/>
                <w:bCs w:val="0"/>
                <w:color w:val="000000"/>
              </w:rPr>
            </w:pPr>
            <w:r w:rsidRPr="00583302">
              <w:rPr>
                <w:color w:val="000000"/>
              </w:rPr>
              <w:t>Pneumonia</w:t>
            </w:r>
          </w:p>
        </w:tc>
        <w:tc>
          <w:tcPr>
            <w:tcW w:w="495" w:type="pct"/>
            <w:noWrap/>
            <w:hideMark/>
            <w:tcPrChange w:id="382" w:author="Joseph Sempa" w:date="2026-07-25T22:02:00Z" w16du:dateUtc="2026-07-25T20:02:00Z">
              <w:tcPr>
                <w:tcW w:w="495" w:type="pct"/>
                <w:noWrap/>
                <w:hideMark/>
              </w:tcPr>
            </w:tcPrChange>
          </w:tcPr>
          <w:p w14:paraId="53BB759B"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549</w:t>
            </w:r>
          </w:p>
        </w:tc>
        <w:tc>
          <w:tcPr>
            <w:tcW w:w="279" w:type="pct"/>
            <w:noWrap/>
            <w:hideMark/>
            <w:tcPrChange w:id="383" w:author="Joseph Sempa" w:date="2026-07-25T22:02:00Z" w16du:dateUtc="2026-07-25T20:02:00Z">
              <w:tcPr>
                <w:tcW w:w="407" w:type="pct"/>
                <w:noWrap/>
                <w:hideMark/>
              </w:tcPr>
            </w:tcPrChange>
          </w:tcPr>
          <w:p w14:paraId="599B9E10"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0.66</w:t>
            </w:r>
          </w:p>
        </w:tc>
        <w:tc>
          <w:tcPr>
            <w:tcW w:w="452" w:type="pct"/>
            <w:noWrap/>
            <w:hideMark/>
            <w:tcPrChange w:id="384" w:author="Joseph Sempa" w:date="2026-07-25T22:02:00Z" w16du:dateUtc="2026-07-25T20:02:00Z">
              <w:tcPr>
                <w:tcW w:w="599" w:type="pct"/>
                <w:noWrap/>
                <w:hideMark/>
              </w:tcPr>
            </w:tcPrChange>
          </w:tcPr>
          <w:p w14:paraId="420BB516"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0.34, 1.21</w:t>
            </w:r>
          </w:p>
        </w:tc>
        <w:tc>
          <w:tcPr>
            <w:tcW w:w="402" w:type="pct"/>
            <w:noWrap/>
            <w:hideMark/>
            <w:tcPrChange w:id="385" w:author="Joseph Sempa" w:date="2026-07-25T22:02:00Z" w16du:dateUtc="2026-07-25T20:02:00Z">
              <w:tcPr>
                <w:tcW w:w="469" w:type="pct"/>
                <w:gridSpan w:val="2"/>
                <w:noWrap/>
                <w:hideMark/>
              </w:tcPr>
            </w:tcPrChange>
          </w:tcPr>
          <w:p w14:paraId="562EEEB3"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0.196</w:t>
            </w:r>
          </w:p>
        </w:tc>
        <w:tc>
          <w:tcPr>
            <w:tcW w:w="402" w:type="pct"/>
            <w:noWrap/>
            <w:hideMark/>
            <w:tcPrChange w:id="386" w:author="Joseph Sempa" w:date="2026-07-25T22:02:00Z" w16du:dateUtc="2026-07-25T20:02:00Z">
              <w:tcPr>
                <w:tcW w:w="379" w:type="pct"/>
                <w:noWrap/>
                <w:hideMark/>
              </w:tcPr>
            </w:tcPrChange>
          </w:tcPr>
          <w:p w14:paraId="61881D78"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0.59</w:t>
            </w:r>
          </w:p>
        </w:tc>
        <w:tc>
          <w:tcPr>
            <w:tcW w:w="1174" w:type="pct"/>
            <w:noWrap/>
            <w:hideMark/>
            <w:tcPrChange w:id="387" w:author="Joseph Sempa" w:date="2026-07-25T22:02:00Z" w16du:dateUtc="2026-07-25T20:02:00Z">
              <w:tcPr>
                <w:tcW w:w="855" w:type="pct"/>
                <w:noWrap/>
                <w:hideMark/>
              </w:tcPr>
            </w:tcPrChange>
          </w:tcPr>
          <w:p w14:paraId="3DDF79A2"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0.26, 1.32</w:t>
            </w:r>
          </w:p>
        </w:tc>
        <w:tc>
          <w:tcPr>
            <w:tcW w:w="559" w:type="pct"/>
            <w:noWrap/>
            <w:hideMark/>
            <w:tcPrChange w:id="388" w:author="Joseph Sempa" w:date="2026-07-25T22:02:00Z" w16du:dateUtc="2026-07-25T20:02:00Z">
              <w:tcPr>
                <w:tcW w:w="559" w:type="pct"/>
                <w:noWrap/>
                <w:hideMark/>
              </w:tcPr>
            </w:tcPrChange>
          </w:tcPr>
          <w:p w14:paraId="414A0B0D"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0.196</w:t>
            </w:r>
          </w:p>
        </w:tc>
      </w:tr>
      <w:tr w:rsidR="00D554AF" w:rsidRPr="002B186E" w14:paraId="2039D490" w14:textId="77777777" w:rsidTr="00726F81">
        <w:trPr>
          <w:cnfStyle w:val="000000100000" w:firstRow="0" w:lastRow="0" w:firstColumn="0" w:lastColumn="0" w:oddVBand="0" w:evenVBand="0" w:oddHBand="1" w:evenHBand="0" w:firstRowFirstColumn="0" w:firstRowLastColumn="0" w:lastRowFirstColumn="0" w:lastRowLastColumn="0"/>
          <w:trHeight w:val="290"/>
          <w:trPrChange w:id="389"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90" w:author="Joseph Sempa" w:date="2026-07-25T22:02:00Z" w16du:dateUtc="2026-07-25T20:02:00Z">
              <w:tcPr>
                <w:tcW w:w="1237" w:type="pct"/>
                <w:gridSpan w:val="2"/>
                <w:noWrap/>
                <w:hideMark/>
              </w:tcPr>
            </w:tcPrChange>
          </w:tcPr>
          <w:p w14:paraId="4403855F"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CD4 count</w:t>
            </w:r>
          </w:p>
        </w:tc>
        <w:tc>
          <w:tcPr>
            <w:tcW w:w="495" w:type="pct"/>
            <w:noWrap/>
            <w:hideMark/>
            <w:tcPrChange w:id="391" w:author="Joseph Sempa" w:date="2026-07-25T22:02:00Z" w16du:dateUtc="2026-07-25T20:02:00Z">
              <w:tcPr>
                <w:tcW w:w="495" w:type="pct"/>
                <w:noWrap/>
                <w:hideMark/>
              </w:tcPr>
            </w:tcPrChange>
          </w:tcPr>
          <w:p w14:paraId="56207343" w14:textId="77777777" w:rsidR="00D554AF" w:rsidRPr="00583302" w:rsidRDefault="00D554AF" w:rsidP="00B70FBB">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557</w:t>
            </w:r>
          </w:p>
        </w:tc>
        <w:tc>
          <w:tcPr>
            <w:tcW w:w="279" w:type="pct"/>
            <w:noWrap/>
            <w:hideMark/>
            <w:tcPrChange w:id="392" w:author="Joseph Sempa" w:date="2026-07-25T22:02:00Z" w16du:dateUtc="2026-07-25T20:02:00Z">
              <w:tcPr>
                <w:tcW w:w="407" w:type="pct"/>
                <w:noWrap/>
                <w:hideMark/>
              </w:tcPr>
            </w:tcPrChange>
          </w:tcPr>
          <w:p w14:paraId="35F2C4CE"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0.77</w:t>
            </w:r>
          </w:p>
        </w:tc>
        <w:tc>
          <w:tcPr>
            <w:tcW w:w="452" w:type="pct"/>
            <w:noWrap/>
            <w:hideMark/>
            <w:tcPrChange w:id="393" w:author="Joseph Sempa" w:date="2026-07-25T22:02:00Z" w16du:dateUtc="2026-07-25T20:02:00Z">
              <w:tcPr>
                <w:tcW w:w="599" w:type="pct"/>
                <w:noWrap/>
                <w:hideMark/>
              </w:tcPr>
            </w:tcPrChange>
          </w:tcPr>
          <w:p w14:paraId="3D74E927"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0.56, 1.06</w:t>
            </w:r>
          </w:p>
        </w:tc>
        <w:tc>
          <w:tcPr>
            <w:tcW w:w="402" w:type="pct"/>
            <w:noWrap/>
            <w:hideMark/>
            <w:tcPrChange w:id="394" w:author="Joseph Sempa" w:date="2026-07-25T22:02:00Z" w16du:dateUtc="2026-07-25T20:02:00Z">
              <w:tcPr>
                <w:tcW w:w="469" w:type="pct"/>
                <w:gridSpan w:val="2"/>
                <w:noWrap/>
                <w:hideMark/>
              </w:tcPr>
            </w:tcPrChange>
          </w:tcPr>
          <w:p w14:paraId="49216099"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0.113</w:t>
            </w:r>
          </w:p>
        </w:tc>
        <w:tc>
          <w:tcPr>
            <w:tcW w:w="402" w:type="pct"/>
            <w:noWrap/>
            <w:hideMark/>
            <w:tcPrChange w:id="395" w:author="Joseph Sempa" w:date="2026-07-25T22:02:00Z" w16du:dateUtc="2026-07-25T20:02:00Z">
              <w:tcPr>
                <w:tcW w:w="379" w:type="pct"/>
                <w:noWrap/>
                <w:hideMark/>
              </w:tcPr>
            </w:tcPrChange>
          </w:tcPr>
          <w:p w14:paraId="2083A8D9"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1174" w:type="pct"/>
            <w:noWrap/>
            <w:hideMark/>
            <w:tcPrChange w:id="396" w:author="Joseph Sempa" w:date="2026-07-25T22:02:00Z" w16du:dateUtc="2026-07-25T20:02:00Z">
              <w:tcPr>
                <w:tcW w:w="855" w:type="pct"/>
                <w:noWrap/>
                <w:hideMark/>
              </w:tcPr>
            </w:tcPrChange>
          </w:tcPr>
          <w:p w14:paraId="75F1497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397" w:author="Joseph Sempa" w:date="2026-07-25T22:02:00Z" w16du:dateUtc="2026-07-25T20:02:00Z">
              <w:tcPr>
                <w:tcW w:w="559" w:type="pct"/>
                <w:noWrap/>
                <w:hideMark/>
              </w:tcPr>
            </w:tcPrChange>
          </w:tcPr>
          <w:p w14:paraId="449B9898"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D554AF" w:rsidRPr="002B186E" w14:paraId="584023D8" w14:textId="77777777" w:rsidTr="00726F81">
        <w:trPr>
          <w:trHeight w:val="290"/>
          <w:trPrChange w:id="398"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399" w:author="Joseph Sempa" w:date="2026-07-25T22:02:00Z" w16du:dateUtc="2026-07-25T20:02:00Z">
              <w:tcPr>
                <w:tcW w:w="1237" w:type="pct"/>
                <w:gridSpan w:val="2"/>
                <w:noWrap/>
                <w:hideMark/>
              </w:tcPr>
            </w:tcPrChange>
          </w:tcPr>
          <w:p w14:paraId="659C6DE1" w14:textId="77777777" w:rsidR="00D554AF" w:rsidRPr="00583302" w:rsidRDefault="00D554AF" w:rsidP="00B70FBB">
            <w:pPr>
              <w:rPr>
                <w:b w:val="0"/>
                <w:bCs w:val="0"/>
                <w:color w:val="000000"/>
              </w:rPr>
            </w:pPr>
            <w:r w:rsidRPr="00583302">
              <w:rPr>
                <w:color w:val="000000"/>
              </w:rPr>
              <w:t>Viral load</w:t>
            </w:r>
          </w:p>
        </w:tc>
        <w:tc>
          <w:tcPr>
            <w:tcW w:w="495" w:type="pct"/>
            <w:noWrap/>
            <w:hideMark/>
            <w:tcPrChange w:id="400" w:author="Joseph Sempa" w:date="2026-07-25T22:02:00Z" w16du:dateUtc="2026-07-25T20:02:00Z">
              <w:tcPr>
                <w:tcW w:w="495" w:type="pct"/>
                <w:noWrap/>
                <w:hideMark/>
              </w:tcPr>
            </w:tcPrChange>
          </w:tcPr>
          <w:p w14:paraId="3D303B36" w14:textId="77777777" w:rsidR="00D554AF" w:rsidRPr="00583302" w:rsidRDefault="00D554AF" w:rsidP="00B70FBB">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126</w:t>
            </w:r>
          </w:p>
        </w:tc>
        <w:tc>
          <w:tcPr>
            <w:tcW w:w="279" w:type="pct"/>
            <w:noWrap/>
            <w:hideMark/>
            <w:tcPrChange w:id="401" w:author="Joseph Sempa" w:date="2026-07-25T22:02:00Z" w16du:dateUtc="2026-07-25T20:02:00Z">
              <w:tcPr>
                <w:tcW w:w="407" w:type="pct"/>
                <w:noWrap/>
                <w:hideMark/>
              </w:tcPr>
            </w:tcPrChange>
          </w:tcPr>
          <w:p w14:paraId="7E5C64B9"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1.08</w:t>
            </w:r>
          </w:p>
        </w:tc>
        <w:tc>
          <w:tcPr>
            <w:tcW w:w="452" w:type="pct"/>
            <w:noWrap/>
            <w:hideMark/>
            <w:tcPrChange w:id="402" w:author="Joseph Sempa" w:date="2026-07-25T22:02:00Z" w16du:dateUtc="2026-07-25T20:02:00Z">
              <w:tcPr>
                <w:tcW w:w="599" w:type="pct"/>
                <w:noWrap/>
                <w:hideMark/>
              </w:tcPr>
            </w:tcPrChange>
          </w:tcPr>
          <w:p w14:paraId="399112CE"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0.98, 1.21</w:t>
            </w:r>
          </w:p>
        </w:tc>
        <w:tc>
          <w:tcPr>
            <w:tcW w:w="402" w:type="pct"/>
            <w:noWrap/>
            <w:hideMark/>
            <w:tcPrChange w:id="403" w:author="Joseph Sempa" w:date="2026-07-25T22:02:00Z" w16du:dateUtc="2026-07-25T20:02:00Z">
              <w:tcPr>
                <w:tcW w:w="469" w:type="pct"/>
                <w:gridSpan w:val="2"/>
                <w:noWrap/>
                <w:hideMark/>
              </w:tcPr>
            </w:tcPrChange>
          </w:tcPr>
          <w:p w14:paraId="0D8B3D95"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0.142</w:t>
            </w:r>
          </w:p>
        </w:tc>
        <w:tc>
          <w:tcPr>
            <w:tcW w:w="402" w:type="pct"/>
            <w:noWrap/>
            <w:hideMark/>
            <w:tcPrChange w:id="404" w:author="Joseph Sempa" w:date="2026-07-25T22:02:00Z" w16du:dateUtc="2026-07-25T20:02:00Z">
              <w:tcPr>
                <w:tcW w:w="379" w:type="pct"/>
                <w:noWrap/>
                <w:hideMark/>
              </w:tcPr>
            </w:tcPrChange>
          </w:tcPr>
          <w:p w14:paraId="31C64151" w14:textId="77777777" w:rsidR="00D554AF" w:rsidRPr="00583302" w:rsidRDefault="00D554AF" w:rsidP="00B70FBB">
            <w:pPr>
              <w:cnfStyle w:val="000000000000" w:firstRow="0" w:lastRow="0" w:firstColumn="0" w:lastColumn="0" w:oddVBand="0" w:evenVBand="0" w:oddHBand="0" w:evenHBand="0" w:firstRowFirstColumn="0" w:firstRowLastColumn="0" w:lastRowFirstColumn="0" w:lastRowLastColumn="0"/>
              <w:rPr>
                <w:color w:val="000000"/>
              </w:rPr>
            </w:pPr>
          </w:p>
        </w:tc>
        <w:tc>
          <w:tcPr>
            <w:tcW w:w="1174" w:type="pct"/>
            <w:noWrap/>
            <w:hideMark/>
            <w:tcPrChange w:id="405" w:author="Joseph Sempa" w:date="2026-07-25T22:02:00Z" w16du:dateUtc="2026-07-25T20:02:00Z">
              <w:tcPr>
                <w:tcW w:w="855" w:type="pct"/>
                <w:noWrap/>
                <w:hideMark/>
              </w:tcPr>
            </w:tcPrChange>
          </w:tcPr>
          <w:p w14:paraId="1DC47F25"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c>
          <w:tcPr>
            <w:tcW w:w="559" w:type="pct"/>
            <w:noWrap/>
            <w:hideMark/>
            <w:tcPrChange w:id="406" w:author="Joseph Sempa" w:date="2026-07-25T22:02:00Z" w16du:dateUtc="2026-07-25T20:02:00Z">
              <w:tcPr>
                <w:tcW w:w="559" w:type="pct"/>
                <w:noWrap/>
                <w:hideMark/>
              </w:tcPr>
            </w:tcPrChange>
          </w:tcPr>
          <w:p w14:paraId="164E6332" w14:textId="77777777" w:rsidR="00D554AF" w:rsidRPr="002B186E" w:rsidRDefault="00D554AF" w:rsidP="00B70FBB">
            <w:pPr>
              <w:cnfStyle w:val="000000000000" w:firstRow="0" w:lastRow="0" w:firstColumn="0" w:lastColumn="0" w:oddVBand="0" w:evenVBand="0" w:oddHBand="0" w:evenHBand="0" w:firstRowFirstColumn="0" w:firstRowLastColumn="0" w:lastRowFirstColumn="0" w:lastRowLastColumn="0"/>
              <w:rPr>
                <w:sz w:val="20"/>
                <w:szCs w:val="20"/>
              </w:rPr>
            </w:pPr>
          </w:p>
        </w:tc>
      </w:tr>
      <w:tr w:rsidR="00D554AF" w:rsidRPr="002B186E" w14:paraId="24AC6E54" w14:textId="77777777" w:rsidTr="00726F81">
        <w:trPr>
          <w:cnfStyle w:val="000000100000" w:firstRow="0" w:lastRow="0" w:firstColumn="0" w:lastColumn="0" w:oddVBand="0" w:evenVBand="0" w:oddHBand="1" w:evenHBand="0" w:firstRowFirstColumn="0" w:firstRowLastColumn="0" w:lastRowFirstColumn="0" w:lastRowLastColumn="0"/>
          <w:trHeight w:val="290"/>
          <w:trPrChange w:id="407"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08" w:author="Joseph Sempa" w:date="2026-07-25T22:02:00Z" w16du:dateUtc="2026-07-25T20:02:00Z">
              <w:tcPr>
                <w:tcW w:w="1237" w:type="pct"/>
                <w:gridSpan w:val="2"/>
                <w:noWrap/>
                <w:hideMark/>
              </w:tcPr>
            </w:tcPrChange>
          </w:tcPr>
          <w:p w14:paraId="2FABF587" w14:textId="77777777" w:rsidR="00D554AF" w:rsidRPr="00583302" w:rsidRDefault="00D554AF" w:rsidP="00B70FBB">
            <w:pPr>
              <w:cnfStyle w:val="001000100000" w:firstRow="0" w:lastRow="0" w:firstColumn="1" w:lastColumn="0" w:oddVBand="0" w:evenVBand="0" w:oddHBand="1" w:evenHBand="0" w:firstRowFirstColumn="0" w:firstRowLastColumn="0" w:lastRowFirstColumn="0" w:lastRowLastColumn="0"/>
              <w:rPr>
                <w:bCs w:val="0"/>
                <w:color w:val="000000"/>
              </w:rPr>
            </w:pPr>
            <w:r w:rsidRPr="00583302">
              <w:rPr>
                <w:color w:val="000000"/>
              </w:rPr>
              <w:t>Medications</w:t>
            </w:r>
          </w:p>
        </w:tc>
        <w:tc>
          <w:tcPr>
            <w:tcW w:w="495" w:type="pct"/>
            <w:noWrap/>
            <w:hideMark/>
            <w:tcPrChange w:id="409" w:author="Joseph Sempa" w:date="2026-07-25T22:02:00Z" w16du:dateUtc="2026-07-25T20:02:00Z">
              <w:tcPr>
                <w:tcW w:w="495" w:type="pct"/>
                <w:noWrap/>
                <w:hideMark/>
              </w:tcPr>
            </w:tcPrChange>
          </w:tcPr>
          <w:p w14:paraId="72F710A2" w14:textId="77777777" w:rsidR="00D554AF" w:rsidRPr="00583302" w:rsidRDefault="00D554AF" w:rsidP="00B70FBB">
            <w:pPr>
              <w:cnfStyle w:val="000000100000" w:firstRow="0" w:lastRow="0" w:firstColumn="0" w:lastColumn="0" w:oddVBand="0" w:evenVBand="0" w:oddHBand="1" w:evenHBand="0" w:firstRowFirstColumn="0" w:firstRowLastColumn="0" w:lastRowFirstColumn="0" w:lastRowLastColumn="0"/>
              <w:rPr>
                <w:color w:val="000000"/>
              </w:rPr>
            </w:pPr>
          </w:p>
        </w:tc>
        <w:tc>
          <w:tcPr>
            <w:tcW w:w="279" w:type="pct"/>
            <w:noWrap/>
            <w:hideMark/>
            <w:tcPrChange w:id="410" w:author="Joseph Sempa" w:date="2026-07-25T22:02:00Z" w16du:dateUtc="2026-07-25T20:02:00Z">
              <w:tcPr>
                <w:tcW w:w="407" w:type="pct"/>
                <w:noWrap/>
                <w:hideMark/>
              </w:tcPr>
            </w:tcPrChange>
          </w:tcPr>
          <w:p w14:paraId="0B4619D4"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52" w:type="pct"/>
            <w:noWrap/>
            <w:hideMark/>
            <w:tcPrChange w:id="411" w:author="Joseph Sempa" w:date="2026-07-25T22:02:00Z" w16du:dateUtc="2026-07-25T20:02:00Z">
              <w:tcPr>
                <w:tcW w:w="599" w:type="pct"/>
                <w:noWrap/>
                <w:hideMark/>
              </w:tcPr>
            </w:tcPrChange>
          </w:tcPr>
          <w:p w14:paraId="1B59A0FA"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412" w:author="Joseph Sempa" w:date="2026-07-25T22:02:00Z" w16du:dateUtc="2026-07-25T20:02:00Z">
              <w:tcPr>
                <w:tcW w:w="469" w:type="pct"/>
                <w:gridSpan w:val="2"/>
                <w:noWrap/>
                <w:hideMark/>
              </w:tcPr>
            </w:tcPrChange>
          </w:tcPr>
          <w:p w14:paraId="58814AD2"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402" w:type="pct"/>
            <w:noWrap/>
            <w:hideMark/>
            <w:tcPrChange w:id="413" w:author="Joseph Sempa" w:date="2026-07-25T22:02:00Z" w16du:dateUtc="2026-07-25T20:02:00Z">
              <w:tcPr>
                <w:tcW w:w="379" w:type="pct"/>
                <w:noWrap/>
                <w:hideMark/>
              </w:tcPr>
            </w:tcPrChange>
          </w:tcPr>
          <w:p w14:paraId="73203660"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1174" w:type="pct"/>
            <w:noWrap/>
            <w:hideMark/>
            <w:tcPrChange w:id="414" w:author="Joseph Sempa" w:date="2026-07-25T22:02:00Z" w16du:dateUtc="2026-07-25T20:02:00Z">
              <w:tcPr>
                <w:tcW w:w="855" w:type="pct"/>
                <w:noWrap/>
                <w:hideMark/>
              </w:tcPr>
            </w:tcPrChange>
          </w:tcPr>
          <w:p w14:paraId="35D2E3C8"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c>
          <w:tcPr>
            <w:tcW w:w="559" w:type="pct"/>
            <w:noWrap/>
            <w:hideMark/>
            <w:tcPrChange w:id="415" w:author="Joseph Sempa" w:date="2026-07-25T22:02:00Z" w16du:dateUtc="2026-07-25T20:02:00Z">
              <w:tcPr>
                <w:tcW w:w="559" w:type="pct"/>
                <w:noWrap/>
                <w:hideMark/>
              </w:tcPr>
            </w:tcPrChange>
          </w:tcPr>
          <w:p w14:paraId="76794080" w14:textId="77777777" w:rsidR="00D554AF" w:rsidRPr="002B186E" w:rsidRDefault="00D554AF" w:rsidP="00B70FBB">
            <w:pPr>
              <w:cnfStyle w:val="000000100000" w:firstRow="0" w:lastRow="0" w:firstColumn="0" w:lastColumn="0" w:oddVBand="0" w:evenVBand="0" w:oddHBand="1" w:evenHBand="0" w:firstRowFirstColumn="0" w:firstRowLastColumn="0" w:lastRowFirstColumn="0" w:lastRowLastColumn="0"/>
              <w:rPr>
                <w:sz w:val="20"/>
                <w:szCs w:val="20"/>
              </w:rPr>
            </w:pPr>
          </w:p>
        </w:tc>
      </w:tr>
      <w:tr w:rsidR="00726F81" w:rsidRPr="002B186E" w14:paraId="217C4431" w14:textId="77777777" w:rsidTr="00726F81">
        <w:trPr>
          <w:trHeight w:val="290"/>
          <w:trPrChange w:id="416"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17" w:author="Joseph Sempa" w:date="2026-07-25T22:02:00Z" w16du:dateUtc="2026-07-25T20:02:00Z">
              <w:tcPr>
                <w:tcW w:w="1237" w:type="pct"/>
                <w:gridSpan w:val="2"/>
                <w:noWrap/>
                <w:hideMark/>
              </w:tcPr>
            </w:tcPrChange>
          </w:tcPr>
          <w:p w14:paraId="061161B7" w14:textId="77777777" w:rsidR="00726F81" w:rsidRPr="00583302" w:rsidRDefault="00726F81" w:rsidP="00726F81">
            <w:pPr>
              <w:rPr>
                <w:b w:val="0"/>
                <w:bCs w:val="0"/>
                <w:color w:val="000000"/>
              </w:rPr>
            </w:pPr>
            <w:r w:rsidRPr="00583302">
              <w:rPr>
                <w:color w:val="000000"/>
              </w:rPr>
              <w:t>Opiate use</w:t>
            </w:r>
          </w:p>
        </w:tc>
        <w:tc>
          <w:tcPr>
            <w:tcW w:w="495" w:type="pct"/>
            <w:noWrap/>
            <w:hideMark/>
            <w:tcPrChange w:id="418" w:author="Joseph Sempa" w:date="2026-07-25T22:02:00Z" w16du:dateUtc="2026-07-25T20:02:00Z">
              <w:tcPr>
                <w:tcW w:w="495" w:type="pct"/>
                <w:noWrap/>
                <w:hideMark/>
              </w:tcPr>
            </w:tcPrChange>
          </w:tcPr>
          <w:p w14:paraId="63DE4ABF" w14:textId="77777777"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563</w:t>
            </w:r>
          </w:p>
        </w:tc>
        <w:tc>
          <w:tcPr>
            <w:tcW w:w="279" w:type="pct"/>
            <w:noWrap/>
            <w:hideMark/>
            <w:tcPrChange w:id="419" w:author="Joseph Sempa" w:date="2026-07-25T22:02:00Z" w16du:dateUtc="2026-07-25T20:02:00Z">
              <w:tcPr>
                <w:tcW w:w="407" w:type="pct"/>
                <w:noWrap/>
                <w:hideMark/>
              </w:tcPr>
            </w:tcPrChange>
          </w:tcPr>
          <w:p w14:paraId="61E6741A"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0.55</w:t>
            </w:r>
          </w:p>
        </w:tc>
        <w:tc>
          <w:tcPr>
            <w:tcW w:w="452" w:type="pct"/>
            <w:noWrap/>
            <w:hideMark/>
            <w:tcPrChange w:id="420" w:author="Joseph Sempa" w:date="2026-07-25T22:02:00Z" w16du:dateUtc="2026-07-25T20:02:00Z">
              <w:tcPr>
                <w:tcW w:w="599" w:type="pct"/>
                <w:noWrap/>
                <w:hideMark/>
              </w:tcPr>
            </w:tcPrChange>
          </w:tcPr>
          <w:p w14:paraId="6100E6CE"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0.33, 0.87</w:t>
            </w:r>
          </w:p>
        </w:tc>
        <w:tc>
          <w:tcPr>
            <w:tcW w:w="402" w:type="pct"/>
            <w:noWrap/>
            <w:hideMark/>
            <w:tcPrChange w:id="421" w:author="Joseph Sempa" w:date="2026-07-25T22:02:00Z" w16du:dateUtc="2026-07-25T20:02:00Z">
              <w:tcPr>
                <w:tcW w:w="469" w:type="pct"/>
                <w:gridSpan w:val="2"/>
                <w:noWrap/>
                <w:hideMark/>
              </w:tcPr>
            </w:tcPrChange>
          </w:tcPr>
          <w:p w14:paraId="7AA3531C" w14:textId="77777777"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583302">
              <w:rPr>
                <w:color w:val="000000"/>
              </w:rPr>
              <w:t>0.013</w:t>
            </w:r>
          </w:p>
        </w:tc>
        <w:tc>
          <w:tcPr>
            <w:tcW w:w="402" w:type="pct"/>
            <w:noWrap/>
            <w:hideMark/>
            <w:tcPrChange w:id="422" w:author="Joseph Sempa" w:date="2026-07-25T22:02:00Z" w16du:dateUtc="2026-07-25T20:02:00Z">
              <w:tcPr>
                <w:tcW w:w="379" w:type="pct"/>
                <w:noWrap/>
                <w:hideMark/>
              </w:tcPr>
            </w:tcPrChange>
          </w:tcPr>
          <w:p w14:paraId="66B8570D" w14:textId="538B86BE"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0.54</w:t>
            </w:r>
          </w:p>
        </w:tc>
        <w:tc>
          <w:tcPr>
            <w:tcW w:w="1174" w:type="pct"/>
            <w:noWrap/>
            <w:hideMark/>
            <w:tcPrChange w:id="423" w:author="Joseph Sempa" w:date="2026-07-25T22:02:00Z" w16du:dateUtc="2026-07-25T20:02:00Z">
              <w:tcPr>
                <w:tcW w:w="855" w:type="pct"/>
                <w:noWrap/>
                <w:hideMark/>
              </w:tcPr>
            </w:tcPrChange>
          </w:tcPr>
          <w:p w14:paraId="48F06D8E" w14:textId="2ABD0523"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0.32, 0.89</w:t>
            </w:r>
          </w:p>
        </w:tc>
        <w:tc>
          <w:tcPr>
            <w:tcW w:w="559" w:type="pct"/>
            <w:noWrap/>
            <w:hideMark/>
            <w:tcPrChange w:id="424" w:author="Joseph Sempa" w:date="2026-07-25T22:02:00Z" w16du:dateUtc="2026-07-25T20:02:00Z">
              <w:tcPr>
                <w:tcW w:w="559" w:type="pct"/>
                <w:noWrap/>
                <w:hideMark/>
              </w:tcPr>
            </w:tcPrChange>
          </w:tcPr>
          <w:p w14:paraId="4AA7C6A3" w14:textId="307AC896" w:rsidR="00726F81" w:rsidRPr="00726F81" w:rsidRDefault="00726F81" w:rsidP="00726F81">
            <w:pPr>
              <w:cnfStyle w:val="000000000000" w:firstRow="0" w:lastRow="0" w:firstColumn="0" w:lastColumn="0" w:oddVBand="0" w:evenVBand="0" w:oddHBand="0" w:evenHBand="0" w:firstRowFirstColumn="0" w:firstRowLastColumn="0" w:lastRowFirstColumn="0" w:lastRowLastColumn="0"/>
              <w:rPr>
                <w:b/>
                <w:bCs/>
                <w:color w:val="000000"/>
              </w:rPr>
            </w:pPr>
            <w:r w:rsidRPr="00726F81">
              <w:rPr>
                <w:b/>
                <w:bCs/>
              </w:rPr>
              <w:t>0.016</w:t>
            </w:r>
          </w:p>
        </w:tc>
      </w:tr>
      <w:tr w:rsidR="00726F81" w:rsidRPr="002B186E" w14:paraId="42CDE49F" w14:textId="77777777" w:rsidTr="00726F81">
        <w:trPr>
          <w:cnfStyle w:val="000000100000" w:firstRow="0" w:lastRow="0" w:firstColumn="0" w:lastColumn="0" w:oddVBand="0" w:evenVBand="0" w:oddHBand="1" w:evenHBand="0" w:firstRowFirstColumn="0" w:firstRowLastColumn="0" w:lastRowFirstColumn="0" w:lastRowLastColumn="0"/>
          <w:trHeight w:val="290"/>
          <w:trPrChange w:id="425"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hideMark/>
            <w:tcPrChange w:id="426" w:author="Joseph Sempa" w:date="2026-07-25T22:02:00Z" w16du:dateUtc="2026-07-25T20:02:00Z">
              <w:tcPr>
                <w:tcW w:w="1237" w:type="pct"/>
                <w:gridSpan w:val="2"/>
                <w:noWrap/>
                <w:hideMark/>
              </w:tcPr>
            </w:tcPrChange>
          </w:tcPr>
          <w:p w14:paraId="3750D1A3" w14:textId="77777777" w:rsidR="00726F81" w:rsidRPr="00583302" w:rsidRDefault="00726F81" w:rsidP="00726F81">
            <w:pPr>
              <w:cnfStyle w:val="001000100000" w:firstRow="0" w:lastRow="0" w:firstColumn="1" w:lastColumn="0" w:oddVBand="0" w:evenVBand="0" w:oddHBand="1" w:evenHBand="0" w:firstRowFirstColumn="0" w:firstRowLastColumn="0" w:lastRowFirstColumn="0" w:lastRowLastColumn="0"/>
              <w:rPr>
                <w:b w:val="0"/>
                <w:bCs w:val="0"/>
                <w:color w:val="000000"/>
              </w:rPr>
            </w:pPr>
            <w:r w:rsidRPr="00583302">
              <w:rPr>
                <w:color w:val="000000"/>
              </w:rPr>
              <w:t>Fluconazole</w:t>
            </w:r>
          </w:p>
        </w:tc>
        <w:tc>
          <w:tcPr>
            <w:tcW w:w="495" w:type="pct"/>
            <w:noWrap/>
            <w:hideMark/>
            <w:tcPrChange w:id="427" w:author="Joseph Sempa" w:date="2026-07-25T22:02:00Z" w16du:dateUtc="2026-07-25T20:02:00Z">
              <w:tcPr>
                <w:tcW w:w="495" w:type="pct"/>
                <w:noWrap/>
                <w:hideMark/>
              </w:tcPr>
            </w:tcPrChange>
          </w:tcPr>
          <w:p w14:paraId="328718C8" w14:textId="77777777" w:rsidR="00726F81" w:rsidRPr="00583302" w:rsidRDefault="00726F81" w:rsidP="00726F81">
            <w:pPr>
              <w:jc w:val="right"/>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563</w:t>
            </w:r>
          </w:p>
        </w:tc>
        <w:tc>
          <w:tcPr>
            <w:tcW w:w="279" w:type="pct"/>
            <w:noWrap/>
            <w:hideMark/>
            <w:tcPrChange w:id="428" w:author="Joseph Sempa" w:date="2026-07-25T22:02:00Z" w16du:dateUtc="2026-07-25T20:02:00Z">
              <w:tcPr>
                <w:tcW w:w="407" w:type="pct"/>
                <w:noWrap/>
                <w:hideMark/>
              </w:tcPr>
            </w:tcPrChange>
          </w:tcPr>
          <w:p w14:paraId="03CE7DD6"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1.64</w:t>
            </w:r>
          </w:p>
        </w:tc>
        <w:tc>
          <w:tcPr>
            <w:tcW w:w="452" w:type="pct"/>
            <w:noWrap/>
            <w:hideMark/>
            <w:tcPrChange w:id="429" w:author="Joseph Sempa" w:date="2026-07-25T22:02:00Z" w16du:dateUtc="2026-07-25T20:02:00Z">
              <w:tcPr>
                <w:tcW w:w="599" w:type="pct"/>
                <w:noWrap/>
                <w:hideMark/>
              </w:tcPr>
            </w:tcPrChange>
          </w:tcPr>
          <w:p w14:paraId="23BE31AB"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0.98, 2.71</w:t>
            </w:r>
          </w:p>
        </w:tc>
        <w:tc>
          <w:tcPr>
            <w:tcW w:w="402" w:type="pct"/>
            <w:noWrap/>
            <w:hideMark/>
            <w:tcPrChange w:id="430" w:author="Joseph Sempa" w:date="2026-07-25T22:02:00Z" w16du:dateUtc="2026-07-25T20:02:00Z">
              <w:tcPr>
                <w:tcW w:w="469" w:type="pct"/>
                <w:gridSpan w:val="2"/>
                <w:noWrap/>
                <w:hideMark/>
              </w:tcPr>
            </w:tcPrChange>
          </w:tcPr>
          <w:p w14:paraId="52842611" w14:textId="77777777"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583302">
              <w:rPr>
                <w:color w:val="000000"/>
              </w:rPr>
              <w:t>0.056</w:t>
            </w:r>
          </w:p>
        </w:tc>
        <w:tc>
          <w:tcPr>
            <w:tcW w:w="402" w:type="pct"/>
            <w:noWrap/>
            <w:hideMark/>
            <w:tcPrChange w:id="431" w:author="Joseph Sempa" w:date="2026-07-25T22:02:00Z" w16du:dateUtc="2026-07-25T20:02:00Z">
              <w:tcPr>
                <w:tcW w:w="379" w:type="pct"/>
                <w:noWrap/>
                <w:hideMark/>
              </w:tcPr>
            </w:tcPrChange>
          </w:tcPr>
          <w:p w14:paraId="32B535D0" w14:textId="716DF729"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1.68</w:t>
            </w:r>
          </w:p>
        </w:tc>
        <w:tc>
          <w:tcPr>
            <w:tcW w:w="1174" w:type="pct"/>
            <w:noWrap/>
            <w:hideMark/>
            <w:tcPrChange w:id="432" w:author="Joseph Sempa" w:date="2026-07-25T22:02:00Z" w16du:dateUtc="2026-07-25T20:02:00Z">
              <w:tcPr>
                <w:tcW w:w="855" w:type="pct"/>
                <w:noWrap/>
                <w:hideMark/>
              </w:tcPr>
            </w:tcPrChange>
          </w:tcPr>
          <w:p w14:paraId="6CDE4C05" w14:textId="22AFC37A"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0.96, 2.94</w:t>
            </w:r>
          </w:p>
        </w:tc>
        <w:tc>
          <w:tcPr>
            <w:tcW w:w="559" w:type="pct"/>
            <w:noWrap/>
            <w:hideMark/>
            <w:tcPrChange w:id="433" w:author="Joseph Sempa" w:date="2026-07-25T22:02:00Z" w16du:dateUtc="2026-07-25T20:02:00Z">
              <w:tcPr>
                <w:tcW w:w="559" w:type="pct"/>
                <w:noWrap/>
                <w:hideMark/>
              </w:tcPr>
            </w:tcPrChange>
          </w:tcPr>
          <w:p w14:paraId="27174564" w14:textId="4BEAE23B" w:rsidR="00726F81" w:rsidRPr="00583302" w:rsidRDefault="00726F81" w:rsidP="00726F81">
            <w:pPr>
              <w:cnfStyle w:val="000000100000" w:firstRow="0" w:lastRow="0" w:firstColumn="0" w:lastColumn="0" w:oddVBand="0" w:evenVBand="0" w:oddHBand="1" w:evenHBand="0" w:firstRowFirstColumn="0" w:firstRowLastColumn="0" w:lastRowFirstColumn="0" w:lastRowLastColumn="0"/>
              <w:rPr>
                <w:color w:val="000000"/>
              </w:rPr>
            </w:pPr>
            <w:r w:rsidRPr="003F5FED">
              <w:t>0.070</w:t>
            </w:r>
          </w:p>
        </w:tc>
      </w:tr>
      <w:tr w:rsidR="00726F81" w:rsidRPr="002B186E" w14:paraId="283AFEB8" w14:textId="77777777" w:rsidTr="00726F81">
        <w:trPr>
          <w:trHeight w:val="290"/>
          <w:trPrChange w:id="434" w:author="Joseph Sempa" w:date="2026-07-25T22:02:00Z" w16du:dateUtc="2026-07-25T20:02:00Z">
            <w:trPr>
              <w:trHeight w:val="290"/>
            </w:trPr>
          </w:trPrChange>
        </w:trPr>
        <w:tc>
          <w:tcPr>
            <w:cnfStyle w:val="001000000000" w:firstRow="0" w:lastRow="0" w:firstColumn="1" w:lastColumn="0" w:oddVBand="0" w:evenVBand="0" w:oddHBand="0" w:evenHBand="0" w:firstRowFirstColumn="0" w:firstRowLastColumn="0" w:lastRowFirstColumn="0" w:lastRowLastColumn="0"/>
            <w:tcW w:w="1237" w:type="pct"/>
            <w:noWrap/>
            <w:tcPrChange w:id="435" w:author="Joseph Sempa" w:date="2026-07-25T22:02:00Z" w16du:dateUtc="2026-07-25T20:02:00Z">
              <w:tcPr>
                <w:tcW w:w="1237" w:type="pct"/>
                <w:gridSpan w:val="2"/>
                <w:noWrap/>
              </w:tcPr>
            </w:tcPrChange>
          </w:tcPr>
          <w:p w14:paraId="58765616" w14:textId="05C41D0A" w:rsidR="00726F81" w:rsidRPr="00583302" w:rsidRDefault="00726F81" w:rsidP="00726F81">
            <w:pPr>
              <w:rPr>
                <w:color w:val="000000"/>
              </w:rPr>
            </w:pPr>
            <w:r>
              <w:rPr>
                <w:color w:val="000000"/>
              </w:rPr>
              <w:t>Addissons disease</w:t>
            </w:r>
          </w:p>
        </w:tc>
        <w:tc>
          <w:tcPr>
            <w:tcW w:w="495" w:type="pct"/>
            <w:noWrap/>
            <w:tcPrChange w:id="436" w:author="Joseph Sempa" w:date="2026-07-25T22:02:00Z" w16du:dateUtc="2026-07-25T20:02:00Z">
              <w:tcPr>
                <w:tcW w:w="495" w:type="pct"/>
                <w:noWrap/>
              </w:tcPr>
            </w:tcPrChange>
          </w:tcPr>
          <w:p w14:paraId="4ED15DAE" w14:textId="513189D1" w:rsidR="00726F81" w:rsidRPr="00583302" w:rsidRDefault="00726F81" w:rsidP="00726F81">
            <w:pPr>
              <w:jc w:val="right"/>
              <w:cnfStyle w:val="000000000000" w:firstRow="0" w:lastRow="0" w:firstColumn="0" w:lastColumn="0" w:oddVBand="0" w:evenVBand="0" w:oddHBand="0" w:evenHBand="0" w:firstRowFirstColumn="0" w:firstRowLastColumn="0" w:lastRowFirstColumn="0" w:lastRowLastColumn="0"/>
              <w:rPr>
                <w:color w:val="000000"/>
              </w:rPr>
            </w:pPr>
            <w:r>
              <w:rPr>
                <w:color w:val="000000"/>
              </w:rPr>
              <w:t>563</w:t>
            </w:r>
          </w:p>
        </w:tc>
        <w:tc>
          <w:tcPr>
            <w:tcW w:w="279" w:type="pct"/>
            <w:noWrap/>
            <w:tcPrChange w:id="437" w:author="Joseph Sempa" w:date="2026-07-25T22:02:00Z" w16du:dateUtc="2026-07-25T20:02:00Z">
              <w:tcPr>
                <w:tcW w:w="407" w:type="pct"/>
                <w:noWrap/>
              </w:tcPr>
            </w:tcPrChange>
          </w:tcPr>
          <w:p w14:paraId="5103C52F" w14:textId="5D3D7F3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1.33</w:t>
            </w:r>
          </w:p>
        </w:tc>
        <w:tc>
          <w:tcPr>
            <w:tcW w:w="452" w:type="pct"/>
            <w:noWrap/>
            <w:tcPrChange w:id="438" w:author="Joseph Sempa" w:date="2026-07-25T22:02:00Z" w16du:dateUtc="2026-07-25T20:02:00Z">
              <w:tcPr>
                <w:tcW w:w="599" w:type="pct"/>
                <w:noWrap/>
              </w:tcPr>
            </w:tcPrChange>
          </w:tcPr>
          <w:p w14:paraId="18B08846" w14:textId="1B454D00"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0.40, 3.90</w:t>
            </w:r>
          </w:p>
        </w:tc>
        <w:tc>
          <w:tcPr>
            <w:tcW w:w="402" w:type="pct"/>
            <w:noWrap/>
            <w:tcPrChange w:id="439" w:author="Joseph Sempa" w:date="2026-07-25T22:02:00Z" w16du:dateUtc="2026-07-25T20:02:00Z">
              <w:tcPr>
                <w:tcW w:w="469" w:type="pct"/>
                <w:gridSpan w:val="2"/>
                <w:noWrap/>
              </w:tcPr>
            </w:tcPrChange>
          </w:tcPr>
          <w:p w14:paraId="4768A3FF" w14:textId="4CA7B671" w:rsidR="00726F81" w:rsidRPr="00583302" w:rsidRDefault="00726F81" w:rsidP="00726F81">
            <w:pPr>
              <w:cnfStyle w:val="000000000000" w:firstRow="0" w:lastRow="0" w:firstColumn="0" w:lastColumn="0" w:oddVBand="0" w:evenVBand="0" w:oddHBand="0" w:evenHBand="0" w:firstRowFirstColumn="0" w:firstRowLastColumn="0" w:lastRowFirstColumn="0" w:lastRowLastColumn="0"/>
              <w:rPr>
                <w:color w:val="000000"/>
              </w:rPr>
            </w:pPr>
            <w:r w:rsidRPr="00A6578F">
              <w:t>0.651</w:t>
            </w:r>
          </w:p>
        </w:tc>
        <w:tc>
          <w:tcPr>
            <w:tcW w:w="402" w:type="pct"/>
            <w:noWrap/>
            <w:tcPrChange w:id="440" w:author="Joseph Sempa" w:date="2026-07-25T22:02:00Z" w16du:dateUtc="2026-07-25T20:02:00Z">
              <w:tcPr>
                <w:tcW w:w="379" w:type="pct"/>
                <w:noWrap/>
              </w:tcPr>
            </w:tcPrChange>
          </w:tcPr>
          <w:p w14:paraId="14683AD1" w14:textId="2D9C6B96"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2.15</w:t>
            </w:r>
          </w:p>
        </w:tc>
        <w:tc>
          <w:tcPr>
            <w:tcW w:w="1174" w:type="pct"/>
            <w:noWrap/>
            <w:tcPrChange w:id="441" w:author="Joseph Sempa" w:date="2026-07-25T22:02:00Z" w16du:dateUtc="2026-07-25T20:02:00Z">
              <w:tcPr>
                <w:tcW w:w="855" w:type="pct"/>
                <w:noWrap/>
              </w:tcPr>
            </w:tcPrChange>
          </w:tcPr>
          <w:p w14:paraId="7DA51AD8" w14:textId="64D835BA"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0.60, 7.69</w:t>
            </w:r>
          </w:p>
        </w:tc>
        <w:tc>
          <w:tcPr>
            <w:tcW w:w="559" w:type="pct"/>
            <w:noWrap/>
            <w:tcPrChange w:id="442" w:author="Joseph Sempa" w:date="2026-07-25T22:02:00Z" w16du:dateUtc="2026-07-25T20:02:00Z">
              <w:tcPr>
                <w:tcW w:w="559" w:type="pct"/>
                <w:noWrap/>
              </w:tcPr>
            </w:tcPrChange>
          </w:tcPr>
          <w:p w14:paraId="4203D624" w14:textId="55921169" w:rsidR="00726F81" w:rsidRPr="003F5FED" w:rsidRDefault="00726F81" w:rsidP="00726F81">
            <w:pPr>
              <w:cnfStyle w:val="000000000000" w:firstRow="0" w:lastRow="0" w:firstColumn="0" w:lastColumn="0" w:oddVBand="0" w:evenVBand="0" w:oddHBand="0" w:evenHBand="0" w:firstRowFirstColumn="0" w:firstRowLastColumn="0" w:lastRowFirstColumn="0" w:lastRowLastColumn="0"/>
            </w:pPr>
            <w:r w:rsidRPr="003810D4">
              <w:t>0.239</w:t>
            </w:r>
          </w:p>
        </w:tc>
      </w:tr>
      <w:tr w:rsidR="00D554AF" w:rsidRPr="002B186E" w14:paraId="77E4BC5A" w14:textId="77777777" w:rsidTr="00726F8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8"/>
            <w:noWrap/>
          </w:tcPr>
          <w:p w14:paraId="6FC872B0" w14:textId="77777777" w:rsidR="00D554AF" w:rsidRPr="00583302" w:rsidRDefault="00D554AF" w:rsidP="00B70FBB">
            <w:pPr>
              <w:rPr>
                <w:b w:val="0"/>
                <w:bCs w:val="0"/>
                <w:color w:val="000000"/>
              </w:rPr>
            </w:pPr>
            <w:r w:rsidRPr="00583302">
              <w:rPr>
                <w:color w:val="000000"/>
                <w:vertAlign w:val="superscript"/>
              </w:rPr>
              <w:t>1</w:t>
            </w:r>
            <w:r w:rsidRPr="00583302">
              <w:rPr>
                <w:color w:val="000000"/>
              </w:rPr>
              <w:t xml:space="preserve">Odds Ratio; </w:t>
            </w:r>
            <w:r w:rsidRPr="00583302">
              <w:rPr>
                <w:color w:val="000000"/>
                <w:vertAlign w:val="superscript"/>
              </w:rPr>
              <w:t>2</w:t>
            </w:r>
            <w:r w:rsidRPr="00583302">
              <w:rPr>
                <w:color w:val="000000"/>
              </w:rPr>
              <w:t xml:space="preserve">95% Confidence interval; </w:t>
            </w:r>
            <w:r w:rsidRPr="00583302">
              <w:rPr>
                <w:color w:val="000000"/>
                <w:vertAlign w:val="superscript"/>
              </w:rPr>
              <w:t>3</w:t>
            </w:r>
            <w:r w:rsidRPr="00583302">
              <w:rPr>
                <w:color w:val="000000"/>
              </w:rPr>
              <w:t>Adjusted Odds Ratio, ACTH Adrenocorticotrophin hormone, Hb haemoglobin, VL Viral load.</w:t>
            </w:r>
          </w:p>
        </w:tc>
      </w:tr>
    </w:tbl>
    <w:p w14:paraId="1D1AB0A0" w14:textId="77777777" w:rsidR="00D554AF" w:rsidRDefault="00D554AF" w:rsidP="00D554AF">
      <w:pPr>
        <w:pStyle w:val="Heading1"/>
        <w:ind w:left="720"/>
        <w:jc w:val="both"/>
        <w:rPr>
          <w:b w:val="0"/>
          <w:bCs w:val="0"/>
        </w:rPr>
      </w:pPr>
    </w:p>
    <w:p w14:paraId="23F69B34" w14:textId="77777777" w:rsidR="00D554AF" w:rsidRDefault="00D554AF" w:rsidP="00D554AF">
      <w:pPr>
        <w:pStyle w:val="Heading1"/>
        <w:ind w:left="720"/>
        <w:jc w:val="both"/>
        <w:rPr>
          <w:b w:val="0"/>
          <w:bCs w:val="0"/>
        </w:rPr>
      </w:pPr>
    </w:p>
    <w:p w14:paraId="3502FB3D" w14:textId="77777777" w:rsidR="00C13071" w:rsidRDefault="00C13071" w:rsidP="00C13071">
      <w:pPr>
        <w:pStyle w:val="Heading1"/>
        <w:ind w:left="720"/>
        <w:jc w:val="both"/>
        <w:rPr>
          <w:b w:val="0"/>
          <w:bCs w:val="0"/>
        </w:rPr>
      </w:pPr>
    </w:p>
    <w:p w14:paraId="4E6D12EC" w14:textId="77777777" w:rsidR="00C13071" w:rsidRDefault="00C13071" w:rsidP="00C13071">
      <w:pPr>
        <w:pStyle w:val="Heading1"/>
        <w:ind w:left="720"/>
        <w:jc w:val="both"/>
        <w:rPr>
          <w:b w:val="0"/>
          <w:bCs w:val="0"/>
        </w:rPr>
      </w:pPr>
    </w:p>
    <w:p w14:paraId="243F1115" w14:textId="2177DD9B" w:rsidR="00BD67C1" w:rsidRDefault="00D554AF" w:rsidP="00C13071">
      <w:pPr>
        <w:pStyle w:val="BodyText"/>
        <w:spacing w:before="237"/>
        <w:ind w:left="709" w:right="548"/>
        <w:jc w:val="both"/>
        <w:rPr>
          <w:lang w:val="en-ZA"/>
        </w:rPr>
      </w:pPr>
      <w:r>
        <w:rPr>
          <w:b/>
          <w:bCs/>
          <w:noProof/>
          <w:color w:val="000000"/>
        </w:rPr>
        <w:lastRenderedPageBreak/>
        <w:drawing>
          <wp:inline distT="0" distB="0" distL="0" distR="0" wp14:anchorId="0E7D5476" wp14:editId="791DDB7A">
            <wp:extent cx="5353811" cy="4349750"/>
            <wp:effectExtent l="0" t="0" r="0" b="0"/>
            <wp:docPr id="14530179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17904" name="Picture 14530179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61243" cy="4355788"/>
                    </a:xfrm>
                    <a:prstGeom prst="rect">
                      <a:avLst/>
                    </a:prstGeom>
                  </pic:spPr>
                </pic:pic>
              </a:graphicData>
            </a:graphic>
          </wp:inline>
        </w:drawing>
      </w:r>
    </w:p>
    <w:p w14:paraId="28F8E077" w14:textId="77777777" w:rsidR="00D554AF" w:rsidRDefault="00D554AF" w:rsidP="00D554AF">
      <w:pPr>
        <w:pStyle w:val="BodyText"/>
        <w:spacing w:before="127"/>
        <w:ind w:left="1440"/>
        <w:jc w:val="both"/>
        <w:rPr>
          <w:color w:val="000000"/>
        </w:rPr>
      </w:pPr>
      <w:r w:rsidRPr="00B238EA">
        <w:rPr>
          <w:b/>
          <w:bCs/>
          <w:color w:val="000000"/>
        </w:rPr>
        <w:t>Figure 3. Classification performance of the optimized neural network model on the unseen test dataset.</w:t>
      </w:r>
      <w:r w:rsidRPr="00B238EA">
        <w:rPr>
          <w:rStyle w:val="apple-converted-space"/>
          <w:color w:val="000000"/>
        </w:rPr>
        <w:t> </w:t>
      </w:r>
      <w:r w:rsidRPr="00B238EA">
        <w:rPr>
          <w:color w:val="000000"/>
        </w:rPr>
        <w:t>The matrix compares the model's predicted diagnoses (Predicted AI vs. Predicted No AI) against the actual clinical diagnoses (Actual AI vs. Actual No AI). This visualization quantifies the model's accuracy, detailing the number of correct predictions (true positives and true negatives) and errors (false positives and false negatives).</w:t>
      </w:r>
    </w:p>
    <w:p w14:paraId="6EC80E65" w14:textId="77777777" w:rsidR="00D554AF" w:rsidRDefault="00D554AF" w:rsidP="00D554AF">
      <w:pPr>
        <w:pStyle w:val="BodyText"/>
        <w:spacing w:before="127"/>
        <w:ind w:left="1440"/>
        <w:rPr>
          <w:lang w:val="en-ZA"/>
        </w:rPr>
      </w:pPr>
    </w:p>
    <w:p w14:paraId="0BDD1861" w14:textId="77777777" w:rsidR="00D554AF" w:rsidRDefault="00D554AF" w:rsidP="00D554AF">
      <w:pPr>
        <w:pStyle w:val="BodyText"/>
        <w:spacing w:before="127"/>
        <w:ind w:left="1440"/>
        <w:rPr>
          <w:lang w:val="en-ZA"/>
        </w:rPr>
      </w:pPr>
    </w:p>
    <w:p w14:paraId="3BFCF311" w14:textId="77777777" w:rsidR="00D554AF" w:rsidRDefault="00D554AF" w:rsidP="00D554AF">
      <w:pPr>
        <w:pStyle w:val="Heading1"/>
        <w:ind w:left="720"/>
        <w:jc w:val="both"/>
        <w:rPr>
          <w:b w:val="0"/>
          <w:bCs w:val="0"/>
        </w:rPr>
      </w:pPr>
    </w:p>
    <w:p w14:paraId="7205A4FF" w14:textId="77777777" w:rsidR="00D554AF" w:rsidRDefault="00D554AF" w:rsidP="00D554AF">
      <w:pPr>
        <w:pStyle w:val="Heading1"/>
        <w:ind w:left="720"/>
        <w:jc w:val="both"/>
        <w:rPr>
          <w:b w:val="0"/>
          <w:bCs w:val="0"/>
        </w:rPr>
      </w:pPr>
    </w:p>
    <w:p w14:paraId="5D97B1F6" w14:textId="77777777" w:rsidR="00D554AF" w:rsidRDefault="00D554AF" w:rsidP="00D554AF">
      <w:pPr>
        <w:pStyle w:val="Heading1"/>
        <w:ind w:left="720"/>
        <w:jc w:val="both"/>
        <w:rPr>
          <w:b w:val="0"/>
          <w:bCs w:val="0"/>
        </w:rPr>
      </w:pPr>
    </w:p>
    <w:p w14:paraId="1F9316CA" w14:textId="19C83408" w:rsidR="00D554AF" w:rsidRDefault="00D554AF" w:rsidP="00D554AF">
      <w:pPr>
        <w:pStyle w:val="Heading1"/>
        <w:ind w:left="720"/>
        <w:jc w:val="both"/>
        <w:rPr>
          <w:b w:val="0"/>
          <w:bCs w:val="0"/>
        </w:rPr>
      </w:pPr>
      <w:r>
        <w:rPr>
          <w:b w:val="0"/>
          <w:bCs w:val="0"/>
          <w:noProof/>
          <w:color w:val="000000"/>
        </w:rPr>
        <w:lastRenderedPageBreak/>
        <w:drawing>
          <wp:inline distT="0" distB="0" distL="0" distR="0" wp14:anchorId="3080D745" wp14:editId="59CF4D07">
            <wp:extent cx="6216414" cy="5050800"/>
            <wp:effectExtent l="0" t="0" r="0" b="0"/>
            <wp:docPr id="18401852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5296" name="Picture 18401852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6414" cy="5050800"/>
                    </a:xfrm>
                    <a:prstGeom prst="rect">
                      <a:avLst/>
                    </a:prstGeom>
                  </pic:spPr>
                </pic:pic>
              </a:graphicData>
            </a:graphic>
          </wp:inline>
        </w:drawing>
      </w:r>
    </w:p>
    <w:p w14:paraId="7B90CCDB" w14:textId="33A3D959" w:rsidR="00B72F55" w:rsidRDefault="3E8B9ADE" w:rsidP="00B90C3E">
      <w:pPr>
        <w:pStyle w:val="Heading1"/>
        <w:ind w:left="0"/>
        <w:jc w:val="both"/>
        <w:rPr>
          <w:b w:val="0"/>
          <w:bCs w:val="0"/>
        </w:rPr>
      </w:pPr>
      <w:r w:rsidRPr="6D8D3595">
        <w:t>Fig 4:</w:t>
      </w:r>
      <w:r w:rsidR="7FAC88A4" w:rsidRPr="6D8D3595">
        <w:t xml:space="preserve"> Receiver Operating Characteristic (ROC) curve evaluating the diagnostic perf</w:t>
      </w:r>
      <w:r w:rsidR="4FC7B672" w:rsidRPr="6D8D3595">
        <w:t xml:space="preserve">ormance of the artificial intelligence model. </w:t>
      </w:r>
      <w:r w:rsidR="0E3A8D06">
        <w:rPr>
          <w:b w:val="0"/>
          <w:bCs w:val="0"/>
        </w:rPr>
        <w:t>The curve illustrates the trade-off between sensitivity (True Positive Rate) and 1-</w:t>
      </w:r>
      <w:r w:rsidR="1DA47174">
        <w:rPr>
          <w:b w:val="0"/>
          <w:bCs w:val="0"/>
        </w:rPr>
        <w:t xml:space="preserve">specificity (False Positive Rate) across all possible diagnostic thresholds. </w:t>
      </w:r>
      <w:r w:rsidR="03553509">
        <w:rPr>
          <w:b w:val="0"/>
          <w:bCs w:val="0"/>
        </w:rPr>
        <w:t xml:space="preserve">An Area Under the Curve (AUC) of 0.812 indicates a </w:t>
      </w:r>
      <w:r w:rsidR="72722ED6">
        <w:rPr>
          <w:b w:val="0"/>
          <w:bCs w:val="0"/>
        </w:rPr>
        <w:t>high degree of diagnostic accuracy, demonstrating the model’s strong ability to distinguish betwee</w:t>
      </w:r>
      <w:r w:rsidR="6D3CA9C9">
        <w:rPr>
          <w:b w:val="0"/>
          <w:bCs w:val="0"/>
        </w:rPr>
        <w:t>n patients with and without adrenal insufficiency.</w:t>
      </w:r>
    </w:p>
    <w:p w14:paraId="69DCA6C1" w14:textId="23C90411" w:rsidR="00D554AF" w:rsidRDefault="00D554AF" w:rsidP="00B90C3E">
      <w:pPr>
        <w:pStyle w:val="Heading1"/>
        <w:ind w:left="0"/>
        <w:jc w:val="both"/>
        <w:rPr>
          <w:b w:val="0"/>
          <w:bCs w:val="0"/>
        </w:rPr>
      </w:pPr>
      <w:r>
        <w:rPr>
          <w:rFonts w:eastAsia="Times New Roman"/>
          <w:b w:val="0"/>
          <w:bCs w:val="0"/>
          <w:noProof/>
          <w:color w:val="000000"/>
          <w:sz w:val="24"/>
          <w:szCs w:val="24"/>
          <w:lang w:val="en-ZA" w:eastAsia="en-GB"/>
        </w:rPr>
        <w:lastRenderedPageBreak/>
        <w:drawing>
          <wp:inline distT="0" distB="0" distL="0" distR="0" wp14:anchorId="71ADC256" wp14:editId="320545FE">
            <wp:extent cx="6259791" cy="5007600"/>
            <wp:effectExtent l="0" t="0" r="8255" b="3175"/>
            <wp:docPr id="2157365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36557" name="Picture 2157365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59791" cy="5007600"/>
                    </a:xfrm>
                    <a:prstGeom prst="rect">
                      <a:avLst/>
                    </a:prstGeom>
                  </pic:spPr>
                </pic:pic>
              </a:graphicData>
            </a:graphic>
          </wp:inline>
        </w:drawing>
      </w:r>
    </w:p>
    <w:p w14:paraId="24A1ACD4" w14:textId="77777777" w:rsidR="00D554AF" w:rsidRDefault="00D554AF" w:rsidP="00B90C3E">
      <w:pPr>
        <w:pStyle w:val="Heading1"/>
        <w:ind w:left="0"/>
        <w:jc w:val="both"/>
        <w:rPr>
          <w:b w:val="0"/>
          <w:bCs w:val="0"/>
        </w:rPr>
      </w:pPr>
    </w:p>
    <w:p w14:paraId="025CE85E" w14:textId="77777777" w:rsidR="00D554AF" w:rsidRDefault="00D554AF" w:rsidP="00D554AF">
      <w:pPr>
        <w:pStyle w:val="BodyText"/>
        <w:spacing w:before="237"/>
        <w:ind w:left="709" w:right="548"/>
        <w:jc w:val="both"/>
        <w:rPr>
          <w:lang w:val="en-ZA"/>
        </w:rPr>
      </w:pPr>
      <w:r w:rsidRPr="00B238EA">
        <w:rPr>
          <w:rFonts w:eastAsia="Times New Roman"/>
          <w:b/>
          <w:bCs/>
          <w:color w:val="000000"/>
          <w:sz w:val="24"/>
          <w:szCs w:val="24"/>
          <w:lang w:val="en-ZA" w:eastAsia="en-GB"/>
        </w:rPr>
        <w:t>Figure 5. Aggregated feature importance for the prediction of adrenal insufficiency (AI).</w:t>
      </w:r>
      <w:r w:rsidRPr="00B238EA">
        <w:rPr>
          <w:rFonts w:eastAsia="Times New Roman"/>
          <w:color w:val="000000"/>
          <w:sz w:val="24"/>
          <w:szCs w:val="24"/>
          <w:lang w:val="en-ZA" w:eastAsia="en-GB"/>
        </w:rPr>
        <w:t> The chart ranks clinical and demographic variables based on their predictive power, with importance scores averaged across the top 10 best-performing models. The length of each bar represents the mean relative importance, while the error bars indicate the standard deviation</w:t>
      </w:r>
      <w:r w:rsidRPr="00CB5375">
        <w:rPr>
          <w:rFonts w:ascii="Aptos" w:eastAsia="Times New Roman" w:hAnsi="Aptos" w:cs="Times New Roman"/>
          <w:color w:val="000000"/>
          <w:sz w:val="24"/>
          <w:szCs w:val="24"/>
          <w:lang w:val="en-ZA" w:eastAsia="en-GB"/>
        </w:rPr>
        <w:t>, illustrating the consistency of each feature's contribution to the model's predictions.</w:t>
      </w:r>
    </w:p>
    <w:p w14:paraId="6E2D3B95" w14:textId="77777777" w:rsidR="00D554AF" w:rsidRDefault="00D554AF" w:rsidP="00B90C3E">
      <w:pPr>
        <w:pStyle w:val="Heading1"/>
        <w:ind w:left="0"/>
        <w:jc w:val="both"/>
        <w:rPr>
          <w:b w:val="0"/>
          <w:bCs w:val="0"/>
        </w:rPr>
      </w:pPr>
    </w:p>
    <w:p w14:paraId="217A5FAA" w14:textId="4E462D26" w:rsidR="00632345" w:rsidRDefault="00632345" w:rsidP="6D8D3595">
      <w:pPr>
        <w:widowControl/>
        <w:autoSpaceDE/>
        <w:autoSpaceDN/>
        <w:jc w:val="both"/>
        <w:rPr>
          <w:lang w:val="en-ZA" w:eastAsia="en-GB"/>
        </w:rPr>
      </w:pPr>
    </w:p>
    <w:p w14:paraId="6EB4B4BA" w14:textId="77777777" w:rsidR="00632345" w:rsidRDefault="00632345" w:rsidP="00632345">
      <w:pPr>
        <w:widowControl/>
        <w:autoSpaceDE/>
        <w:autoSpaceDN/>
        <w:ind w:right="373"/>
        <w:jc w:val="both"/>
        <w:rPr>
          <w:rFonts w:eastAsia="Times New Roman"/>
          <w:color w:val="000000"/>
          <w:lang w:val="en-ZA" w:eastAsia="en-GB"/>
        </w:rPr>
      </w:pPr>
    </w:p>
    <w:p w14:paraId="603A943F" w14:textId="41F52628" w:rsidR="00632345" w:rsidRDefault="00632345" w:rsidP="00632345">
      <w:pPr>
        <w:widowControl/>
        <w:autoSpaceDE/>
        <w:autoSpaceDN/>
        <w:ind w:right="373"/>
        <w:jc w:val="both"/>
        <w:rPr>
          <w:rFonts w:eastAsia="Times New Roman"/>
          <w:b/>
          <w:color w:val="000000"/>
          <w:highlight w:val="yellow"/>
          <w:lang w:val="en-ZA" w:eastAsia="en-GB"/>
        </w:rPr>
      </w:pPr>
    </w:p>
    <w:p w14:paraId="396FB927" w14:textId="6514B64A" w:rsidR="00632345" w:rsidRPr="00B70FBB" w:rsidRDefault="00632345" w:rsidP="6D8D3595">
      <w:pPr>
        <w:widowControl/>
        <w:autoSpaceDE/>
        <w:autoSpaceDN/>
        <w:ind w:left="560" w:right="504"/>
        <w:jc w:val="both"/>
        <w:rPr>
          <w:b/>
          <w:bCs/>
          <w:color w:val="202020"/>
        </w:rPr>
      </w:pPr>
    </w:p>
    <w:tbl>
      <w:tblPr>
        <w:tblW w:w="0" w:type="auto"/>
        <w:tblLook w:val="06A0" w:firstRow="1" w:lastRow="0" w:firstColumn="1" w:lastColumn="0" w:noHBand="1" w:noVBand="1"/>
      </w:tblPr>
      <w:tblGrid>
        <w:gridCol w:w="2340"/>
        <w:gridCol w:w="1080"/>
        <w:gridCol w:w="315"/>
        <w:gridCol w:w="1890"/>
      </w:tblGrid>
      <w:tr w:rsidR="6D8D3595" w14:paraId="7E795446" w14:textId="77777777" w:rsidTr="6D8D3595">
        <w:trPr>
          <w:trHeight w:val="945"/>
        </w:trPr>
        <w:tc>
          <w:tcPr>
            <w:tcW w:w="2340" w:type="dxa"/>
            <w:vAlign w:val="center"/>
          </w:tcPr>
          <w:p w14:paraId="53657D55" w14:textId="44C9CB20" w:rsidR="6D8D3595" w:rsidRDefault="6D8D3595"/>
        </w:tc>
        <w:tc>
          <w:tcPr>
            <w:tcW w:w="1080" w:type="dxa"/>
            <w:vAlign w:val="center"/>
          </w:tcPr>
          <w:p w14:paraId="777E3AD7" w14:textId="174CB11A" w:rsidR="6D8D3595" w:rsidRDefault="6D8D3595"/>
        </w:tc>
        <w:tc>
          <w:tcPr>
            <w:tcW w:w="315" w:type="dxa"/>
            <w:vAlign w:val="center"/>
          </w:tcPr>
          <w:p w14:paraId="1A8FCECF" w14:textId="161DF519" w:rsidR="6D8D3595" w:rsidRDefault="6D8D3595"/>
        </w:tc>
        <w:tc>
          <w:tcPr>
            <w:tcW w:w="1890" w:type="dxa"/>
            <w:vAlign w:val="center"/>
          </w:tcPr>
          <w:p w14:paraId="77A23AFD" w14:textId="75540750" w:rsidR="6D8D3595" w:rsidRDefault="6D8D3595"/>
        </w:tc>
      </w:tr>
      <w:tr w:rsidR="6D8D3595" w14:paraId="5CBF2B3D" w14:textId="77777777" w:rsidTr="6D8D3595">
        <w:trPr>
          <w:trHeight w:val="1665"/>
        </w:trPr>
        <w:tc>
          <w:tcPr>
            <w:tcW w:w="2340" w:type="dxa"/>
            <w:vAlign w:val="center"/>
          </w:tcPr>
          <w:p w14:paraId="66567C95" w14:textId="30F7EA84" w:rsidR="6D8D3595" w:rsidRDefault="6D8D3595"/>
        </w:tc>
        <w:tc>
          <w:tcPr>
            <w:tcW w:w="1080" w:type="dxa"/>
            <w:vAlign w:val="center"/>
          </w:tcPr>
          <w:p w14:paraId="4766A368" w14:textId="767AD0DD" w:rsidR="6D8D3595" w:rsidRDefault="6D8D3595"/>
        </w:tc>
        <w:tc>
          <w:tcPr>
            <w:tcW w:w="315" w:type="dxa"/>
          </w:tcPr>
          <w:p w14:paraId="116BA8DC" w14:textId="1053AA1C" w:rsidR="6D8D3595" w:rsidRDefault="6D8D3595"/>
        </w:tc>
        <w:tc>
          <w:tcPr>
            <w:tcW w:w="1890" w:type="dxa"/>
            <w:vAlign w:val="center"/>
          </w:tcPr>
          <w:p w14:paraId="12E792AA" w14:textId="26F630D4" w:rsidR="6D8D3595" w:rsidRDefault="6D8D3595"/>
        </w:tc>
      </w:tr>
      <w:tr w:rsidR="6D8D3595" w14:paraId="4B3E75AF" w14:textId="77777777" w:rsidTr="6D8D3595">
        <w:trPr>
          <w:trHeight w:val="450"/>
        </w:trPr>
        <w:tc>
          <w:tcPr>
            <w:tcW w:w="2340" w:type="dxa"/>
            <w:vAlign w:val="center"/>
          </w:tcPr>
          <w:p w14:paraId="670572C0" w14:textId="621DD455" w:rsidR="6D8D3595" w:rsidRDefault="6D8D3595"/>
        </w:tc>
        <w:tc>
          <w:tcPr>
            <w:tcW w:w="1080" w:type="dxa"/>
            <w:vAlign w:val="center"/>
          </w:tcPr>
          <w:p w14:paraId="2386BF6F" w14:textId="01A92930" w:rsidR="6D8D3595" w:rsidRDefault="6D8D3595"/>
        </w:tc>
        <w:tc>
          <w:tcPr>
            <w:tcW w:w="315" w:type="dxa"/>
            <w:vAlign w:val="center"/>
          </w:tcPr>
          <w:p w14:paraId="7F0AC215" w14:textId="0EA6CD5A" w:rsidR="6D8D3595" w:rsidRDefault="6D8D3595"/>
        </w:tc>
        <w:tc>
          <w:tcPr>
            <w:tcW w:w="1890" w:type="dxa"/>
            <w:vAlign w:val="center"/>
          </w:tcPr>
          <w:p w14:paraId="631450D2" w14:textId="4A88D1D5" w:rsidR="6D8D3595" w:rsidRDefault="6D8D3595"/>
        </w:tc>
      </w:tr>
      <w:tr w:rsidR="6D8D3595" w14:paraId="7615FD78" w14:textId="77777777" w:rsidTr="6D8D3595">
        <w:trPr>
          <w:trHeight w:val="765"/>
        </w:trPr>
        <w:tc>
          <w:tcPr>
            <w:tcW w:w="2340" w:type="dxa"/>
            <w:vAlign w:val="center"/>
          </w:tcPr>
          <w:p w14:paraId="17B84810" w14:textId="48A32C1D" w:rsidR="6D8D3595" w:rsidRDefault="6D8D3595"/>
        </w:tc>
        <w:tc>
          <w:tcPr>
            <w:tcW w:w="1080" w:type="dxa"/>
            <w:vAlign w:val="center"/>
          </w:tcPr>
          <w:p w14:paraId="5F57A339" w14:textId="7737A1FA" w:rsidR="6D8D3595" w:rsidRDefault="6D8D3595"/>
        </w:tc>
        <w:tc>
          <w:tcPr>
            <w:tcW w:w="315" w:type="dxa"/>
          </w:tcPr>
          <w:p w14:paraId="34B89B90" w14:textId="75786204" w:rsidR="6D8D3595" w:rsidRDefault="6D8D3595"/>
        </w:tc>
        <w:tc>
          <w:tcPr>
            <w:tcW w:w="1890" w:type="dxa"/>
            <w:vAlign w:val="center"/>
          </w:tcPr>
          <w:p w14:paraId="7B2BDE06" w14:textId="1CECA094" w:rsidR="6D8D3595" w:rsidRDefault="6D8D3595"/>
        </w:tc>
      </w:tr>
      <w:tr w:rsidR="6D8D3595" w14:paraId="5A8A31A7" w14:textId="77777777" w:rsidTr="6D8D3595">
        <w:trPr>
          <w:trHeight w:val="495"/>
        </w:trPr>
        <w:tc>
          <w:tcPr>
            <w:tcW w:w="2340" w:type="dxa"/>
            <w:vAlign w:val="center"/>
          </w:tcPr>
          <w:p w14:paraId="3E5668F2" w14:textId="5AEF9007" w:rsidR="6D8D3595" w:rsidRDefault="6D8D3595"/>
        </w:tc>
        <w:tc>
          <w:tcPr>
            <w:tcW w:w="1080" w:type="dxa"/>
            <w:vAlign w:val="center"/>
          </w:tcPr>
          <w:p w14:paraId="37787645" w14:textId="3053E6E9" w:rsidR="6D8D3595" w:rsidRDefault="6D8D3595"/>
        </w:tc>
        <w:tc>
          <w:tcPr>
            <w:tcW w:w="315" w:type="dxa"/>
            <w:vAlign w:val="center"/>
          </w:tcPr>
          <w:p w14:paraId="39454A2D" w14:textId="09477BE0" w:rsidR="6D8D3595" w:rsidRDefault="6D8D3595"/>
        </w:tc>
        <w:tc>
          <w:tcPr>
            <w:tcW w:w="1890" w:type="dxa"/>
            <w:vAlign w:val="center"/>
          </w:tcPr>
          <w:p w14:paraId="1FB5B4A4" w14:textId="16E502AD" w:rsidR="6D8D3595" w:rsidRDefault="6D8D3595"/>
        </w:tc>
      </w:tr>
      <w:tr w:rsidR="6D8D3595" w14:paraId="69CF69B5" w14:textId="77777777" w:rsidTr="6D8D3595">
        <w:trPr>
          <w:trHeight w:val="885"/>
        </w:trPr>
        <w:tc>
          <w:tcPr>
            <w:tcW w:w="2340" w:type="dxa"/>
            <w:vAlign w:val="center"/>
          </w:tcPr>
          <w:p w14:paraId="5A585988" w14:textId="33630F13" w:rsidR="6D8D3595" w:rsidRDefault="6D8D3595"/>
        </w:tc>
        <w:tc>
          <w:tcPr>
            <w:tcW w:w="3285" w:type="dxa"/>
            <w:gridSpan w:val="3"/>
          </w:tcPr>
          <w:p w14:paraId="14B82826" w14:textId="2935091F" w:rsidR="6D8D3595" w:rsidRDefault="6D8D3595"/>
        </w:tc>
      </w:tr>
    </w:tbl>
    <w:p w14:paraId="78A6067B" w14:textId="35FFBE71" w:rsidR="00632345" w:rsidRPr="00B70FBB" w:rsidRDefault="00632345" w:rsidP="6D8D3595">
      <w:pPr>
        <w:widowControl/>
        <w:autoSpaceDE/>
        <w:autoSpaceDN/>
        <w:jc w:val="both"/>
        <w:rPr>
          <w:b/>
          <w:bCs/>
          <w:color w:val="000000" w:themeColor="text1"/>
        </w:rPr>
      </w:pPr>
    </w:p>
    <w:tbl>
      <w:tblPr>
        <w:tblW w:w="0" w:type="auto"/>
        <w:tblLook w:val="06A0" w:firstRow="1" w:lastRow="0" w:firstColumn="1" w:lastColumn="0" w:noHBand="1" w:noVBand="1"/>
      </w:tblPr>
      <w:tblGrid>
        <w:gridCol w:w="1125"/>
        <w:gridCol w:w="6885"/>
      </w:tblGrid>
      <w:tr w:rsidR="6D8D3595" w14:paraId="3A0A38CF" w14:textId="77777777" w:rsidTr="6D8D3595">
        <w:trPr>
          <w:trHeight w:val="300"/>
        </w:trPr>
        <w:tc>
          <w:tcPr>
            <w:tcW w:w="1125" w:type="dxa"/>
            <w:vAlign w:val="center"/>
          </w:tcPr>
          <w:p w14:paraId="7241ADB9" w14:textId="475D544D" w:rsidR="6D8D3595" w:rsidRDefault="6D8D3595"/>
        </w:tc>
        <w:tc>
          <w:tcPr>
            <w:tcW w:w="6885" w:type="dxa"/>
            <w:vAlign w:val="center"/>
          </w:tcPr>
          <w:p w14:paraId="08C5D9EC" w14:textId="31685B91" w:rsidR="6D8D3595" w:rsidRDefault="6D8D3595"/>
        </w:tc>
      </w:tr>
      <w:tr w:rsidR="6D8D3595" w14:paraId="05B5FA4B" w14:textId="77777777" w:rsidTr="6D8D3595">
        <w:trPr>
          <w:trHeight w:val="300"/>
        </w:trPr>
        <w:tc>
          <w:tcPr>
            <w:tcW w:w="1125" w:type="dxa"/>
            <w:vAlign w:val="center"/>
          </w:tcPr>
          <w:p w14:paraId="1D63E58D" w14:textId="277662BA" w:rsidR="6D8D3595" w:rsidRDefault="6D8D3595"/>
        </w:tc>
        <w:tc>
          <w:tcPr>
            <w:tcW w:w="6885" w:type="dxa"/>
            <w:vAlign w:val="center"/>
          </w:tcPr>
          <w:p w14:paraId="54464E77" w14:textId="61426063" w:rsidR="6D8D3595" w:rsidRDefault="6D8D3595"/>
        </w:tc>
      </w:tr>
    </w:tbl>
    <w:p w14:paraId="42561C9F" w14:textId="05AC442F" w:rsidR="00632345" w:rsidRPr="00B70FBB" w:rsidRDefault="00632345" w:rsidP="6D8D3595">
      <w:pPr>
        <w:widowControl/>
        <w:autoSpaceDE/>
        <w:autoSpaceDN/>
        <w:ind w:left="560"/>
        <w:jc w:val="both"/>
      </w:pPr>
    </w:p>
    <w:p w14:paraId="7B44F234" w14:textId="6DDA4FEE" w:rsidR="00632345" w:rsidRDefault="00632345" w:rsidP="6D8D3595">
      <w:pPr>
        <w:pStyle w:val="Heading1"/>
        <w:widowControl/>
        <w:ind w:right="373"/>
        <w:jc w:val="both"/>
        <w:rPr>
          <w:rFonts w:eastAsia="Times New Roman"/>
          <w:color w:val="000000" w:themeColor="text1"/>
          <w:lang w:val="en-ZA" w:eastAsia="en-GB"/>
        </w:rPr>
      </w:pPr>
    </w:p>
    <w:sectPr w:rsidR="00632345" w:rsidSect="00EA2A5D">
      <w:footerReference w:type="default" r:id="rId30"/>
      <w:pgSz w:w="12240" w:h="15840"/>
      <w:pgMar w:top="1281" w:right="934"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n Ross" w:date="2026-07-22T11:21:00Z" w:initials="IR">
    <w:p w14:paraId="459E2315" w14:textId="77777777" w:rsidR="00BB1501" w:rsidRDefault="00BB1501" w:rsidP="00BB1501">
      <w:pPr>
        <w:pStyle w:val="CommentText"/>
      </w:pPr>
      <w:r>
        <w:rPr>
          <w:rStyle w:val="CommentReference"/>
        </w:rPr>
        <w:annotationRef/>
      </w:r>
      <w:r>
        <w:t>Are these new results, please?</w:t>
      </w:r>
    </w:p>
  </w:comment>
  <w:comment w:id="1" w:author="Ian Ross" w:date="2026-07-22T12:28:00Z" w:initials="IR">
    <w:p w14:paraId="27CE2881" w14:textId="77777777" w:rsidR="004051DF" w:rsidRDefault="004051DF" w:rsidP="004051DF">
      <w:pPr>
        <w:pStyle w:val="CommentText"/>
      </w:pPr>
      <w:r>
        <w:rPr>
          <w:rStyle w:val="CommentReference"/>
        </w:rPr>
        <w:annotationRef/>
      </w:r>
      <w:r>
        <w:t>This cannot be correct, please</w:t>
      </w:r>
    </w:p>
  </w:comment>
  <w:comment w:id="2" w:author="Ian Ross" w:date="2026-07-22T12:39:00Z" w:initials="IR">
    <w:p w14:paraId="7325687C" w14:textId="77777777" w:rsidR="00631962" w:rsidRDefault="00631962" w:rsidP="00631962">
      <w:pPr>
        <w:pStyle w:val="CommentText"/>
      </w:pPr>
      <w:r>
        <w:rPr>
          <w:rStyle w:val="CommentReference"/>
        </w:rPr>
        <w:annotationRef/>
      </w:r>
      <w:r>
        <w:t>You need to explain this figure in a legend please.</w:t>
      </w:r>
    </w:p>
  </w:comment>
  <w:comment w:id="3" w:author="Ian Ross" w:date="2026-07-22T12:37:00Z" w:initials="IR">
    <w:p w14:paraId="1676F996" w14:textId="77777777" w:rsidR="00B4413F" w:rsidRDefault="00B4413F" w:rsidP="00B4413F">
      <w:pPr>
        <w:pStyle w:val="CommentText"/>
      </w:pPr>
      <w:r>
        <w:rPr>
          <w:rStyle w:val="CommentReference"/>
        </w:rPr>
        <w:annotationRef/>
      </w:r>
      <w:r>
        <w:t>How did they differ, please?</w:t>
      </w:r>
    </w:p>
  </w:comment>
  <w:comment w:id="4" w:author="Ian Ross" w:date="2026-07-22T12:41:00Z" w:initials="IR">
    <w:p w14:paraId="5F71D963" w14:textId="77777777" w:rsidR="00631962" w:rsidRDefault="00631962" w:rsidP="00631962">
      <w:pPr>
        <w:pStyle w:val="CommentText"/>
      </w:pPr>
      <w:r>
        <w:rPr>
          <w:rStyle w:val="CommentReference"/>
        </w:rPr>
        <w:annotationRef/>
      </w:r>
      <w:r>
        <w:t>Can you please confirm this?</w:t>
      </w:r>
    </w:p>
  </w:comment>
  <w:comment w:id="5" w:author="Ian Ross" w:date="2026-07-22T12:55:00Z" w:initials="IR">
    <w:p w14:paraId="4A1259A3" w14:textId="77777777" w:rsidR="005A475B" w:rsidRDefault="005A475B" w:rsidP="005A475B">
      <w:pPr>
        <w:pStyle w:val="CommentText"/>
      </w:pPr>
      <w:r>
        <w:rPr>
          <w:rStyle w:val="CommentReference"/>
        </w:rPr>
        <w:annotationRef/>
      </w:r>
      <w:r>
        <w:t xml:space="preserve">Why is this different from the specificity, please? </w:t>
      </w:r>
    </w:p>
  </w:comment>
  <w:comment w:id="6" w:author="Ian Ross" w:date="2026-07-22T12:56:00Z" w:initials="IR">
    <w:p w14:paraId="209746CF" w14:textId="77777777" w:rsidR="005A475B" w:rsidRDefault="005A475B" w:rsidP="005A475B">
      <w:pPr>
        <w:pStyle w:val="CommentText"/>
      </w:pPr>
      <w:r>
        <w:rPr>
          <w:rStyle w:val="CommentReference"/>
        </w:rPr>
        <w:annotationRef/>
      </w:r>
      <w:r>
        <w:t>This is very low. Can you ask Joseph, please?</w:t>
      </w:r>
    </w:p>
  </w:comment>
  <w:comment w:id="7" w:author="Thabiso Mofokeng" w:date="2026-07-24T17:56:00Z" w:initials="TM">
    <w:p w14:paraId="5DB154D0" w14:textId="77777777" w:rsidR="00812917" w:rsidRDefault="00812917" w:rsidP="00812917">
      <w:pPr>
        <w:pStyle w:val="CommentText"/>
      </w:pPr>
      <w:r>
        <w:rPr>
          <w:rStyle w:val="CommentReference"/>
        </w:rPr>
        <w:annotationRef/>
      </w:r>
      <w:r>
        <w:t>Understood</w:t>
      </w:r>
    </w:p>
  </w:comment>
  <w:comment w:id="8" w:author="Ian Ross" w:date="2026-07-22T13:05:00Z" w:initials="IR">
    <w:p w14:paraId="1BCACA0F" w14:textId="737627CC" w:rsidR="00285A37" w:rsidRDefault="00285A37" w:rsidP="00285A37">
      <w:pPr>
        <w:pStyle w:val="CommentText"/>
      </w:pPr>
      <w:r>
        <w:rPr>
          <w:rStyle w:val="CommentReference"/>
        </w:rPr>
        <w:annotationRef/>
      </w:r>
      <w:r>
        <w:t>Please correct this.</w:t>
      </w:r>
    </w:p>
  </w:comment>
  <w:comment w:id="9" w:author="Ian Ross" w:date="2026-07-22T13:09:00Z" w:initials="IR">
    <w:p w14:paraId="332EB9AD" w14:textId="77777777" w:rsidR="00285A37" w:rsidRDefault="00285A37" w:rsidP="00285A37">
      <w:pPr>
        <w:pStyle w:val="CommentText"/>
      </w:pPr>
      <w:r>
        <w:rPr>
          <w:rStyle w:val="CommentReference"/>
        </w:rPr>
        <w:annotationRef/>
      </w:r>
      <w:r>
        <w:t xml:space="preserve">You have said nothing about treatment, please. </w:t>
      </w:r>
    </w:p>
  </w:comment>
  <w:comment w:id="10" w:author="Ian Ross" w:date="2026-07-22T13:13:00Z" w:initials="IR">
    <w:p w14:paraId="4EB45355" w14:textId="77777777" w:rsidR="00FB1AD3" w:rsidRDefault="00FB1AD3" w:rsidP="00FB1AD3">
      <w:pPr>
        <w:pStyle w:val="CommentText"/>
      </w:pPr>
      <w:r>
        <w:rPr>
          <w:rStyle w:val="CommentReference"/>
        </w:rPr>
        <w:annotationRef/>
      </w:r>
      <w:r>
        <w:t>You need to please discuss this.</w:t>
      </w:r>
    </w:p>
  </w:comment>
  <w:comment w:id="11" w:author="Ian Ross" w:date="2026-07-22T13:15:00Z" w:initials="IR">
    <w:p w14:paraId="1F2BADD9" w14:textId="77777777" w:rsidR="00FB1AD3" w:rsidRDefault="00FB1AD3" w:rsidP="00FB1AD3">
      <w:pPr>
        <w:pStyle w:val="CommentText"/>
      </w:pPr>
      <w:r>
        <w:rPr>
          <w:rStyle w:val="CommentReference"/>
        </w:rPr>
        <w:annotationRef/>
      </w:r>
      <w:r>
        <w:t xml:space="preserve">We used the cut off but you combined it with a random cortisol of 274 nmol/L. This needs to be unpacked better please.  </w:t>
      </w:r>
    </w:p>
  </w:comment>
  <w:comment w:id="12" w:author="Ian Ross" w:date="2026-07-22T13:19:00Z" w:initials="IR">
    <w:p w14:paraId="224D6FC7" w14:textId="77777777" w:rsidR="00FB1AD3" w:rsidRDefault="00FB1AD3" w:rsidP="00FB1AD3">
      <w:pPr>
        <w:pStyle w:val="CommentText"/>
      </w:pPr>
      <w:r>
        <w:rPr>
          <w:rStyle w:val="CommentReference"/>
        </w:rPr>
        <w:annotationRef/>
      </w:r>
      <w:r>
        <w:t xml:space="preserve">What was the context of this study, please? </w:t>
      </w:r>
    </w:p>
  </w:comment>
  <w:comment w:id="13" w:author="Ian Ross" w:date="2026-07-22T13:24:00Z" w:initials="IR">
    <w:p w14:paraId="4A08A58A" w14:textId="77777777" w:rsidR="006B12F3" w:rsidRDefault="006B12F3" w:rsidP="006B12F3">
      <w:pPr>
        <w:pStyle w:val="CommentText"/>
      </w:pPr>
      <w:r>
        <w:rPr>
          <w:rStyle w:val="CommentReference"/>
        </w:rPr>
        <w:annotationRef/>
      </w:r>
      <w:r>
        <w:t>This is no longer correct</w:t>
      </w:r>
    </w:p>
  </w:comment>
  <w:comment w:id="14" w:author="Ian Ross" w:date="2026-07-22T13:26:00Z" w:initials="IR">
    <w:p w14:paraId="4C86AFAA" w14:textId="77777777" w:rsidR="006B12F3" w:rsidRDefault="006B12F3" w:rsidP="006B12F3">
      <w:pPr>
        <w:pStyle w:val="CommentText"/>
      </w:pPr>
      <w:r>
        <w:rPr>
          <w:rStyle w:val="CommentReference"/>
        </w:rPr>
        <w:annotationRef/>
      </w:r>
      <w:r>
        <w:t>I am not sure you are entitled to say this</w:t>
      </w:r>
    </w:p>
  </w:comment>
  <w:comment w:id="15" w:author="Ian Ross" w:date="2026-07-22T13:28:00Z" w:initials="IR">
    <w:p w14:paraId="728C8FC0" w14:textId="77777777" w:rsidR="006B12F3" w:rsidRDefault="006B12F3" w:rsidP="006B12F3">
      <w:pPr>
        <w:pStyle w:val="CommentText"/>
      </w:pPr>
      <w:r>
        <w:rPr>
          <w:rStyle w:val="CommentReference"/>
        </w:rPr>
        <w:annotationRef/>
      </w:r>
      <w:r>
        <w:t>This no longer appears to be the case</w:t>
      </w:r>
    </w:p>
  </w:comment>
  <w:comment w:id="204" w:author="Ian Ross" w:date="2026-07-22T13:33:00Z" w:initials="IR">
    <w:p w14:paraId="000C81E0" w14:textId="77777777" w:rsidR="00931001" w:rsidRDefault="00931001" w:rsidP="00931001">
      <w:pPr>
        <w:pStyle w:val="CommentText"/>
      </w:pPr>
      <w:r>
        <w:rPr>
          <w:rStyle w:val="CommentReference"/>
        </w:rPr>
        <w:annotationRef/>
      </w:r>
      <w:r>
        <w:t>I do not see the p-values,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E2315" w15:done="0"/>
  <w15:commentEx w15:paraId="27CE2881" w15:done="0"/>
  <w15:commentEx w15:paraId="7325687C" w15:done="0"/>
  <w15:commentEx w15:paraId="1676F996" w15:done="0"/>
  <w15:commentEx w15:paraId="5F71D963" w15:done="0"/>
  <w15:commentEx w15:paraId="4A1259A3" w15:done="0"/>
  <w15:commentEx w15:paraId="209746CF" w15:done="0"/>
  <w15:commentEx w15:paraId="5DB154D0" w15:paraIdParent="209746CF" w15:done="0"/>
  <w15:commentEx w15:paraId="1BCACA0F" w15:done="0"/>
  <w15:commentEx w15:paraId="332EB9AD" w15:done="0"/>
  <w15:commentEx w15:paraId="4EB45355" w15:done="0"/>
  <w15:commentEx w15:paraId="1F2BADD9" w15:done="0"/>
  <w15:commentEx w15:paraId="224D6FC7" w15:done="0"/>
  <w15:commentEx w15:paraId="4A08A58A" w15:done="0"/>
  <w15:commentEx w15:paraId="4C86AFAA" w15:done="0"/>
  <w15:commentEx w15:paraId="728C8FC0" w15:done="0"/>
  <w15:commentEx w15:paraId="000C81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28A98" w16cex:dateUtc="2026-07-22T09:21:00Z"/>
  <w16cex:commentExtensible w16cex:durableId="3E842C24" w16cex:dateUtc="2026-07-22T10:28:00Z"/>
  <w16cex:commentExtensible w16cex:durableId="796AD83B" w16cex:dateUtc="2026-07-22T10:39:00Z"/>
  <w16cex:commentExtensible w16cex:durableId="74AA2FAB" w16cex:dateUtc="2026-07-22T10:37:00Z"/>
  <w16cex:commentExtensible w16cex:durableId="01ABBEC7" w16cex:dateUtc="2026-07-22T10:41:00Z"/>
  <w16cex:commentExtensible w16cex:durableId="500B4D20" w16cex:dateUtc="2026-07-22T10:55:00Z"/>
  <w16cex:commentExtensible w16cex:durableId="4D91A728" w16cex:dateUtc="2026-07-22T10:56:00Z"/>
  <w16cex:commentExtensible w16cex:durableId="1B843A56" w16cex:dateUtc="2026-07-24T15:56:00Z"/>
  <w16cex:commentExtensible w16cex:durableId="46D15F56" w16cex:dateUtc="2026-07-22T11:05:00Z"/>
  <w16cex:commentExtensible w16cex:durableId="467C10BA" w16cex:dateUtc="2026-07-22T11:09:00Z"/>
  <w16cex:commentExtensible w16cex:durableId="24E90F92" w16cex:dateUtc="2026-07-22T11:13:00Z"/>
  <w16cex:commentExtensible w16cex:durableId="3B5C8913" w16cex:dateUtc="2026-07-22T11:15:00Z"/>
  <w16cex:commentExtensible w16cex:durableId="742E4D60" w16cex:dateUtc="2026-07-22T11:19:00Z"/>
  <w16cex:commentExtensible w16cex:durableId="2D2ED9BB" w16cex:dateUtc="2026-07-22T11:24:00Z"/>
  <w16cex:commentExtensible w16cex:durableId="100FD5C8" w16cex:dateUtc="2026-07-22T11:26:00Z"/>
  <w16cex:commentExtensible w16cex:durableId="2ACBDDFD" w16cex:dateUtc="2026-07-22T11:28:00Z"/>
  <w16cex:commentExtensible w16cex:durableId="7102258A" w16cex:dateUtc="2026-07-22T1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E2315" w16cid:durableId="33528A98"/>
  <w16cid:commentId w16cid:paraId="27CE2881" w16cid:durableId="3E842C24"/>
  <w16cid:commentId w16cid:paraId="7325687C" w16cid:durableId="796AD83B"/>
  <w16cid:commentId w16cid:paraId="1676F996" w16cid:durableId="74AA2FAB"/>
  <w16cid:commentId w16cid:paraId="5F71D963" w16cid:durableId="01ABBEC7"/>
  <w16cid:commentId w16cid:paraId="4A1259A3" w16cid:durableId="500B4D20"/>
  <w16cid:commentId w16cid:paraId="209746CF" w16cid:durableId="4D91A728"/>
  <w16cid:commentId w16cid:paraId="5DB154D0" w16cid:durableId="1B843A56"/>
  <w16cid:commentId w16cid:paraId="1BCACA0F" w16cid:durableId="46D15F56"/>
  <w16cid:commentId w16cid:paraId="332EB9AD" w16cid:durableId="467C10BA"/>
  <w16cid:commentId w16cid:paraId="4EB45355" w16cid:durableId="24E90F92"/>
  <w16cid:commentId w16cid:paraId="1F2BADD9" w16cid:durableId="3B5C8913"/>
  <w16cid:commentId w16cid:paraId="224D6FC7" w16cid:durableId="742E4D60"/>
  <w16cid:commentId w16cid:paraId="4A08A58A" w16cid:durableId="2D2ED9BB"/>
  <w16cid:commentId w16cid:paraId="4C86AFAA" w16cid:durableId="100FD5C8"/>
  <w16cid:commentId w16cid:paraId="728C8FC0" w16cid:durableId="2ACBDDFD"/>
  <w16cid:commentId w16cid:paraId="000C81E0" w16cid:durableId="710225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018D" w14:textId="77777777" w:rsidR="00DB39A5" w:rsidRDefault="00DB39A5">
      <w:r>
        <w:separator/>
      </w:r>
    </w:p>
  </w:endnote>
  <w:endnote w:type="continuationSeparator" w:id="0">
    <w:p w14:paraId="7A7B6548" w14:textId="77777777" w:rsidR="00DB39A5" w:rsidRDefault="00DB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46" type="#_x0000_t202" style="position:absolute;margin-left:523.95pt;margin-top:741.05pt;width:16.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47" type="#_x0000_t202" style="position:absolute;margin-left:523.95pt;margin-top:741.05pt;width:19.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C3347" w14:textId="77777777" w:rsidR="00DB39A5" w:rsidRDefault="00DB39A5">
      <w:r>
        <w:separator/>
      </w:r>
    </w:p>
  </w:footnote>
  <w:footnote w:type="continuationSeparator" w:id="0">
    <w:p w14:paraId="56254D4C" w14:textId="77777777" w:rsidR="00DB39A5" w:rsidRDefault="00DB39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3CA12B1F"/>
    <w:multiLevelType w:val="hybridMultilevel"/>
    <w:tmpl w:val="8D4AB4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5B55CA"/>
    <w:multiLevelType w:val="hybridMultilevel"/>
    <w:tmpl w:val="D422D3C0"/>
    <w:lvl w:ilvl="0" w:tplc="D554B1D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5"/>
  </w:num>
  <w:num w:numId="5" w16cid:durableId="297490502">
    <w:abstractNumId w:val="3"/>
  </w:num>
  <w:num w:numId="6" w16cid:durableId="99835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Ross">
    <w15:presenceInfo w15:providerId="AD" w15:userId="S::01337742@wf.uct.ac.za::3efea765-d786-4d1e-89b5-330473f51208"/>
  </w15:person>
  <w15:person w15:author="Thabiso Mofokeng">
    <w15:presenceInfo w15:providerId="AD" w15:userId="S::MofokengTRP@ufs.ac.za::9d98fbba-1cfc-4971-9250-7699f9735948"/>
  </w15:person>
  <w15:person w15:author="Joseph Sempa">
    <w15:presenceInfo w15:providerId="AD" w15:userId="S::SempaJB@ufs.ac.za::8ed7da13-77e8-4ef8-a44c-5fb622054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FB34900-B728-4E21-85EA-666D7059DB4D}"/>
    <w:docVar w:name="dgnword-eventsink" w:val="1961185449840"/>
    <w:docVar w:name="dgnword-lastRevisionsView" w:val="0"/>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5D10B7"/>
    <w:rsid w:val="00002431"/>
    <w:rsid w:val="00003837"/>
    <w:rsid w:val="00003E42"/>
    <w:rsid w:val="00006BD1"/>
    <w:rsid w:val="000075EA"/>
    <w:rsid w:val="00010022"/>
    <w:rsid w:val="0001014C"/>
    <w:rsid w:val="000130DA"/>
    <w:rsid w:val="00017EE8"/>
    <w:rsid w:val="000205F7"/>
    <w:rsid w:val="00022323"/>
    <w:rsid w:val="000300FE"/>
    <w:rsid w:val="00031C1B"/>
    <w:rsid w:val="00032B54"/>
    <w:rsid w:val="0003472C"/>
    <w:rsid w:val="0004044C"/>
    <w:rsid w:val="00044A31"/>
    <w:rsid w:val="00044BC0"/>
    <w:rsid w:val="0004625C"/>
    <w:rsid w:val="0005088E"/>
    <w:rsid w:val="00051780"/>
    <w:rsid w:val="000523CE"/>
    <w:rsid w:val="0005798A"/>
    <w:rsid w:val="00065044"/>
    <w:rsid w:val="00065064"/>
    <w:rsid w:val="00065BD9"/>
    <w:rsid w:val="00066A7F"/>
    <w:rsid w:val="00066F1F"/>
    <w:rsid w:val="0006713B"/>
    <w:rsid w:val="0006760E"/>
    <w:rsid w:val="000729F8"/>
    <w:rsid w:val="000758F5"/>
    <w:rsid w:val="000758FE"/>
    <w:rsid w:val="00080190"/>
    <w:rsid w:val="00080880"/>
    <w:rsid w:val="0008100E"/>
    <w:rsid w:val="00083E53"/>
    <w:rsid w:val="00085139"/>
    <w:rsid w:val="00090D5B"/>
    <w:rsid w:val="00093F64"/>
    <w:rsid w:val="000942F0"/>
    <w:rsid w:val="00096705"/>
    <w:rsid w:val="00096B1B"/>
    <w:rsid w:val="00097DFB"/>
    <w:rsid w:val="000A1AC6"/>
    <w:rsid w:val="000A1D2A"/>
    <w:rsid w:val="000A34C2"/>
    <w:rsid w:val="000A4E2F"/>
    <w:rsid w:val="000A4F39"/>
    <w:rsid w:val="000A624B"/>
    <w:rsid w:val="000A7F18"/>
    <w:rsid w:val="000B0F44"/>
    <w:rsid w:val="000B535F"/>
    <w:rsid w:val="000B7E9D"/>
    <w:rsid w:val="000C006A"/>
    <w:rsid w:val="000C2208"/>
    <w:rsid w:val="000C4C93"/>
    <w:rsid w:val="000C5EBF"/>
    <w:rsid w:val="000D1094"/>
    <w:rsid w:val="000D5131"/>
    <w:rsid w:val="000D5790"/>
    <w:rsid w:val="000D6E22"/>
    <w:rsid w:val="000E2860"/>
    <w:rsid w:val="000E2D78"/>
    <w:rsid w:val="000E3EE1"/>
    <w:rsid w:val="000E5582"/>
    <w:rsid w:val="000E6CBB"/>
    <w:rsid w:val="000F34D0"/>
    <w:rsid w:val="000F46BF"/>
    <w:rsid w:val="000F60DA"/>
    <w:rsid w:val="00100A9F"/>
    <w:rsid w:val="001014E4"/>
    <w:rsid w:val="00102563"/>
    <w:rsid w:val="00102A92"/>
    <w:rsid w:val="00103505"/>
    <w:rsid w:val="00110029"/>
    <w:rsid w:val="0011057A"/>
    <w:rsid w:val="00112A94"/>
    <w:rsid w:val="001134A3"/>
    <w:rsid w:val="00115729"/>
    <w:rsid w:val="00116A24"/>
    <w:rsid w:val="0012213F"/>
    <w:rsid w:val="001223DE"/>
    <w:rsid w:val="001228BA"/>
    <w:rsid w:val="00122A86"/>
    <w:rsid w:val="00122E7E"/>
    <w:rsid w:val="00124BA9"/>
    <w:rsid w:val="0012675D"/>
    <w:rsid w:val="00126A4C"/>
    <w:rsid w:val="0012715F"/>
    <w:rsid w:val="001313AA"/>
    <w:rsid w:val="0013256C"/>
    <w:rsid w:val="00132E5D"/>
    <w:rsid w:val="00135141"/>
    <w:rsid w:val="00135E7D"/>
    <w:rsid w:val="00144AE5"/>
    <w:rsid w:val="0014695E"/>
    <w:rsid w:val="001500CB"/>
    <w:rsid w:val="00150D90"/>
    <w:rsid w:val="00151E3B"/>
    <w:rsid w:val="00154494"/>
    <w:rsid w:val="00154B9B"/>
    <w:rsid w:val="001613C1"/>
    <w:rsid w:val="0016306A"/>
    <w:rsid w:val="001647BA"/>
    <w:rsid w:val="00165BE0"/>
    <w:rsid w:val="00165E71"/>
    <w:rsid w:val="00166AE5"/>
    <w:rsid w:val="00170C75"/>
    <w:rsid w:val="00170F5E"/>
    <w:rsid w:val="001727BA"/>
    <w:rsid w:val="00174185"/>
    <w:rsid w:val="001757F4"/>
    <w:rsid w:val="00176FE6"/>
    <w:rsid w:val="00181848"/>
    <w:rsid w:val="00185346"/>
    <w:rsid w:val="00186E62"/>
    <w:rsid w:val="001902D3"/>
    <w:rsid w:val="001908DB"/>
    <w:rsid w:val="00191728"/>
    <w:rsid w:val="00196095"/>
    <w:rsid w:val="001A0458"/>
    <w:rsid w:val="001A13A3"/>
    <w:rsid w:val="001A19DD"/>
    <w:rsid w:val="001A25BC"/>
    <w:rsid w:val="001A2BA0"/>
    <w:rsid w:val="001A5BBF"/>
    <w:rsid w:val="001A6E0C"/>
    <w:rsid w:val="001B030D"/>
    <w:rsid w:val="001B153E"/>
    <w:rsid w:val="001B19D9"/>
    <w:rsid w:val="001B1FE9"/>
    <w:rsid w:val="001B448C"/>
    <w:rsid w:val="001B5312"/>
    <w:rsid w:val="001B6D08"/>
    <w:rsid w:val="001C0148"/>
    <w:rsid w:val="001C3144"/>
    <w:rsid w:val="001C5D86"/>
    <w:rsid w:val="001C6B43"/>
    <w:rsid w:val="001C6B96"/>
    <w:rsid w:val="001C726A"/>
    <w:rsid w:val="001D5C3B"/>
    <w:rsid w:val="001D664C"/>
    <w:rsid w:val="001D6C22"/>
    <w:rsid w:val="001D7610"/>
    <w:rsid w:val="001E273F"/>
    <w:rsid w:val="001E4090"/>
    <w:rsid w:val="001E50D0"/>
    <w:rsid w:val="001E77E3"/>
    <w:rsid w:val="001F211D"/>
    <w:rsid w:val="001F700A"/>
    <w:rsid w:val="001F705C"/>
    <w:rsid w:val="002001FC"/>
    <w:rsid w:val="002031F8"/>
    <w:rsid w:val="00204996"/>
    <w:rsid w:val="00205C6F"/>
    <w:rsid w:val="002062D7"/>
    <w:rsid w:val="002075EE"/>
    <w:rsid w:val="00210AEA"/>
    <w:rsid w:val="00210C5D"/>
    <w:rsid w:val="002163A9"/>
    <w:rsid w:val="00216A9A"/>
    <w:rsid w:val="002271E9"/>
    <w:rsid w:val="00231B5F"/>
    <w:rsid w:val="00232AC9"/>
    <w:rsid w:val="00232F70"/>
    <w:rsid w:val="002343C3"/>
    <w:rsid w:val="002343F4"/>
    <w:rsid w:val="00234529"/>
    <w:rsid w:val="00236203"/>
    <w:rsid w:val="00237951"/>
    <w:rsid w:val="00240E9E"/>
    <w:rsid w:val="00244207"/>
    <w:rsid w:val="00244756"/>
    <w:rsid w:val="002458FD"/>
    <w:rsid w:val="00245F2B"/>
    <w:rsid w:val="0024772C"/>
    <w:rsid w:val="00250196"/>
    <w:rsid w:val="002502ED"/>
    <w:rsid w:val="00252289"/>
    <w:rsid w:val="002557E9"/>
    <w:rsid w:val="00260174"/>
    <w:rsid w:val="002604E4"/>
    <w:rsid w:val="00263D68"/>
    <w:rsid w:val="00264A1C"/>
    <w:rsid w:val="00265E3B"/>
    <w:rsid w:val="0026623D"/>
    <w:rsid w:val="0027068D"/>
    <w:rsid w:val="002713C7"/>
    <w:rsid w:val="00272595"/>
    <w:rsid w:val="00273445"/>
    <w:rsid w:val="002746A4"/>
    <w:rsid w:val="00276258"/>
    <w:rsid w:val="00276E2D"/>
    <w:rsid w:val="0028265F"/>
    <w:rsid w:val="00282E64"/>
    <w:rsid w:val="00284F8A"/>
    <w:rsid w:val="00285A37"/>
    <w:rsid w:val="00287F27"/>
    <w:rsid w:val="00290E10"/>
    <w:rsid w:val="00296B92"/>
    <w:rsid w:val="0029713D"/>
    <w:rsid w:val="00297C9B"/>
    <w:rsid w:val="002A12F4"/>
    <w:rsid w:val="002A28F1"/>
    <w:rsid w:val="002A2A96"/>
    <w:rsid w:val="002B05BD"/>
    <w:rsid w:val="002B5593"/>
    <w:rsid w:val="002B5A0F"/>
    <w:rsid w:val="002C1470"/>
    <w:rsid w:val="002C2C1C"/>
    <w:rsid w:val="002C47FD"/>
    <w:rsid w:val="002C4A6B"/>
    <w:rsid w:val="002C4C45"/>
    <w:rsid w:val="002C6ECB"/>
    <w:rsid w:val="002C6FAC"/>
    <w:rsid w:val="002D1301"/>
    <w:rsid w:val="002D317E"/>
    <w:rsid w:val="002D369E"/>
    <w:rsid w:val="002D3C7F"/>
    <w:rsid w:val="002D415D"/>
    <w:rsid w:val="002E1C12"/>
    <w:rsid w:val="002E335B"/>
    <w:rsid w:val="002E449A"/>
    <w:rsid w:val="002E4956"/>
    <w:rsid w:val="002E6189"/>
    <w:rsid w:val="002F2D75"/>
    <w:rsid w:val="002F3F29"/>
    <w:rsid w:val="002F4641"/>
    <w:rsid w:val="002F7B5D"/>
    <w:rsid w:val="00303C32"/>
    <w:rsid w:val="003042A7"/>
    <w:rsid w:val="00306535"/>
    <w:rsid w:val="003114EC"/>
    <w:rsid w:val="00311C4E"/>
    <w:rsid w:val="003127C8"/>
    <w:rsid w:val="003130D9"/>
    <w:rsid w:val="003143CF"/>
    <w:rsid w:val="00315388"/>
    <w:rsid w:val="0031660A"/>
    <w:rsid w:val="00317EDA"/>
    <w:rsid w:val="00322B30"/>
    <w:rsid w:val="00324897"/>
    <w:rsid w:val="00324D28"/>
    <w:rsid w:val="00325420"/>
    <w:rsid w:val="0032585E"/>
    <w:rsid w:val="00327015"/>
    <w:rsid w:val="0032741A"/>
    <w:rsid w:val="00330AC1"/>
    <w:rsid w:val="00330E1A"/>
    <w:rsid w:val="00332AAE"/>
    <w:rsid w:val="00333AA0"/>
    <w:rsid w:val="0033551F"/>
    <w:rsid w:val="00337F1F"/>
    <w:rsid w:val="00340F64"/>
    <w:rsid w:val="0034432A"/>
    <w:rsid w:val="00345040"/>
    <w:rsid w:val="00345E77"/>
    <w:rsid w:val="0034629E"/>
    <w:rsid w:val="003468EE"/>
    <w:rsid w:val="00351B5E"/>
    <w:rsid w:val="00351C8F"/>
    <w:rsid w:val="003528D9"/>
    <w:rsid w:val="00352E2B"/>
    <w:rsid w:val="00355586"/>
    <w:rsid w:val="00355E56"/>
    <w:rsid w:val="003568F7"/>
    <w:rsid w:val="003571F2"/>
    <w:rsid w:val="00363244"/>
    <w:rsid w:val="00365FE8"/>
    <w:rsid w:val="003667A7"/>
    <w:rsid w:val="00370A61"/>
    <w:rsid w:val="00372906"/>
    <w:rsid w:val="003762D5"/>
    <w:rsid w:val="003770CF"/>
    <w:rsid w:val="00377377"/>
    <w:rsid w:val="00377FEB"/>
    <w:rsid w:val="0038147A"/>
    <w:rsid w:val="00382F9F"/>
    <w:rsid w:val="00383E25"/>
    <w:rsid w:val="00385DD2"/>
    <w:rsid w:val="0038689E"/>
    <w:rsid w:val="0038736E"/>
    <w:rsid w:val="003944CE"/>
    <w:rsid w:val="00396FC4"/>
    <w:rsid w:val="003A19C2"/>
    <w:rsid w:val="003A1AA6"/>
    <w:rsid w:val="003B03A8"/>
    <w:rsid w:val="003B202E"/>
    <w:rsid w:val="003B24EA"/>
    <w:rsid w:val="003B353C"/>
    <w:rsid w:val="003B4A64"/>
    <w:rsid w:val="003B4B97"/>
    <w:rsid w:val="003B6918"/>
    <w:rsid w:val="003C0B50"/>
    <w:rsid w:val="003C271A"/>
    <w:rsid w:val="003C76EC"/>
    <w:rsid w:val="003C7EB7"/>
    <w:rsid w:val="003D0031"/>
    <w:rsid w:val="003D08C4"/>
    <w:rsid w:val="003D2472"/>
    <w:rsid w:val="003D485F"/>
    <w:rsid w:val="003D7364"/>
    <w:rsid w:val="003D7F3D"/>
    <w:rsid w:val="003E3AC4"/>
    <w:rsid w:val="003E4326"/>
    <w:rsid w:val="003E4827"/>
    <w:rsid w:val="003E5020"/>
    <w:rsid w:val="003E53FF"/>
    <w:rsid w:val="003E6160"/>
    <w:rsid w:val="003E657B"/>
    <w:rsid w:val="003E6A48"/>
    <w:rsid w:val="003E7A8D"/>
    <w:rsid w:val="003F1B77"/>
    <w:rsid w:val="003F1F63"/>
    <w:rsid w:val="003F316A"/>
    <w:rsid w:val="003F4D3B"/>
    <w:rsid w:val="003F503F"/>
    <w:rsid w:val="003F58E9"/>
    <w:rsid w:val="003F5E30"/>
    <w:rsid w:val="003F6488"/>
    <w:rsid w:val="003F71D6"/>
    <w:rsid w:val="003F746D"/>
    <w:rsid w:val="004006A4"/>
    <w:rsid w:val="00401FC7"/>
    <w:rsid w:val="004051DF"/>
    <w:rsid w:val="004067EC"/>
    <w:rsid w:val="00406DF7"/>
    <w:rsid w:val="00410ED0"/>
    <w:rsid w:val="00412CF4"/>
    <w:rsid w:val="00413678"/>
    <w:rsid w:val="00415D8F"/>
    <w:rsid w:val="00416D72"/>
    <w:rsid w:val="00417BC8"/>
    <w:rsid w:val="00422C2B"/>
    <w:rsid w:val="00423EED"/>
    <w:rsid w:val="00424D8B"/>
    <w:rsid w:val="004266DC"/>
    <w:rsid w:val="00430323"/>
    <w:rsid w:val="00430CE7"/>
    <w:rsid w:val="00432387"/>
    <w:rsid w:val="00433759"/>
    <w:rsid w:val="004356AB"/>
    <w:rsid w:val="00435B5A"/>
    <w:rsid w:val="00436988"/>
    <w:rsid w:val="00441087"/>
    <w:rsid w:val="004471AD"/>
    <w:rsid w:val="00450B7F"/>
    <w:rsid w:val="004516ED"/>
    <w:rsid w:val="00454BFD"/>
    <w:rsid w:val="00460E06"/>
    <w:rsid w:val="00461677"/>
    <w:rsid w:val="00461FF7"/>
    <w:rsid w:val="00462595"/>
    <w:rsid w:val="00463620"/>
    <w:rsid w:val="0046455C"/>
    <w:rsid w:val="0046474A"/>
    <w:rsid w:val="0046607D"/>
    <w:rsid w:val="00470362"/>
    <w:rsid w:val="004714B3"/>
    <w:rsid w:val="00471C71"/>
    <w:rsid w:val="00474050"/>
    <w:rsid w:val="00477BEC"/>
    <w:rsid w:val="004804D0"/>
    <w:rsid w:val="00484D49"/>
    <w:rsid w:val="00486A10"/>
    <w:rsid w:val="00486ED2"/>
    <w:rsid w:val="00490582"/>
    <w:rsid w:val="004917B6"/>
    <w:rsid w:val="00492077"/>
    <w:rsid w:val="00492FB8"/>
    <w:rsid w:val="00495797"/>
    <w:rsid w:val="00496564"/>
    <w:rsid w:val="004A0A7D"/>
    <w:rsid w:val="004A185E"/>
    <w:rsid w:val="004A24F6"/>
    <w:rsid w:val="004A3B49"/>
    <w:rsid w:val="004A4E29"/>
    <w:rsid w:val="004B05B8"/>
    <w:rsid w:val="004B12C0"/>
    <w:rsid w:val="004B1508"/>
    <w:rsid w:val="004B1A0A"/>
    <w:rsid w:val="004B2EB1"/>
    <w:rsid w:val="004B4F6E"/>
    <w:rsid w:val="004B55E5"/>
    <w:rsid w:val="004B6FF0"/>
    <w:rsid w:val="004B7233"/>
    <w:rsid w:val="004B7989"/>
    <w:rsid w:val="004C0353"/>
    <w:rsid w:val="004C2CDD"/>
    <w:rsid w:val="004C5228"/>
    <w:rsid w:val="004C6B05"/>
    <w:rsid w:val="004C6F12"/>
    <w:rsid w:val="004D1171"/>
    <w:rsid w:val="004D75B2"/>
    <w:rsid w:val="004E1076"/>
    <w:rsid w:val="004E1A82"/>
    <w:rsid w:val="004E275F"/>
    <w:rsid w:val="004E3E4F"/>
    <w:rsid w:val="004E5F6C"/>
    <w:rsid w:val="004E6110"/>
    <w:rsid w:val="004E6D5B"/>
    <w:rsid w:val="004E79A8"/>
    <w:rsid w:val="004F0DA9"/>
    <w:rsid w:val="004F5A8A"/>
    <w:rsid w:val="004F6E46"/>
    <w:rsid w:val="004F6F47"/>
    <w:rsid w:val="0050206C"/>
    <w:rsid w:val="005046E8"/>
    <w:rsid w:val="00504F8A"/>
    <w:rsid w:val="005061CB"/>
    <w:rsid w:val="00507379"/>
    <w:rsid w:val="0051098C"/>
    <w:rsid w:val="00511615"/>
    <w:rsid w:val="00512365"/>
    <w:rsid w:val="00515FAC"/>
    <w:rsid w:val="005204DC"/>
    <w:rsid w:val="0052180A"/>
    <w:rsid w:val="00521FFA"/>
    <w:rsid w:val="0052549F"/>
    <w:rsid w:val="005301E8"/>
    <w:rsid w:val="00534F24"/>
    <w:rsid w:val="00535A16"/>
    <w:rsid w:val="0053639F"/>
    <w:rsid w:val="00536E95"/>
    <w:rsid w:val="00537A38"/>
    <w:rsid w:val="00540867"/>
    <w:rsid w:val="00540930"/>
    <w:rsid w:val="0054429D"/>
    <w:rsid w:val="00547712"/>
    <w:rsid w:val="00560B76"/>
    <w:rsid w:val="00563105"/>
    <w:rsid w:val="00564D6E"/>
    <w:rsid w:val="00564D94"/>
    <w:rsid w:val="0056542B"/>
    <w:rsid w:val="00565C59"/>
    <w:rsid w:val="00572C26"/>
    <w:rsid w:val="00572D69"/>
    <w:rsid w:val="0057573D"/>
    <w:rsid w:val="00577E67"/>
    <w:rsid w:val="00586A0D"/>
    <w:rsid w:val="00596C7E"/>
    <w:rsid w:val="005A0D54"/>
    <w:rsid w:val="005A14D4"/>
    <w:rsid w:val="005A33F9"/>
    <w:rsid w:val="005A475B"/>
    <w:rsid w:val="005A4E04"/>
    <w:rsid w:val="005A5AF0"/>
    <w:rsid w:val="005A6295"/>
    <w:rsid w:val="005A7721"/>
    <w:rsid w:val="005A7C7C"/>
    <w:rsid w:val="005B0274"/>
    <w:rsid w:val="005B2EE2"/>
    <w:rsid w:val="005B7D04"/>
    <w:rsid w:val="005C1C21"/>
    <w:rsid w:val="005C5CE2"/>
    <w:rsid w:val="005C5DED"/>
    <w:rsid w:val="005C7064"/>
    <w:rsid w:val="005D0FA3"/>
    <w:rsid w:val="005D10B7"/>
    <w:rsid w:val="005D3D59"/>
    <w:rsid w:val="005D3F88"/>
    <w:rsid w:val="005D554A"/>
    <w:rsid w:val="005D6DF5"/>
    <w:rsid w:val="005D78C3"/>
    <w:rsid w:val="005E1371"/>
    <w:rsid w:val="005E1668"/>
    <w:rsid w:val="005E2023"/>
    <w:rsid w:val="005E63BA"/>
    <w:rsid w:val="005E711A"/>
    <w:rsid w:val="005E7839"/>
    <w:rsid w:val="005F1722"/>
    <w:rsid w:val="005F2C93"/>
    <w:rsid w:val="005F3484"/>
    <w:rsid w:val="005F3AF5"/>
    <w:rsid w:val="005F66E7"/>
    <w:rsid w:val="005F711D"/>
    <w:rsid w:val="00602165"/>
    <w:rsid w:val="00604044"/>
    <w:rsid w:val="00605358"/>
    <w:rsid w:val="00607560"/>
    <w:rsid w:val="006109AA"/>
    <w:rsid w:val="00612886"/>
    <w:rsid w:val="00612AA6"/>
    <w:rsid w:val="00613106"/>
    <w:rsid w:val="00614100"/>
    <w:rsid w:val="0061637A"/>
    <w:rsid w:val="006205BD"/>
    <w:rsid w:val="006214BC"/>
    <w:rsid w:val="00621555"/>
    <w:rsid w:val="00621F44"/>
    <w:rsid w:val="006227ED"/>
    <w:rsid w:val="00625183"/>
    <w:rsid w:val="00625256"/>
    <w:rsid w:val="00625689"/>
    <w:rsid w:val="00625969"/>
    <w:rsid w:val="00626AD0"/>
    <w:rsid w:val="00630084"/>
    <w:rsid w:val="00631030"/>
    <w:rsid w:val="00631962"/>
    <w:rsid w:val="00632345"/>
    <w:rsid w:val="006324C9"/>
    <w:rsid w:val="00633B47"/>
    <w:rsid w:val="00634D44"/>
    <w:rsid w:val="0063547C"/>
    <w:rsid w:val="00641C5E"/>
    <w:rsid w:val="006450E7"/>
    <w:rsid w:val="006509E1"/>
    <w:rsid w:val="0065503E"/>
    <w:rsid w:val="00657A25"/>
    <w:rsid w:val="00661000"/>
    <w:rsid w:val="00661988"/>
    <w:rsid w:val="00663178"/>
    <w:rsid w:val="0066414F"/>
    <w:rsid w:val="0066482B"/>
    <w:rsid w:val="006669DF"/>
    <w:rsid w:val="006678B4"/>
    <w:rsid w:val="0067152A"/>
    <w:rsid w:val="00671952"/>
    <w:rsid w:val="00682C2E"/>
    <w:rsid w:val="006833CB"/>
    <w:rsid w:val="00684B5A"/>
    <w:rsid w:val="00684BA5"/>
    <w:rsid w:val="006856DB"/>
    <w:rsid w:val="006862CA"/>
    <w:rsid w:val="00686F91"/>
    <w:rsid w:val="006875A6"/>
    <w:rsid w:val="00687F80"/>
    <w:rsid w:val="00690169"/>
    <w:rsid w:val="006913ED"/>
    <w:rsid w:val="0069147B"/>
    <w:rsid w:val="00692EC5"/>
    <w:rsid w:val="00697B5E"/>
    <w:rsid w:val="006A09C5"/>
    <w:rsid w:val="006A0A07"/>
    <w:rsid w:val="006A266F"/>
    <w:rsid w:val="006A39C2"/>
    <w:rsid w:val="006A4F39"/>
    <w:rsid w:val="006A62EA"/>
    <w:rsid w:val="006A6745"/>
    <w:rsid w:val="006A69DB"/>
    <w:rsid w:val="006A6D0D"/>
    <w:rsid w:val="006A6DA0"/>
    <w:rsid w:val="006A705B"/>
    <w:rsid w:val="006A79B0"/>
    <w:rsid w:val="006B12F3"/>
    <w:rsid w:val="006B3004"/>
    <w:rsid w:val="006B3E25"/>
    <w:rsid w:val="006B4FC4"/>
    <w:rsid w:val="006B66D2"/>
    <w:rsid w:val="006C308F"/>
    <w:rsid w:val="006C3603"/>
    <w:rsid w:val="006C38F5"/>
    <w:rsid w:val="006C3BF1"/>
    <w:rsid w:val="006C50C5"/>
    <w:rsid w:val="006C59D4"/>
    <w:rsid w:val="006D13E6"/>
    <w:rsid w:val="006D7CAE"/>
    <w:rsid w:val="006E053E"/>
    <w:rsid w:val="006E4448"/>
    <w:rsid w:val="006E5504"/>
    <w:rsid w:val="006E6945"/>
    <w:rsid w:val="006E768F"/>
    <w:rsid w:val="006F0CBB"/>
    <w:rsid w:val="006F1FED"/>
    <w:rsid w:val="006F2A73"/>
    <w:rsid w:val="006F2F96"/>
    <w:rsid w:val="006F3A6A"/>
    <w:rsid w:val="006F3F9A"/>
    <w:rsid w:val="006F4BA2"/>
    <w:rsid w:val="0070077E"/>
    <w:rsid w:val="0070108B"/>
    <w:rsid w:val="0070278D"/>
    <w:rsid w:val="00704D81"/>
    <w:rsid w:val="00704F6F"/>
    <w:rsid w:val="0070533F"/>
    <w:rsid w:val="00706A84"/>
    <w:rsid w:val="00707B10"/>
    <w:rsid w:val="00707F02"/>
    <w:rsid w:val="007103CB"/>
    <w:rsid w:val="00711F97"/>
    <w:rsid w:val="00713321"/>
    <w:rsid w:val="007158C9"/>
    <w:rsid w:val="00716AE9"/>
    <w:rsid w:val="007172D9"/>
    <w:rsid w:val="00720BFD"/>
    <w:rsid w:val="00722941"/>
    <w:rsid w:val="007230A9"/>
    <w:rsid w:val="00726F81"/>
    <w:rsid w:val="00727445"/>
    <w:rsid w:val="007360E1"/>
    <w:rsid w:val="00737826"/>
    <w:rsid w:val="007401B0"/>
    <w:rsid w:val="00740B13"/>
    <w:rsid w:val="00741536"/>
    <w:rsid w:val="00741A6B"/>
    <w:rsid w:val="00744D86"/>
    <w:rsid w:val="00746731"/>
    <w:rsid w:val="00750AED"/>
    <w:rsid w:val="00751ABE"/>
    <w:rsid w:val="00755A47"/>
    <w:rsid w:val="0075644A"/>
    <w:rsid w:val="00757AE9"/>
    <w:rsid w:val="007615D1"/>
    <w:rsid w:val="007631B2"/>
    <w:rsid w:val="00765E4E"/>
    <w:rsid w:val="0077035E"/>
    <w:rsid w:val="007717CE"/>
    <w:rsid w:val="007727D7"/>
    <w:rsid w:val="00773FDC"/>
    <w:rsid w:val="00773FEA"/>
    <w:rsid w:val="007762B5"/>
    <w:rsid w:val="00780312"/>
    <w:rsid w:val="0078066C"/>
    <w:rsid w:val="00780872"/>
    <w:rsid w:val="00781836"/>
    <w:rsid w:val="00781E90"/>
    <w:rsid w:val="0078276D"/>
    <w:rsid w:val="00783AA0"/>
    <w:rsid w:val="00784423"/>
    <w:rsid w:val="00784BC7"/>
    <w:rsid w:val="0078570C"/>
    <w:rsid w:val="00785AF7"/>
    <w:rsid w:val="007904C0"/>
    <w:rsid w:val="00797F9C"/>
    <w:rsid w:val="007A0A33"/>
    <w:rsid w:val="007A223E"/>
    <w:rsid w:val="007A2AE1"/>
    <w:rsid w:val="007A4FE0"/>
    <w:rsid w:val="007A62FE"/>
    <w:rsid w:val="007A6A5F"/>
    <w:rsid w:val="007A76B6"/>
    <w:rsid w:val="007B0612"/>
    <w:rsid w:val="007B12B1"/>
    <w:rsid w:val="007B23AC"/>
    <w:rsid w:val="007B4CF2"/>
    <w:rsid w:val="007B4EA2"/>
    <w:rsid w:val="007B7421"/>
    <w:rsid w:val="007C00E5"/>
    <w:rsid w:val="007C0C4F"/>
    <w:rsid w:val="007C4E84"/>
    <w:rsid w:val="007C68F3"/>
    <w:rsid w:val="007D232A"/>
    <w:rsid w:val="007D3BCB"/>
    <w:rsid w:val="007D6EB2"/>
    <w:rsid w:val="007D71CA"/>
    <w:rsid w:val="007E1760"/>
    <w:rsid w:val="007E2E69"/>
    <w:rsid w:val="007E3EF5"/>
    <w:rsid w:val="007E4247"/>
    <w:rsid w:val="007E4A9A"/>
    <w:rsid w:val="007E5E14"/>
    <w:rsid w:val="007E6BFA"/>
    <w:rsid w:val="007F026B"/>
    <w:rsid w:val="007F1478"/>
    <w:rsid w:val="007F15AA"/>
    <w:rsid w:val="007F45F3"/>
    <w:rsid w:val="007F767C"/>
    <w:rsid w:val="00811917"/>
    <w:rsid w:val="00812917"/>
    <w:rsid w:val="00815B1E"/>
    <w:rsid w:val="00816BB0"/>
    <w:rsid w:val="0081790E"/>
    <w:rsid w:val="00820EE7"/>
    <w:rsid w:val="008257EC"/>
    <w:rsid w:val="00826670"/>
    <w:rsid w:val="00830043"/>
    <w:rsid w:val="00831491"/>
    <w:rsid w:val="0083360C"/>
    <w:rsid w:val="00834143"/>
    <w:rsid w:val="008349D1"/>
    <w:rsid w:val="00836D56"/>
    <w:rsid w:val="00836D93"/>
    <w:rsid w:val="00837719"/>
    <w:rsid w:val="0083773B"/>
    <w:rsid w:val="00837A2E"/>
    <w:rsid w:val="0084109E"/>
    <w:rsid w:val="00842223"/>
    <w:rsid w:val="00847C91"/>
    <w:rsid w:val="0085110C"/>
    <w:rsid w:val="00853963"/>
    <w:rsid w:val="0085594A"/>
    <w:rsid w:val="0086040F"/>
    <w:rsid w:val="0086408A"/>
    <w:rsid w:val="00864C41"/>
    <w:rsid w:val="008650B7"/>
    <w:rsid w:val="00865AF1"/>
    <w:rsid w:val="00870D6B"/>
    <w:rsid w:val="00873726"/>
    <w:rsid w:val="00873D0A"/>
    <w:rsid w:val="00874A80"/>
    <w:rsid w:val="00877508"/>
    <w:rsid w:val="008777F4"/>
    <w:rsid w:val="008813AD"/>
    <w:rsid w:val="00883158"/>
    <w:rsid w:val="0088481F"/>
    <w:rsid w:val="00892664"/>
    <w:rsid w:val="0089336C"/>
    <w:rsid w:val="00895AD7"/>
    <w:rsid w:val="008977BA"/>
    <w:rsid w:val="0089783B"/>
    <w:rsid w:val="008A11BA"/>
    <w:rsid w:val="008A577B"/>
    <w:rsid w:val="008B20E1"/>
    <w:rsid w:val="008B33FE"/>
    <w:rsid w:val="008B682C"/>
    <w:rsid w:val="008B714B"/>
    <w:rsid w:val="008C1F37"/>
    <w:rsid w:val="008C3D7E"/>
    <w:rsid w:val="008C5176"/>
    <w:rsid w:val="008C586E"/>
    <w:rsid w:val="008C6D5F"/>
    <w:rsid w:val="008C7A9D"/>
    <w:rsid w:val="008C7FCD"/>
    <w:rsid w:val="008D0C56"/>
    <w:rsid w:val="008D2F97"/>
    <w:rsid w:val="008E0F62"/>
    <w:rsid w:val="008E1CFA"/>
    <w:rsid w:val="008E3917"/>
    <w:rsid w:val="008E4FFF"/>
    <w:rsid w:val="008E6345"/>
    <w:rsid w:val="008E6C72"/>
    <w:rsid w:val="008E722A"/>
    <w:rsid w:val="008E7FF4"/>
    <w:rsid w:val="008F20C1"/>
    <w:rsid w:val="008F328D"/>
    <w:rsid w:val="008F3433"/>
    <w:rsid w:val="008F3997"/>
    <w:rsid w:val="008F518F"/>
    <w:rsid w:val="008F7BC3"/>
    <w:rsid w:val="00900AA8"/>
    <w:rsid w:val="00902247"/>
    <w:rsid w:val="00905B93"/>
    <w:rsid w:val="00906516"/>
    <w:rsid w:val="009071D5"/>
    <w:rsid w:val="00910186"/>
    <w:rsid w:val="009119C0"/>
    <w:rsid w:val="00912706"/>
    <w:rsid w:val="00914F50"/>
    <w:rsid w:val="00916B84"/>
    <w:rsid w:val="00917094"/>
    <w:rsid w:val="00920B94"/>
    <w:rsid w:val="00921580"/>
    <w:rsid w:val="009271E8"/>
    <w:rsid w:val="00927EF7"/>
    <w:rsid w:val="009300C4"/>
    <w:rsid w:val="00930313"/>
    <w:rsid w:val="00930CEC"/>
    <w:rsid w:val="00931001"/>
    <w:rsid w:val="00931378"/>
    <w:rsid w:val="00933B4D"/>
    <w:rsid w:val="0094167D"/>
    <w:rsid w:val="00942306"/>
    <w:rsid w:val="00942B4D"/>
    <w:rsid w:val="0094378C"/>
    <w:rsid w:val="00944D5A"/>
    <w:rsid w:val="00944F3B"/>
    <w:rsid w:val="009453E8"/>
    <w:rsid w:val="0094737A"/>
    <w:rsid w:val="00951D9F"/>
    <w:rsid w:val="00956306"/>
    <w:rsid w:val="00957004"/>
    <w:rsid w:val="0095705C"/>
    <w:rsid w:val="009602B3"/>
    <w:rsid w:val="00960CDC"/>
    <w:rsid w:val="0096143D"/>
    <w:rsid w:val="009631D7"/>
    <w:rsid w:val="0096622C"/>
    <w:rsid w:val="00966600"/>
    <w:rsid w:val="0096698D"/>
    <w:rsid w:val="00967EAC"/>
    <w:rsid w:val="00967F2C"/>
    <w:rsid w:val="00971258"/>
    <w:rsid w:val="0097181D"/>
    <w:rsid w:val="009721AD"/>
    <w:rsid w:val="00973875"/>
    <w:rsid w:val="0097695D"/>
    <w:rsid w:val="009772B4"/>
    <w:rsid w:val="009820C8"/>
    <w:rsid w:val="009863FA"/>
    <w:rsid w:val="0098667E"/>
    <w:rsid w:val="00986879"/>
    <w:rsid w:val="009917F7"/>
    <w:rsid w:val="009918BC"/>
    <w:rsid w:val="00992290"/>
    <w:rsid w:val="009931AB"/>
    <w:rsid w:val="00993D87"/>
    <w:rsid w:val="009948C3"/>
    <w:rsid w:val="009965F8"/>
    <w:rsid w:val="009A05EB"/>
    <w:rsid w:val="009A3C04"/>
    <w:rsid w:val="009A682E"/>
    <w:rsid w:val="009A6EC1"/>
    <w:rsid w:val="009A7DF7"/>
    <w:rsid w:val="009B7003"/>
    <w:rsid w:val="009C0BBB"/>
    <w:rsid w:val="009C1CDA"/>
    <w:rsid w:val="009C4209"/>
    <w:rsid w:val="009C7B52"/>
    <w:rsid w:val="009D05AA"/>
    <w:rsid w:val="009D062D"/>
    <w:rsid w:val="009D0A23"/>
    <w:rsid w:val="009D7561"/>
    <w:rsid w:val="009E1854"/>
    <w:rsid w:val="009E1D22"/>
    <w:rsid w:val="009E2BB3"/>
    <w:rsid w:val="009E6289"/>
    <w:rsid w:val="009F06A4"/>
    <w:rsid w:val="009F1999"/>
    <w:rsid w:val="009F2EBF"/>
    <w:rsid w:val="009F326B"/>
    <w:rsid w:val="009F4DA9"/>
    <w:rsid w:val="009F6D87"/>
    <w:rsid w:val="009F77AE"/>
    <w:rsid w:val="00A01B09"/>
    <w:rsid w:val="00A01F8A"/>
    <w:rsid w:val="00A02B72"/>
    <w:rsid w:val="00A05C66"/>
    <w:rsid w:val="00A15422"/>
    <w:rsid w:val="00A157AD"/>
    <w:rsid w:val="00A23255"/>
    <w:rsid w:val="00A248D1"/>
    <w:rsid w:val="00A25FFB"/>
    <w:rsid w:val="00A26714"/>
    <w:rsid w:val="00A2680A"/>
    <w:rsid w:val="00A27F19"/>
    <w:rsid w:val="00A307D5"/>
    <w:rsid w:val="00A32686"/>
    <w:rsid w:val="00A3471D"/>
    <w:rsid w:val="00A35401"/>
    <w:rsid w:val="00A35CE4"/>
    <w:rsid w:val="00A36A6E"/>
    <w:rsid w:val="00A40847"/>
    <w:rsid w:val="00A42701"/>
    <w:rsid w:val="00A42A08"/>
    <w:rsid w:val="00A44742"/>
    <w:rsid w:val="00A4597F"/>
    <w:rsid w:val="00A45AE3"/>
    <w:rsid w:val="00A478C2"/>
    <w:rsid w:val="00A51435"/>
    <w:rsid w:val="00A522E9"/>
    <w:rsid w:val="00A5372D"/>
    <w:rsid w:val="00A5446A"/>
    <w:rsid w:val="00A55818"/>
    <w:rsid w:val="00A5705B"/>
    <w:rsid w:val="00A57664"/>
    <w:rsid w:val="00A57F73"/>
    <w:rsid w:val="00A6171A"/>
    <w:rsid w:val="00A64DD4"/>
    <w:rsid w:val="00A65C79"/>
    <w:rsid w:val="00A73490"/>
    <w:rsid w:val="00A74F83"/>
    <w:rsid w:val="00A779CD"/>
    <w:rsid w:val="00A77E1C"/>
    <w:rsid w:val="00A8037B"/>
    <w:rsid w:val="00A83EB3"/>
    <w:rsid w:val="00A84123"/>
    <w:rsid w:val="00A85F35"/>
    <w:rsid w:val="00A8690A"/>
    <w:rsid w:val="00A86D84"/>
    <w:rsid w:val="00A87DED"/>
    <w:rsid w:val="00A90939"/>
    <w:rsid w:val="00A90B31"/>
    <w:rsid w:val="00A92137"/>
    <w:rsid w:val="00A94DDA"/>
    <w:rsid w:val="00A964DB"/>
    <w:rsid w:val="00A97590"/>
    <w:rsid w:val="00A97ABC"/>
    <w:rsid w:val="00AA297C"/>
    <w:rsid w:val="00AA4D75"/>
    <w:rsid w:val="00AA6844"/>
    <w:rsid w:val="00AB0E2C"/>
    <w:rsid w:val="00AB1C5C"/>
    <w:rsid w:val="00AB25A5"/>
    <w:rsid w:val="00AB2767"/>
    <w:rsid w:val="00AB7337"/>
    <w:rsid w:val="00AC1058"/>
    <w:rsid w:val="00AC1079"/>
    <w:rsid w:val="00AC201B"/>
    <w:rsid w:val="00AC2098"/>
    <w:rsid w:val="00AC22A8"/>
    <w:rsid w:val="00AC35B3"/>
    <w:rsid w:val="00AC5F20"/>
    <w:rsid w:val="00AC75D1"/>
    <w:rsid w:val="00AD0882"/>
    <w:rsid w:val="00AD2347"/>
    <w:rsid w:val="00AD4BC6"/>
    <w:rsid w:val="00AD4EEB"/>
    <w:rsid w:val="00AD59C2"/>
    <w:rsid w:val="00AD622D"/>
    <w:rsid w:val="00AD666D"/>
    <w:rsid w:val="00AE03DC"/>
    <w:rsid w:val="00AE10B9"/>
    <w:rsid w:val="00AE16B2"/>
    <w:rsid w:val="00AE24A0"/>
    <w:rsid w:val="00AE30B0"/>
    <w:rsid w:val="00AE52A1"/>
    <w:rsid w:val="00AE57BB"/>
    <w:rsid w:val="00AE723D"/>
    <w:rsid w:val="00AE7E2D"/>
    <w:rsid w:val="00AF06B2"/>
    <w:rsid w:val="00AF1169"/>
    <w:rsid w:val="00AF38B0"/>
    <w:rsid w:val="00AF38E4"/>
    <w:rsid w:val="00AF597A"/>
    <w:rsid w:val="00AF5AAE"/>
    <w:rsid w:val="00AF5D45"/>
    <w:rsid w:val="00AF76D1"/>
    <w:rsid w:val="00B01A7E"/>
    <w:rsid w:val="00B02EC5"/>
    <w:rsid w:val="00B06159"/>
    <w:rsid w:val="00B0793F"/>
    <w:rsid w:val="00B11012"/>
    <w:rsid w:val="00B146E9"/>
    <w:rsid w:val="00B14D39"/>
    <w:rsid w:val="00B15E60"/>
    <w:rsid w:val="00B238EA"/>
    <w:rsid w:val="00B2726A"/>
    <w:rsid w:val="00B27DBE"/>
    <w:rsid w:val="00B32053"/>
    <w:rsid w:val="00B32CCF"/>
    <w:rsid w:val="00B34230"/>
    <w:rsid w:val="00B36BF9"/>
    <w:rsid w:val="00B41914"/>
    <w:rsid w:val="00B43133"/>
    <w:rsid w:val="00B43D8C"/>
    <w:rsid w:val="00B4413F"/>
    <w:rsid w:val="00B44FAB"/>
    <w:rsid w:val="00B45E86"/>
    <w:rsid w:val="00B50E57"/>
    <w:rsid w:val="00B521B9"/>
    <w:rsid w:val="00B54AE3"/>
    <w:rsid w:val="00B54C86"/>
    <w:rsid w:val="00B556E8"/>
    <w:rsid w:val="00B56EFB"/>
    <w:rsid w:val="00B60E4C"/>
    <w:rsid w:val="00B65386"/>
    <w:rsid w:val="00B67E1C"/>
    <w:rsid w:val="00B70211"/>
    <w:rsid w:val="00B70DBD"/>
    <w:rsid w:val="00B72F55"/>
    <w:rsid w:val="00B732CF"/>
    <w:rsid w:val="00B747A9"/>
    <w:rsid w:val="00B778F7"/>
    <w:rsid w:val="00B86056"/>
    <w:rsid w:val="00B87D73"/>
    <w:rsid w:val="00B90C3E"/>
    <w:rsid w:val="00B93DC3"/>
    <w:rsid w:val="00B9412D"/>
    <w:rsid w:val="00B9494C"/>
    <w:rsid w:val="00B9665C"/>
    <w:rsid w:val="00B974FF"/>
    <w:rsid w:val="00B97E2E"/>
    <w:rsid w:val="00BA12A8"/>
    <w:rsid w:val="00BA1981"/>
    <w:rsid w:val="00BA1BED"/>
    <w:rsid w:val="00BA3610"/>
    <w:rsid w:val="00BA3977"/>
    <w:rsid w:val="00BA3986"/>
    <w:rsid w:val="00BA5C44"/>
    <w:rsid w:val="00BA7199"/>
    <w:rsid w:val="00BA79BD"/>
    <w:rsid w:val="00BB02EB"/>
    <w:rsid w:val="00BB07DF"/>
    <w:rsid w:val="00BB1501"/>
    <w:rsid w:val="00BB2DA8"/>
    <w:rsid w:val="00BB36D6"/>
    <w:rsid w:val="00BB5882"/>
    <w:rsid w:val="00BB71D3"/>
    <w:rsid w:val="00BB78A3"/>
    <w:rsid w:val="00BC26AD"/>
    <w:rsid w:val="00BC592D"/>
    <w:rsid w:val="00BC60A8"/>
    <w:rsid w:val="00BC6952"/>
    <w:rsid w:val="00BC7B5D"/>
    <w:rsid w:val="00BD076B"/>
    <w:rsid w:val="00BD1929"/>
    <w:rsid w:val="00BD3C99"/>
    <w:rsid w:val="00BD49C6"/>
    <w:rsid w:val="00BD4CCA"/>
    <w:rsid w:val="00BD5172"/>
    <w:rsid w:val="00BD5DFD"/>
    <w:rsid w:val="00BD5F1F"/>
    <w:rsid w:val="00BD67C1"/>
    <w:rsid w:val="00BE0EB6"/>
    <w:rsid w:val="00BE28A7"/>
    <w:rsid w:val="00BE2984"/>
    <w:rsid w:val="00BF1050"/>
    <w:rsid w:val="00BF2F82"/>
    <w:rsid w:val="00BF313E"/>
    <w:rsid w:val="00BF4CD6"/>
    <w:rsid w:val="00BF4E82"/>
    <w:rsid w:val="00BF784B"/>
    <w:rsid w:val="00C00246"/>
    <w:rsid w:val="00C00E76"/>
    <w:rsid w:val="00C01F11"/>
    <w:rsid w:val="00C033FE"/>
    <w:rsid w:val="00C07A88"/>
    <w:rsid w:val="00C1075C"/>
    <w:rsid w:val="00C13071"/>
    <w:rsid w:val="00C132C1"/>
    <w:rsid w:val="00C15DE2"/>
    <w:rsid w:val="00C1798C"/>
    <w:rsid w:val="00C20000"/>
    <w:rsid w:val="00C2378F"/>
    <w:rsid w:val="00C2595D"/>
    <w:rsid w:val="00C26EC3"/>
    <w:rsid w:val="00C26EC8"/>
    <w:rsid w:val="00C30463"/>
    <w:rsid w:val="00C33D78"/>
    <w:rsid w:val="00C35ABB"/>
    <w:rsid w:val="00C36D02"/>
    <w:rsid w:val="00C401CC"/>
    <w:rsid w:val="00C41B46"/>
    <w:rsid w:val="00C427F7"/>
    <w:rsid w:val="00C42BEE"/>
    <w:rsid w:val="00C42FE4"/>
    <w:rsid w:val="00C44D05"/>
    <w:rsid w:val="00C4661E"/>
    <w:rsid w:val="00C51458"/>
    <w:rsid w:val="00C53FA7"/>
    <w:rsid w:val="00C5522A"/>
    <w:rsid w:val="00C55660"/>
    <w:rsid w:val="00C61745"/>
    <w:rsid w:val="00C634AE"/>
    <w:rsid w:val="00C65FF3"/>
    <w:rsid w:val="00C67E60"/>
    <w:rsid w:val="00C70F16"/>
    <w:rsid w:val="00C75364"/>
    <w:rsid w:val="00C77AD5"/>
    <w:rsid w:val="00C804EC"/>
    <w:rsid w:val="00C815D1"/>
    <w:rsid w:val="00C829A4"/>
    <w:rsid w:val="00C8510F"/>
    <w:rsid w:val="00C87F2F"/>
    <w:rsid w:val="00C90897"/>
    <w:rsid w:val="00C92F0E"/>
    <w:rsid w:val="00C96035"/>
    <w:rsid w:val="00C96FE4"/>
    <w:rsid w:val="00CA0968"/>
    <w:rsid w:val="00CA409F"/>
    <w:rsid w:val="00CA7141"/>
    <w:rsid w:val="00CA775C"/>
    <w:rsid w:val="00CB23BA"/>
    <w:rsid w:val="00CB26CE"/>
    <w:rsid w:val="00CB3585"/>
    <w:rsid w:val="00CB3C2C"/>
    <w:rsid w:val="00CB5375"/>
    <w:rsid w:val="00CB72F8"/>
    <w:rsid w:val="00CC1BED"/>
    <w:rsid w:val="00CC1CA4"/>
    <w:rsid w:val="00CC21F1"/>
    <w:rsid w:val="00CC4A57"/>
    <w:rsid w:val="00CC7878"/>
    <w:rsid w:val="00CE0565"/>
    <w:rsid w:val="00CE08AD"/>
    <w:rsid w:val="00CE2474"/>
    <w:rsid w:val="00CE2D5E"/>
    <w:rsid w:val="00CE5494"/>
    <w:rsid w:val="00CE61C4"/>
    <w:rsid w:val="00CE759B"/>
    <w:rsid w:val="00CF1161"/>
    <w:rsid w:val="00CF5BD5"/>
    <w:rsid w:val="00CF7D17"/>
    <w:rsid w:val="00D029A7"/>
    <w:rsid w:val="00D0352C"/>
    <w:rsid w:val="00D04D51"/>
    <w:rsid w:val="00D0731A"/>
    <w:rsid w:val="00D11F6D"/>
    <w:rsid w:val="00D1474B"/>
    <w:rsid w:val="00D16000"/>
    <w:rsid w:val="00D2153B"/>
    <w:rsid w:val="00D22021"/>
    <w:rsid w:val="00D23593"/>
    <w:rsid w:val="00D251AA"/>
    <w:rsid w:val="00D26B33"/>
    <w:rsid w:val="00D27771"/>
    <w:rsid w:val="00D27A7E"/>
    <w:rsid w:val="00D27DA9"/>
    <w:rsid w:val="00D316BE"/>
    <w:rsid w:val="00D325A4"/>
    <w:rsid w:val="00D34EBB"/>
    <w:rsid w:val="00D3612D"/>
    <w:rsid w:val="00D369BE"/>
    <w:rsid w:val="00D36BB9"/>
    <w:rsid w:val="00D41B8D"/>
    <w:rsid w:val="00D45AA0"/>
    <w:rsid w:val="00D45E25"/>
    <w:rsid w:val="00D50731"/>
    <w:rsid w:val="00D52CFB"/>
    <w:rsid w:val="00D530D7"/>
    <w:rsid w:val="00D540C2"/>
    <w:rsid w:val="00D554AF"/>
    <w:rsid w:val="00D556AB"/>
    <w:rsid w:val="00D5755C"/>
    <w:rsid w:val="00D622C8"/>
    <w:rsid w:val="00D62A3C"/>
    <w:rsid w:val="00D65ED3"/>
    <w:rsid w:val="00D6764F"/>
    <w:rsid w:val="00D67688"/>
    <w:rsid w:val="00D70062"/>
    <w:rsid w:val="00D701F4"/>
    <w:rsid w:val="00D70DCF"/>
    <w:rsid w:val="00D72460"/>
    <w:rsid w:val="00D7466D"/>
    <w:rsid w:val="00D769FC"/>
    <w:rsid w:val="00D80A7F"/>
    <w:rsid w:val="00D819F7"/>
    <w:rsid w:val="00D84C92"/>
    <w:rsid w:val="00D84D5E"/>
    <w:rsid w:val="00D85A43"/>
    <w:rsid w:val="00D86212"/>
    <w:rsid w:val="00D865BF"/>
    <w:rsid w:val="00D865C4"/>
    <w:rsid w:val="00D869E9"/>
    <w:rsid w:val="00D94476"/>
    <w:rsid w:val="00D94EF3"/>
    <w:rsid w:val="00D95FBA"/>
    <w:rsid w:val="00DA1632"/>
    <w:rsid w:val="00DA323E"/>
    <w:rsid w:val="00DA75E7"/>
    <w:rsid w:val="00DB0E86"/>
    <w:rsid w:val="00DB39A5"/>
    <w:rsid w:val="00DB57B3"/>
    <w:rsid w:val="00DB6919"/>
    <w:rsid w:val="00DB7B5C"/>
    <w:rsid w:val="00DC2582"/>
    <w:rsid w:val="00DC31BF"/>
    <w:rsid w:val="00DC4AE9"/>
    <w:rsid w:val="00DD236A"/>
    <w:rsid w:val="00DD2688"/>
    <w:rsid w:val="00DD291B"/>
    <w:rsid w:val="00DD2FF1"/>
    <w:rsid w:val="00DD5737"/>
    <w:rsid w:val="00DD7F6C"/>
    <w:rsid w:val="00DE0F01"/>
    <w:rsid w:val="00DE14A0"/>
    <w:rsid w:val="00DE2850"/>
    <w:rsid w:val="00DE2E32"/>
    <w:rsid w:val="00DE5D27"/>
    <w:rsid w:val="00DE6F21"/>
    <w:rsid w:val="00DF0583"/>
    <w:rsid w:val="00DF0A29"/>
    <w:rsid w:val="00DF0E5C"/>
    <w:rsid w:val="00DF2815"/>
    <w:rsid w:val="00DF40A9"/>
    <w:rsid w:val="00DF469B"/>
    <w:rsid w:val="00DF4EB4"/>
    <w:rsid w:val="00DF502D"/>
    <w:rsid w:val="00DF5263"/>
    <w:rsid w:val="00DF5AD7"/>
    <w:rsid w:val="00DF7CC0"/>
    <w:rsid w:val="00DF7F1E"/>
    <w:rsid w:val="00E00516"/>
    <w:rsid w:val="00E01A1C"/>
    <w:rsid w:val="00E020E4"/>
    <w:rsid w:val="00E0415A"/>
    <w:rsid w:val="00E04D7E"/>
    <w:rsid w:val="00E05B83"/>
    <w:rsid w:val="00E05DE6"/>
    <w:rsid w:val="00E07D12"/>
    <w:rsid w:val="00E07DF6"/>
    <w:rsid w:val="00E1162F"/>
    <w:rsid w:val="00E12600"/>
    <w:rsid w:val="00E13885"/>
    <w:rsid w:val="00E148E1"/>
    <w:rsid w:val="00E15E97"/>
    <w:rsid w:val="00E15F19"/>
    <w:rsid w:val="00E175BC"/>
    <w:rsid w:val="00E21EF8"/>
    <w:rsid w:val="00E22F13"/>
    <w:rsid w:val="00E23118"/>
    <w:rsid w:val="00E2362B"/>
    <w:rsid w:val="00E2408C"/>
    <w:rsid w:val="00E2619A"/>
    <w:rsid w:val="00E26D8A"/>
    <w:rsid w:val="00E30A0B"/>
    <w:rsid w:val="00E311E3"/>
    <w:rsid w:val="00E33051"/>
    <w:rsid w:val="00E33086"/>
    <w:rsid w:val="00E351FF"/>
    <w:rsid w:val="00E37DCC"/>
    <w:rsid w:val="00E41808"/>
    <w:rsid w:val="00E436B1"/>
    <w:rsid w:val="00E449D4"/>
    <w:rsid w:val="00E508B4"/>
    <w:rsid w:val="00E50B65"/>
    <w:rsid w:val="00E50C13"/>
    <w:rsid w:val="00E520C2"/>
    <w:rsid w:val="00E560A2"/>
    <w:rsid w:val="00E5632C"/>
    <w:rsid w:val="00E5772B"/>
    <w:rsid w:val="00E60568"/>
    <w:rsid w:val="00E61F34"/>
    <w:rsid w:val="00E62124"/>
    <w:rsid w:val="00E625FB"/>
    <w:rsid w:val="00E67071"/>
    <w:rsid w:val="00E67192"/>
    <w:rsid w:val="00E67250"/>
    <w:rsid w:val="00E67609"/>
    <w:rsid w:val="00E72BBE"/>
    <w:rsid w:val="00E7389B"/>
    <w:rsid w:val="00E75AC8"/>
    <w:rsid w:val="00E8247F"/>
    <w:rsid w:val="00E84E7B"/>
    <w:rsid w:val="00E8575B"/>
    <w:rsid w:val="00E85CC6"/>
    <w:rsid w:val="00E86CFC"/>
    <w:rsid w:val="00E91E47"/>
    <w:rsid w:val="00E923B7"/>
    <w:rsid w:val="00E92F4E"/>
    <w:rsid w:val="00E939D9"/>
    <w:rsid w:val="00E955E6"/>
    <w:rsid w:val="00E95AD0"/>
    <w:rsid w:val="00E9600F"/>
    <w:rsid w:val="00EA2A5D"/>
    <w:rsid w:val="00EA3EB6"/>
    <w:rsid w:val="00EA535D"/>
    <w:rsid w:val="00EA79B9"/>
    <w:rsid w:val="00EA7C18"/>
    <w:rsid w:val="00EB0B34"/>
    <w:rsid w:val="00EB72A6"/>
    <w:rsid w:val="00EC41CF"/>
    <w:rsid w:val="00EC4C16"/>
    <w:rsid w:val="00EC6D7A"/>
    <w:rsid w:val="00ED1701"/>
    <w:rsid w:val="00ED1B5C"/>
    <w:rsid w:val="00ED26E6"/>
    <w:rsid w:val="00ED4E80"/>
    <w:rsid w:val="00ED549E"/>
    <w:rsid w:val="00ED6030"/>
    <w:rsid w:val="00ED6519"/>
    <w:rsid w:val="00EE3253"/>
    <w:rsid w:val="00EE6CD4"/>
    <w:rsid w:val="00EF1F7F"/>
    <w:rsid w:val="00EF20E0"/>
    <w:rsid w:val="00EF2712"/>
    <w:rsid w:val="00EF2954"/>
    <w:rsid w:val="00EF360D"/>
    <w:rsid w:val="00EF3725"/>
    <w:rsid w:val="00EF3893"/>
    <w:rsid w:val="00EF5444"/>
    <w:rsid w:val="00EF5530"/>
    <w:rsid w:val="00EF667D"/>
    <w:rsid w:val="00EF6AAE"/>
    <w:rsid w:val="00EF70B9"/>
    <w:rsid w:val="00EF70BB"/>
    <w:rsid w:val="00EF72BC"/>
    <w:rsid w:val="00EF7D21"/>
    <w:rsid w:val="00F00D1D"/>
    <w:rsid w:val="00F0121A"/>
    <w:rsid w:val="00F03C26"/>
    <w:rsid w:val="00F0496B"/>
    <w:rsid w:val="00F0497A"/>
    <w:rsid w:val="00F05E75"/>
    <w:rsid w:val="00F1112A"/>
    <w:rsid w:val="00F127E3"/>
    <w:rsid w:val="00F13F1C"/>
    <w:rsid w:val="00F14AE3"/>
    <w:rsid w:val="00F156E1"/>
    <w:rsid w:val="00F162EA"/>
    <w:rsid w:val="00F16B0C"/>
    <w:rsid w:val="00F17FCE"/>
    <w:rsid w:val="00F216DD"/>
    <w:rsid w:val="00F21E7F"/>
    <w:rsid w:val="00F234D9"/>
    <w:rsid w:val="00F267E6"/>
    <w:rsid w:val="00F2777D"/>
    <w:rsid w:val="00F3046D"/>
    <w:rsid w:val="00F323C5"/>
    <w:rsid w:val="00F329C7"/>
    <w:rsid w:val="00F33A48"/>
    <w:rsid w:val="00F33BDA"/>
    <w:rsid w:val="00F341E4"/>
    <w:rsid w:val="00F43081"/>
    <w:rsid w:val="00F4572E"/>
    <w:rsid w:val="00F46354"/>
    <w:rsid w:val="00F46C70"/>
    <w:rsid w:val="00F4729E"/>
    <w:rsid w:val="00F5249F"/>
    <w:rsid w:val="00F52CF0"/>
    <w:rsid w:val="00F56799"/>
    <w:rsid w:val="00F56CEA"/>
    <w:rsid w:val="00F57AB8"/>
    <w:rsid w:val="00F57FE3"/>
    <w:rsid w:val="00F60DDF"/>
    <w:rsid w:val="00F62D1B"/>
    <w:rsid w:val="00F665C9"/>
    <w:rsid w:val="00F67250"/>
    <w:rsid w:val="00F679BD"/>
    <w:rsid w:val="00F72C26"/>
    <w:rsid w:val="00F74701"/>
    <w:rsid w:val="00F74CA4"/>
    <w:rsid w:val="00F74EB5"/>
    <w:rsid w:val="00F759B4"/>
    <w:rsid w:val="00F77AAA"/>
    <w:rsid w:val="00F8409E"/>
    <w:rsid w:val="00F8AE7E"/>
    <w:rsid w:val="00F92559"/>
    <w:rsid w:val="00F947B6"/>
    <w:rsid w:val="00F94C1B"/>
    <w:rsid w:val="00F94E34"/>
    <w:rsid w:val="00F95200"/>
    <w:rsid w:val="00F95471"/>
    <w:rsid w:val="00F96053"/>
    <w:rsid w:val="00FA2B41"/>
    <w:rsid w:val="00FA68ED"/>
    <w:rsid w:val="00FA7517"/>
    <w:rsid w:val="00FB1AD3"/>
    <w:rsid w:val="00FB317B"/>
    <w:rsid w:val="00FB428D"/>
    <w:rsid w:val="00FB5CF4"/>
    <w:rsid w:val="00FC4998"/>
    <w:rsid w:val="00FC5981"/>
    <w:rsid w:val="00FC69AE"/>
    <w:rsid w:val="00FD16E0"/>
    <w:rsid w:val="00FD3409"/>
    <w:rsid w:val="00FD5F97"/>
    <w:rsid w:val="00FD6B7D"/>
    <w:rsid w:val="00FD7973"/>
    <w:rsid w:val="00FE0FFA"/>
    <w:rsid w:val="00FE2A42"/>
    <w:rsid w:val="00FE5BFB"/>
    <w:rsid w:val="00FE5FAF"/>
    <w:rsid w:val="00FF0417"/>
    <w:rsid w:val="00FF1119"/>
    <w:rsid w:val="00FF2277"/>
    <w:rsid w:val="00FF47D6"/>
    <w:rsid w:val="00FF5BB0"/>
    <w:rsid w:val="0115D80C"/>
    <w:rsid w:val="0120548E"/>
    <w:rsid w:val="033EF205"/>
    <w:rsid w:val="03553509"/>
    <w:rsid w:val="03C0894D"/>
    <w:rsid w:val="03CABC77"/>
    <w:rsid w:val="051553BE"/>
    <w:rsid w:val="055B1C97"/>
    <w:rsid w:val="061694DD"/>
    <w:rsid w:val="06851B9A"/>
    <w:rsid w:val="06A0C72C"/>
    <w:rsid w:val="06A6576C"/>
    <w:rsid w:val="06F024F7"/>
    <w:rsid w:val="06FBB122"/>
    <w:rsid w:val="07316385"/>
    <w:rsid w:val="08581641"/>
    <w:rsid w:val="09007006"/>
    <w:rsid w:val="0AFA9183"/>
    <w:rsid w:val="0B5AF563"/>
    <w:rsid w:val="0BDD44F0"/>
    <w:rsid w:val="0C7AAAB7"/>
    <w:rsid w:val="0CA2FC07"/>
    <w:rsid w:val="0D110877"/>
    <w:rsid w:val="0D8CD9A0"/>
    <w:rsid w:val="0E12B727"/>
    <w:rsid w:val="0E3A8D06"/>
    <w:rsid w:val="0F839A4A"/>
    <w:rsid w:val="0FEE8355"/>
    <w:rsid w:val="101954AB"/>
    <w:rsid w:val="10EA8D8B"/>
    <w:rsid w:val="11CB5016"/>
    <w:rsid w:val="124B39A4"/>
    <w:rsid w:val="1283A14E"/>
    <w:rsid w:val="1370AE77"/>
    <w:rsid w:val="15A9B2E7"/>
    <w:rsid w:val="19336418"/>
    <w:rsid w:val="1B6B482D"/>
    <w:rsid w:val="1BDCB044"/>
    <w:rsid w:val="1CF821BF"/>
    <w:rsid w:val="1DA47174"/>
    <w:rsid w:val="1E798CFA"/>
    <w:rsid w:val="1E8D398D"/>
    <w:rsid w:val="20195724"/>
    <w:rsid w:val="217CBEFB"/>
    <w:rsid w:val="21ECCE3B"/>
    <w:rsid w:val="243ECC91"/>
    <w:rsid w:val="247DC783"/>
    <w:rsid w:val="258702FC"/>
    <w:rsid w:val="2698125D"/>
    <w:rsid w:val="26B9F892"/>
    <w:rsid w:val="273B8985"/>
    <w:rsid w:val="2821042A"/>
    <w:rsid w:val="28228AA5"/>
    <w:rsid w:val="282B441D"/>
    <w:rsid w:val="287C9352"/>
    <w:rsid w:val="28FE9756"/>
    <w:rsid w:val="29591024"/>
    <w:rsid w:val="2A1C2480"/>
    <w:rsid w:val="2A414069"/>
    <w:rsid w:val="2C077976"/>
    <w:rsid w:val="2C8AFD47"/>
    <w:rsid w:val="2EE235FC"/>
    <w:rsid w:val="307E4D11"/>
    <w:rsid w:val="31C38C77"/>
    <w:rsid w:val="32CBD576"/>
    <w:rsid w:val="33CF590C"/>
    <w:rsid w:val="33D58742"/>
    <w:rsid w:val="34688370"/>
    <w:rsid w:val="3492B3D8"/>
    <w:rsid w:val="35833067"/>
    <w:rsid w:val="3604C4B1"/>
    <w:rsid w:val="361699E8"/>
    <w:rsid w:val="361E617E"/>
    <w:rsid w:val="36E44609"/>
    <w:rsid w:val="3795F996"/>
    <w:rsid w:val="37E79140"/>
    <w:rsid w:val="39CCB4A1"/>
    <w:rsid w:val="3A8195F7"/>
    <w:rsid w:val="3E6A6269"/>
    <w:rsid w:val="3E8B9ADE"/>
    <w:rsid w:val="3F39506B"/>
    <w:rsid w:val="3FC787BB"/>
    <w:rsid w:val="4085B49F"/>
    <w:rsid w:val="411DF848"/>
    <w:rsid w:val="4241B5BF"/>
    <w:rsid w:val="43B49135"/>
    <w:rsid w:val="43F84A7E"/>
    <w:rsid w:val="4495F2C2"/>
    <w:rsid w:val="44E13605"/>
    <w:rsid w:val="45516293"/>
    <w:rsid w:val="458C0F02"/>
    <w:rsid w:val="45B4BDD0"/>
    <w:rsid w:val="462BE785"/>
    <w:rsid w:val="46346366"/>
    <w:rsid w:val="4745DBA2"/>
    <w:rsid w:val="474CCF25"/>
    <w:rsid w:val="474FBCFD"/>
    <w:rsid w:val="4758F862"/>
    <w:rsid w:val="490AB248"/>
    <w:rsid w:val="4AC59F83"/>
    <w:rsid w:val="4AE83126"/>
    <w:rsid w:val="4B42336C"/>
    <w:rsid w:val="4B5A4A42"/>
    <w:rsid w:val="4BA72D6C"/>
    <w:rsid w:val="4D4CBF2A"/>
    <w:rsid w:val="4D81B092"/>
    <w:rsid w:val="4DD9828F"/>
    <w:rsid w:val="4DFE9847"/>
    <w:rsid w:val="4E44B426"/>
    <w:rsid w:val="4EC0FA33"/>
    <w:rsid w:val="4EE41049"/>
    <w:rsid w:val="4FC7B672"/>
    <w:rsid w:val="50837F1D"/>
    <w:rsid w:val="527AEC27"/>
    <w:rsid w:val="52CAC076"/>
    <w:rsid w:val="5426AFF9"/>
    <w:rsid w:val="54E8DA32"/>
    <w:rsid w:val="558A57AF"/>
    <w:rsid w:val="55EC6B42"/>
    <w:rsid w:val="55FAEDD9"/>
    <w:rsid w:val="5737D8E7"/>
    <w:rsid w:val="58967D08"/>
    <w:rsid w:val="58D59123"/>
    <w:rsid w:val="5A62D3FA"/>
    <w:rsid w:val="5A9AF5E2"/>
    <w:rsid w:val="5C0B7AFE"/>
    <w:rsid w:val="5D8F23E4"/>
    <w:rsid w:val="5EB0050E"/>
    <w:rsid w:val="5FEC32E3"/>
    <w:rsid w:val="6076D76A"/>
    <w:rsid w:val="60A4DCF2"/>
    <w:rsid w:val="60E2FE84"/>
    <w:rsid w:val="61680CA0"/>
    <w:rsid w:val="61F754EA"/>
    <w:rsid w:val="63E4CCDF"/>
    <w:rsid w:val="63EA9CD9"/>
    <w:rsid w:val="640BED35"/>
    <w:rsid w:val="65ABD43D"/>
    <w:rsid w:val="6770D8A1"/>
    <w:rsid w:val="67D2601E"/>
    <w:rsid w:val="68CCB662"/>
    <w:rsid w:val="69A194E3"/>
    <w:rsid w:val="6A614D3B"/>
    <w:rsid w:val="6B7E8654"/>
    <w:rsid w:val="6D3CA9C9"/>
    <w:rsid w:val="6D8D3595"/>
    <w:rsid w:val="6E3F80C8"/>
    <w:rsid w:val="6EF045BE"/>
    <w:rsid w:val="6F093651"/>
    <w:rsid w:val="72722ED6"/>
    <w:rsid w:val="741F898C"/>
    <w:rsid w:val="7439C0D0"/>
    <w:rsid w:val="75722323"/>
    <w:rsid w:val="7885F198"/>
    <w:rsid w:val="78E5C12B"/>
    <w:rsid w:val="78EC99F9"/>
    <w:rsid w:val="78F2A294"/>
    <w:rsid w:val="7923171D"/>
    <w:rsid w:val="7A519654"/>
    <w:rsid w:val="7AB8D236"/>
    <w:rsid w:val="7BE51951"/>
    <w:rsid w:val="7C071FCD"/>
    <w:rsid w:val="7C6639FB"/>
    <w:rsid w:val="7D39EB7D"/>
    <w:rsid w:val="7E557412"/>
    <w:rsid w:val="7F76747E"/>
    <w:rsid w:val="7FAC88A4"/>
    <w:rsid w:val="7FF4B3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E05A3"/>
  <w15:docId w15:val="{EB2DE48A-8A5B-48DD-A297-5DCAD9FA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78A3"/>
  </w:style>
  <w:style w:type="paragraph" w:styleId="ListParagraph">
    <w:name w:val="List Paragraph"/>
    <w:basedOn w:val="Normal"/>
    <w:link w:val="ListParagraphChar"/>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 w:type="character" w:customStyle="1" w:styleId="Heading1Char">
    <w:name w:val="Heading 1 Char"/>
    <w:basedOn w:val="DefaultParagraphFont"/>
    <w:link w:val="Heading1"/>
    <w:uiPriority w:val="9"/>
    <w:rsid w:val="00865AF1"/>
    <w:rPr>
      <w:rFonts w:ascii="Arial" w:eastAsia="Arial" w:hAnsi="Arial" w:cs="Arial"/>
      <w:b/>
      <w:bCs/>
    </w:rPr>
  </w:style>
  <w:style w:type="character" w:styleId="Strong">
    <w:name w:val="Strong"/>
    <w:basedOn w:val="DefaultParagraphFont"/>
    <w:uiPriority w:val="22"/>
    <w:qFormat/>
    <w:rsid w:val="00865AF1"/>
    <w:rPr>
      <w:b/>
      <w:bCs/>
    </w:rPr>
  </w:style>
  <w:style w:type="paragraph" w:customStyle="1" w:styleId="EndNoteBibliographyTitle">
    <w:name w:val="EndNote Bibliography Title"/>
    <w:basedOn w:val="Normal"/>
    <w:link w:val="EndNoteBibliographyTitleChar"/>
    <w:rsid w:val="006A39C2"/>
    <w:pPr>
      <w:jc w:val="center"/>
    </w:pPr>
    <w:rPr>
      <w:noProof/>
    </w:rPr>
  </w:style>
  <w:style w:type="character" w:customStyle="1" w:styleId="EndNoteBibliographyTitleChar">
    <w:name w:val="EndNote Bibliography Title Char"/>
    <w:basedOn w:val="DefaultParagraphFont"/>
    <w:link w:val="EndNoteBibliographyTitle"/>
    <w:rsid w:val="006A39C2"/>
    <w:rPr>
      <w:rFonts w:ascii="Arial" w:eastAsia="Arial" w:hAnsi="Arial" w:cs="Arial"/>
      <w:noProof/>
    </w:rPr>
  </w:style>
  <w:style w:type="paragraph" w:customStyle="1" w:styleId="EndNoteBibliography">
    <w:name w:val="EndNote Bibliography"/>
    <w:basedOn w:val="Normal"/>
    <w:link w:val="EndNoteBibliographyChar"/>
    <w:rsid w:val="006A39C2"/>
    <w:pPr>
      <w:jc w:val="both"/>
    </w:pPr>
    <w:rPr>
      <w:noProof/>
    </w:rPr>
  </w:style>
  <w:style w:type="character" w:customStyle="1" w:styleId="EndNoteBibliographyChar">
    <w:name w:val="EndNote Bibliography Char"/>
    <w:basedOn w:val="DefaultParagraphFont"/>
    <w:link w:val="EndNoteBibliography"/>
    <w:rsid w:val="006A39C2"/>
    <w:rPr>
      <w:rFonts w:ascii="Arial" w:eastAsia="Arial" w:hAnsi="Arial" w:cs="Arial"/>
      <w:noProof/>
    </w:rPr>
  </w:style>
  <w:style w:type="character" w:customStyle="1" w:styleId="ListParagraphChar">
    <w:name w:val="List Paragraph Char"/>
    <w:basedOn w:val="DefaultParagraphFont"/>
    <w:link w:val="ListParagraph"/>
    <w:uiPriority w:val="1"/>
    <w:rsid w:val="00C36D02"/>
    <w:rPr>
      <w:rFonts w:ascii="Arial" w:eastAsia="Arial" w:hAnsi="Arial" w:cs="Arial"/>
    </w:rPr>
  </w:style>
  <w:style w:type="paragraph" w:customStyle="1" w:styleId="EndNoteBibliographyTitle0">
    <w:name w:val="EndNoteBibliographyTitle"/>
    <w:rsid w:val="00F46C70"/>
    <w:pPr>
      <w:jc w:val="center"/>
    </w:pPr>
    <w:rPr>
      <w:lang w:val="en-ZA" w:eastAsia="en-GB"/>
    </w:rPr>
  </w:style>
  <w:style w:type="paragraph" w:customStyle="1" w:styleId="EndNoteBibliography0">
    <w:name w:val="EndNoteBibliography"/>
    <w:rsid w:val="00F46C70"/>
    <w:rPr>
      <w:lang w:val="en-ZA" w:eastAsia="en-GB"/>
    </w:rPr>
  </w:style>
  <w:style w:type="character" w:styleId="PlaceholderText">
    <w:name w:val="Placeholder Text"/>
    <w:basedOn w:val="DefaultParagraphFont"/>
    <w:uiPriority w:val="99"/>
    <w:semiHidden/>
    <w:rsid w:val="00F46C70"/>
    <w:rPr>
      <w:color w:val="666666"/>
    </w:rPr>
  </w:style>
  <w:style w:type="paragraph" w:customStyle="1" w:styleId="EndNoteCategoryHeading">
    <w:name w:val="EndNote Category Heading"/>
    <w:basedOn w:val="Normal"/>
    <w:link w:val="EndNoteCategoryHeadingChar"/>
    <w:rsid w:val="00AD622D"/>
    <w:pPr>
      <w:spacing w:before="120" w:after="120"/>
    </w:pPr>
    <w:rPr>
      <w:b/>
    </w:rPr>
  </w:style>
  <w:style w:type="character" w:customStyle="1" w:styleId="BodyTextChar">
    <w:name w:val="Body Text Char"/>
    <w:basedOn w:val="DefaultParagraphFont"/>
    <w:link w:val="BodyText"/>
    <w:uiPriority w:val="1"/>
    <w:rsid w:val="00AD622D"/>
    <w:rPr>
      <w:rFonts w:ascii="Arial" w:eastAsia="Arial" w:hAnsi="Arial" w:cs="Arial"/>
    </w:rPr>
  </w:style>
  <w:style w:type="character" w:customStyle="1" w:styleId="EndNoteCategoryHeadingChar">
    <w:name w:val="EndNote Category Heading Char"/>
    <w:basedOn w:val="BodyTextChar"/>
    <w:link w:val="EndNoteCategoryHeading"/>
    <w:rsid w:val="00AD622D"/>
    <w:rPr>
      <w:rFonts w:ascii="Arial" w:eastAsia="Arial" w:hAnsi="Arial" w:cs="Arial"/>
      <w:b/>
    </w:rPr>
  </w:style>
  <w:style w:type="character" w:customStyle="1" w:styleId="apple-converted-space">
    <w:name w:val="apple-converted-space"/>
    <w:basedOn w:val="DefaultParagraphFont"/>
    <w:rsid w:val="00564D94"/>
  </w:style>
  <w:style w:type="character" w:styleId="Emphasis">
    <w:name w:val="Emphasis"/>
    <w:basedOn w:val="DefaultParagraphFont"/>
    <w:uiPriority w:val="20"/>
    <w:qFormat/>
    <w:rsid w:val="00564D94"/>
    <w:rPr>
      <w:i/>
      <w:iCs/>
    </w:rPr>
  </w:style>
  <w:style w:type="table" w:styleId="PlainTable4">
    <w:name w:val="Plain Table 4"/>
    <w:basedOn w:val="TableNormal"/>
    <w:uiPriority w:val="44"/>
    <w:rsid w:val="00D554A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C3BF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625619184">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1884199">
      <w:bodyDiv w:val="1"/>
      <w:marLeft w:val="0"/>
      <w:marRight w:val="0"/>
      <w:marTop w:val="0"/>
      <w:marBottom w:val="0"/>
      <w:divBdr>
        <w:top w:val="none" w:sz="0" w:space="0" w:color="auto"/>
        <w:left w:val="none" w:sz="0" w:space="0" w:color="auto"/>
        <w:bottom w:val="none" w:sz="0" w:space="0" w:color="auto"/>
        <w:right w:val="none" w:sz="0" w:space="0" w:color="auto"/>
      </w:divBdr>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211840835">
      <w:bodyDiv w:val="1"/>
      <w:marLeft w:val="0"/>
      <w:marRight w:val="0"/>
      <w:marTop w:val="0"/>
      <w:marBottom w:val="0"/>
      <w:divBdr>
        <w:top w:val="none" w:sz="0" w:space="0" w:color="auto"/>
        <w:left w:val="none" w:sz="0" w:space="0" w:color="auto"/>
        <w:bottom w:val="none" w:sz="0" w:space="0" w:color="auto"/>
        <w:right w:val="none" w:sz="0" w:space="0" w:color="auto"/>
      </w:divBdr>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 w:id="1791967813">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www.r-project.or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jpeg"/><Relationship Id="rId28" Type="http://schemas.openxmlformats.org/officeDocument/2006/relationships/image" Target="media/image12.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footer" Target="foot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1D3DA-3F63-7648-B161-5967E3057F95}">
  <we:reference id="wa200005983" version="2.3.0.0" store="en-GB" storeType="OMEX"/>
  <we:alternateReferences>
    <we:reference id="wa200005983" version="2.3.0.0" store="WA200005983"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Harvard\&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00ACCA398B0C4AACE1D761C9AAE262" ma:contentTypeVersion="18" ma:contentTypeDescription="Create a new document." ma:contentTypeScope="" ma:versionID="6ab3578f72f37001f2463faab2c57a77">
  <xsd:schema xmlns:xsd="http://www.w3.org/2001/XMLSchema" xmlns:xs="http://www.w3.org/2001/XMLSchema" xmlns:p="http://schemas.microsoft.com/office/2006/metadata/properties" xmlns:ns3="556e9992-bf10-4f55-afe3-ea5aa4900958" xmlns:ns4="b9857b05-8fe8-4ce9-a3e1-236ef545c996" targetNamespace="http://schemas.microsoft.com/office/2006/metadata/properties" ma:root="true" ma:fieldsID="4a0f8b814cc2984a71596c51907f9617" ns3:_="" ns4:_="">
    <xsd:import namespace="556e9992-bf10-4f55-afe3-ea5aa4900958"/>
    <xsd:import namespace="b9857b05-8fe8-4ce9-a3e1-236ef545c99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earchPropertie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6e9992-bf10-4f55-afe3-ea5aa49009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857b05-8fe8-4ce9-a3e1-236ef545c99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6e9992-bf10-4f55-afe3-ea5aa490095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EEDB6-7AAB-49C0-9F96-DDDCE691E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6e9992-bf10-4f55-afe3-ea5aa4900958"/>
    <ds:schemaRef ds:uri="b9857b05-8fe8-4ce9-a3e1-236ef545c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7A2D52-EC05-404D-9BF4-085B5C271EF8}">
  <ds:schemaRefs>
    <ds:schemaRef ds:uri="http://schemas.microsoft.com/sharepoint/v3/contenttype/forms"/>
  </ds:schemaRefs>
</ds:datastoreItem>
</file>

<file path=customXml/itemProps3.xml><?xml version="1.0" encoding="utf-8"?>
<ds:datastoreItem xmlns:ds="http://schemas.openxmlformats.org/officeDocument/2006/customXml" ds:itemID="{9411C6BF-5CD4-4B0C-A4E6-45332ECCED38}">
  <ds:schemaRefs>
    <ds:schemaRef ds:uri="http://schemas.microsoft.com/office/2006/metadata/properties"/>
    <ds:schemaRef ds:uri="http://schemas.microsoft.com/office/infopath/2007/PartnerControls"/>
    <ds:schemaRef ds:uri="556e9992-bf10-4f55-afe3-ea5aa4900958"/>
  </ds:schemaRefs>
</ds:datastoreItem>
</file>

<file path=customXml/itemProps4.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96</TotalTime>
  <Pages>25</Pages>
  <Words>14391</Words>
  <Characters>82032</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96231</CharactersWithSpaces>
  <SharedDoc>false</SharedDoc>
  <HLinks>
    <vt:vector size="6" baseType="variant">
      <vt:variant>
        <vt:i4>7733365</vt:i4>
      </vt:variant>
      <vt:variant>
        <vt:i4>66</vt:i4>
      </vt:variant>
      <vt:variant>
        <vt:i4>0</vt:i4>
      </vt:variant>
      <vt:variant>
        <vt:i4>5</vt:i4>
      </vt:variant>
      <vt:variant>
        <vt:lpwstr>http://www.r-project.org/)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Ross</dc:creator>
  <cp:keywords/>
  <dc:description/>
  <cp:lastModifiedBy>Joseph Sempa</cp:lastModifiedBy>
  <cp:revision>5</cp:revision>
  <cp:lastPrinted>2026-07-22T08:29:00Z</cp:lastPrinted>
  <dcterms:created xsi:type="dcterms:W3CDTF">2026-07-25T18:49:00Z</dcterms:created>
  <dcterms:modified xsi:type="dcterms:W3CDTF">2026-07-25T20:02:00Z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y fmtid="{D5CDD505-2E9C-101B-9397-08002B2CF9AE}" pid="4" name="GrammarlyDocumentId">
    <vt:lpwstr>471c8b29-0c9b-4709-9ad9-1a71df089ffb</vt:lpwstr>
  </property>
  <property fmtid="{D5CDD505-2E9C-101B-9397-08002B2CF9AE}" pid="5" name="ContentTypeId">
    <vt:lpwstr>0x010100E200ACCA398B0C4AACE1D761C9AAE262</vt:lpwstr>
  </property>
</Properties>
</file>