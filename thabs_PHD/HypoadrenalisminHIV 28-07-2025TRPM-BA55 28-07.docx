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ADC1" w14:textId="06CA7613" w:rsidR="005D10B7" w:rsidRPr="005E711A" w:rsidRDefault="0094378C">
      <w:pPr>
        <w:spacing w:before="64"/>
        <w:ind w:left="1110"/>
        <w:rPr>
          <w:b/>
        </w:rPr>
      </w:pPr>
      <w:r w:rsidRPr="005E711A">
        <w:rPr>
          <w:b/>
        </w:rPr>
        <w:t>ORIGINAL</w:t>
      </w:r>
      <w:r w:rsidRPr="005E711A">
        <w:rPr>
          <w:b/>
          <w:spacing w:val="-4"/>
        </w:rPr>
        <w:t xml:space="preserve"> </w:t>
      </w:r>
      <w:r w:rsidRPr="005E711A">
        <w:rPr>
          <w:b/>
        </w:rPr>
        <w:t>ARTICLE:</w:t>
      </w:r>
      <w:r w:rsidRPr="005E711A">
        <w:rPr>
          <w:b/>
          <w:spacing w:val="-6"/>
        </w:rPr>
        <w:t xml:space="preserve"> </w:t>
      </w:r>
      <w:r w:rsidR="00873726" w:rsidRPr="005E711A">
        <w:rPr>
          <w:b/>
          <w:spacing w:val="-5"/>
        </w:rPr>
        <w:t>2</w:t>
      </w:r>
      <w:r w:rsidR="005E711A" w:rsidRPr="005E711A">
        <w:rPr>
          <w:b/>
          <w:spacing w:val="-5"/>
        </w:rPr>
        <w:t>7</w:t>
      </w:r>
      <w:r w:rsidR="009C0BBB" w:rsidRPr="005E711A">
        <w:rPr>
          <w:b/>
          <w:spacing w:val="-5"/>
        </w:rPr>
        <w:t>-07-25</w:t>
      </w:r>
    </w:p>
    <w:p w14:paraId="16E78D92" w14:textId="77777777" w:rsidR="005D10B7" w:rsidRPr="00115729" w:rsidRDefault="0094378C" w:rsidP="00191728">
      <w:pPr>
        <w:pStyle w:val="StyleTitle"/>
        <w:ind w:right="463"/>
        <w:rPr>
          <w:bCs/>
          <w:spacing w:val="-6"/>
          <w:sz w:val="26"/>
          <w:szCs w:val="26"/>
        </w:rPr>
      </w:pPr>
      <w:r w:rsidRPr="00115729">
        <w:rPr>
          <w:bCs/>
          <w:spacing w:val="-6"/>
          <w:sz w:val="26"/>
          <w:szCs w:val="26"/>
        </w:rPr>
        <w:t>Adrenal insufficiency associated with advanced HIV may explain the high mortality</w:t>
      </w:r>
    </w:p>
    <w:p w14:paraId="4C2EE651" w14:textId="77777777" w:rsidR="005D10B7" w:rsidRPr="00191728" w:rsidRDefault="005D10B7">
      <w:pPr>
        <w:pStyle w:val="BodyText"/>
        <w:spacing w:before="49"/>
        <w:rPr>
          <w:b/>
          <w:sz w:val="26"/>
          <w:szCs w:val="26"/>
        </w:rPr>
      </w:pPr>
    </w:p>
    <w:p w14:paraId="3E4687D2" w14:textId="543C720C" w:rsidR="005D10B7" w:rsidRPr="00191728" w:rsidRDefault="0094378C" w:rsidP="00191728">
      <w:pPr>
        <w:pStyle w:val="StyleautAff"/>
        <w:ind w:right="888"/>
        <w:rPr>
          <w:vertAlign w:val="baseline"/>
        </w:rPr>
      </w:pPr>
      <w:r w:rsidRPr="00A4597F">
        <w:rPr>
          <w:w w:val="85"/>
          <w:vertAlign w:val="baseline"/>
        </w:rPr>
        <w:t>TRP Mofokeng</w:t>
      </w:r>
      <w:r w:rsidRPr="00A4597F">
        <w:rPr>
          <w:w w:val="85"/>
        </w:rPr>
        <w:t>1</w:t>
      </w:r>
      <w:r w:rsidRPr="00191728">
        <w:rPr>
          <w:vertAlign w:val="baseline"/>
        </w:rPr>
        <w:t>,</w:t>
      </w:r>
      <w:r w:rsidRPr="00191728">
        <w:rPr>
          <w:spacing w:val="25"/>
          <w:vertAlign w:val="baseline"/>
        </w:rPr>
        <w:t xml:space="preserve"> </w:t>
      </w:r>
      <w:r w:rsidRPr="00A4597F">
        <w:rPr>
          <w:w w:val="85"/>
          <w:vertAlign w:val="baseline"/>
        </w:rPr>
        <w:t>A Grossman</w:t>
      </w:r>
      <w:r w:rsidRPr="00A4597F">
        <w:rPr>
          <w:w w:val="85"/>
        </w:rPr>
        <w:t>2</w:t>
      </w:r>
      <w:r w:rsidRPr="00191728">
        <w:rPr>
          <w:vertAlign w:val="baseline"/>
        </w:rPr>
        <w:t>,</w:t>
      </w:r>
      <w:r w:rsidRPr="00191728">
        <w:rPr>
          <w:spacing w:val="32"/>
          <w:vertAlign w:val="baseline"/>
        </w:rPr>
        <w:t xml:space="preserve"> </w:t>
      </w:r>
      <w:r w:rsidRPr="00A4597F">
        <w:rPr>
          <w:w w:val="85"/>
          <w:vertAlign w:val="baseline"/>
        </w:rPr>
        <w:t>RS Millar</w:t>
      </w:r>
      <w:r w:rsidRPr="00707F02">
        <w:t>3</w:t>
      </w:r>
      <w:r w:rsidRPr="00191728">
        <w:rPr>
          <w:vertAlign w:val="baseline"/>
        </w:rPr>
        <w:t>,</w:t>
      </w:r>
      <w:r w:rsidRPr="00191728">
        <w:rPr>
          <w:spacing w:val="25"/>
          <w:vertAlign w:val="baseline"/>
        </w:rPr>
        <w:t xml:space="preserve"> </w:t>
      </w:r>
      <w:r w:rsidRPr="00A4597F">
        <w:rPr>
          <w:w w:val="85"/>
          <w:vertAlign w:val="baseline"/>
        </w:rPr>
        <w:t>TS Pillay</w:t>
      </w:r>
      <w:r w:rsidRPr="00707F02">
        <w:t>4</w:t>
      </w:r>
      <w:r w:rsidRPr="00191728">
        <w:rPr>
          <w:vertAlign w:val="baseline"/>
        </w:rPr>
        <w:t>,</w:t>
      </w:r>
      <w:r w:rsidRPr="00191728">
        <w:rPr>
          <w:spacing w:val="25"/>
          <w:vertAlign w:val="baseline"/>
        </w:rPr>
        <w:t xml:space="preserve"> </w:t>
      </w:r>
      <w:r w:rsidR="00022323" w:rsidRPr="00191728">
        <w:rPr>
          <w:w w:val="85"/>
          <w:vertAlign w:val="baseline"/>
        </w:rPr>
        <w:t>C Dandara</w:t>
      </w:r>
      <w:r w:rsidR="00022323" w:rsidRPr="00707F02">
        <w:rPr>
          <w:w w:val="85"/>
        </w:rPr>
        <w:t>5</w:t>
      </w:r>
      <w:r w:rsidR="00022323" w:rsidRPr="00191728">
        <w:rPr>
          <w:w w:val="85"/>
          <w:vertAlign w:val="baseline"/>
        </w:rPr>
        <w:t>,</w:t>
      </w:r>
      <w:r w:rsidR="00022323" w:rsidRPr="00191728">
        <w:rPr>
          <w:spacing w:val="-2"/>
          <w:w w:val="85"/>
          <w:vertAlign w:val="baseline"/>
        </w:rPr>
        <w:t xml:space="preserve"> </w:t>
      </w:r>
      <w:r w:rsidR="00022323" w:rsidRPr="00191728">
        <w:rPr>
          <w:w w:val="85"/>
          <w:vertAlign w:val="baseline"/>
        </w:rPr>
        <w:t>R Erasmus</w:t>
      </w:r>
      <w:r w:rsidR="00022323" w:rsidRPr="00707F02">
        <w:rPr>
          <w:w w:val="85"/>
        </w:rPr>
        <w:t>6</w:t>
      </w:r>
      <w:r w:rsidR="00022323" w:rsidRPr="00191728">
        <w:rPr>
          <w:w w:val="85"/>
          <w:vertAlign w:val="baseline"/>
        </w:rPr>
        <w:t>, G Johansson</w:t>
      </w:r>
      <w:r w:rsidR="00022323" w:rsidRPr="00707F02">
        <w:rPr>
          <w:w w:val="85"/>
        </w:rPr>
        <w:t>7</w:t>
      </w:r>
      <w:r w:rsidR="00022323" w:rsidRPr="00191728">
        <w:rPr>
          <w:vertAlign w:val="baseline"/>
        </w:rPr>
        <w:t xml:space="preserve">, </w:t>
      </w:r>
      <w:r w:rsidR="00022323" w:rsidRPr="00A4597F">
        <w:rPr>
          <w:w w:val="85"/>
          <w:vertAlign w:val="baseline"/>
        </w:rPr>
        <w:t>J</w:t>
      </w:r>
      <w:r w:rsidRPr="00A4597F">
        <w:rPr>
          <w:w w:val="85"/>
          <w:vertAlign w:val="baseline"/>
        </w:rPr>
        <w:t>B Sempa</w:t>
      </w:r>
      <w:r w:rsidR="00022323" w:rsidRPr="00A4597F">
        <w:rPr>
          <w:w w:val="85"/>
        </w:rPr>
        <w:t>8</w:t>
      </w:r>
      <w:r w:rsidRPr="00191728">
        <w:rPr>
          <w:vertAlign w:val="baseline"/>
        </w:rPr>
        <w:t xml:space="preserve">, </w:t>
      </w:r>
      <w:r w:rsidRPr="00A4597F">
        <w:rPr>
          <w:w w:val="85"/>
          <w:vertAlign w:val="baseline"/>
        </w:rPr>
        <w:t>B Aslan</w:t>
      </w:r>
      <w:r w:rsidR="00022323" w:rsidRPr="00707F02">
        <w:t>9</w:t>
      </w:r>
      <w:r w:rsidRPr="00191728">
        <w:rPr>
          <w:vertAlign w:val="baseline"/>
        </w:rPr>
        <w:t xml:space="preserve">, </w:t>
      </w:r>
      <w:r w:rsidRPr="00A4597F">
        <w:rPr>
          <w:w w:val="85"/>
          <w:vertAlign w:val="baseline"/>
        </w:rPr>
        <w:t>G Nitschke</w:t>
      </w:r>
      <w:r w:rsidR="00022323" w:rsidRPr="00707F02">
        <w:t>9</w:t>
      </w:r>
      <w:r w:rsidRPr="00191728">
        <w:rPr>
          <w:vertAlign w:val="baseline"/>
        </w:rPr>
        <w:t>,</w:t>
      </w:r>
      <w:r w:rsidRPr="00191728">
        <w:rPr>
          <w:spacing w:val="18"/>
          <w:vertAlign w:val="baseline"/>
        </w:rPr>
        <w:t xml:space="preserve"> </w:t>
      </w:r>
      <w:r w:rsidRPr="00A4597F">
        <w:rPr>
          <w:w w:val="85"/>
          <w:vertAlign w:val="baseline"/>
        </w:rPr>
        <w:t>J Singbo</w:t>
      </w:r>
      <w:r w:rsidR="00022323" w:rsidRPr="00707F02">
        <w:t>10</w:t>
      </w:r>
      <w:r w:rsidRPr="00191728">
        <w:rPr>
          <w:vertAlign w:val="baseline"/>
        </w:rPr>
        <w:t>,</w:t>
      </w:r>
      <w:r w:rsidRPr="00191728">
        <w:rPr>
          <w:spacing w:val="25"/>
          <w:vertAlign w:val="baseline"/>
        </w:rPr>
        <w:t xml:space="preserve"> </w:t>
      </w:r>
      <w:r w:rsidRPr="00A4597F">
        <w:rPr>
          <w:w w:val="85"/>
          <w:vertAlign w:val="baseline"/>
        </w:rPr>
        <w:t>J Dave</w:t>
      </w:r>
      <w:r w:rsidR="00022323" w:rsidRPr="00707F02">
        <w:t>10</w:t>
      </w:r>
      <w:r w:rsidRPr="00191728">
        <w:rPr>
          <w:vertAlign w:val="baseline"/>
        </w:rPr>
        <w:t xml:space="preserve">, </w:t>
      </w:r>
      <w:r w:rsidRPr="00191728">
        <w:rPr>
          <w:w w:val="85"/>
          <w:vertAlign w:val="baseline"/>
        </w:rPr>
        <w:t>NS</w:t>
      </w:r>
      <w:r w:rsidRPr="00191728">
        <w:rPr>
          <w:vertAlign w:val="baseline"/>
        </w:rPr>
        <w:t xml:space="preserve"> </w:t>
      </w:r>
      <w:r w:rsidRPr="00191728">
        <w:rPr>
          <w:w w:val="85"/>
          <w:vertAlign w:val="baseline"/>
        </w:rPr>
        <w:t>Levitt</w:t>
      </w:r>
      <w:r w:rsidR="00022323" w:rsidRPr="00707F02">
        <w:rPr>
          <w:w w:val="85"/>
        </w:rPr>
        <w:t>10</w:t>
      </w:r>
      <w:r w:rsidRPr="00191728">
        <w:rPr>
          <w:w w:val="85"/>
          <w:vertAlign w:val="baseline"/>
        </w:rPr>
        <w:t>, PJ Raubenheimer</w:t>
      </w:r>
      <w:r w:rsidR="00022323" w:rsidRPr="00707F02">
        <w:rPr>
          <w:w w:val="85"/>
        </w:rPr>
        <w:t>10</w:t>
      </w:r>
      <w:r w:rsidRPr="00191728">
        <w:rPr>
          <w:w w:val="85"/>
          <w:vertAlign w:val="baseline"/>
        </w:rPr>
        <w:t>, IL Ross</w:t>
      </w:r>
      <w:r w:rsidR="00022323" w:rsidRPr="00707F02">
        <w:rPr>
          <w:w w:val="85"/>
        </w:rPr>
        <w:t>10</w:t>
      </w:r>
    </w:p>
    <w:p w14:paraId="32D54753" w14:textId="77777777" w:rsidR="005D10B7" w:rsidRPr="005E711A" w:rsidRDefault="005D10B7">
      <w:pPr>
        <w:pStyle w:val="BodyText"/>
        <w:rPr>
          <w:b/>
        </w:rPr>
      </w:pPr>
    </w:p>
    <w:p w14:paraId="3B1E124B" w14:textId="77777777" w:rsidR="005D10B7" w:rsidRPr="005E711A" w:rsidRDefault="005D10B7">
      <w:pPr>
        <w:pStyle w:val="BodyText"/>
        <w:spacing w:before="247"/>
        <w:rPr>
          <w:b/>
        </w:rPr>
      </w:pPr>
    </w:p>
    <w:p w14:paraId="0BB0AA9B" w14:textId="77777777" w:rsidR="005D10B7" w:rsidRPr="005E711A" w:rsidRDefault="0094378C" w:rsidP="00191728">
      <w:pPr>
        <w:pStyle w:val="BodyText"/>
        <w:spacing w:before="1" w:line="232" w:lineRule="auto"/>
        <w:ind w:left="851" w:right="463" w:hanging="142"/>
        <w:jc w:val="both"/>
      </w:pPr>
      <w:r w:rsidRPr="00191728">
        <w:rPr>
          <w:b/>
          <w:bCs/>
          <w:spacing w:val="-6"/>
          <w:position w:val="5"/>
          <w:sz w:val="18"/>
          <w:szCs w:val="18"/>
        </w:rPr>
        <w:t>1</w:t>
      </w:r>
      <w:r w:rsidRPr="005E711A">
        <w:rPr>
          <w:b/>
          <w:spacing w:val="-6"/>
          <w:position w:val="5"/>
        </w:rPr>
        <w:t xml:space="preserve"> </w:t>
      </w:r>
      <w:r w:rsidRPr="005E711A">
        <w:rPr>
          <w:spacing w:val="-6"/>
        </w:rPr>
        <w:t>D</w:t>
      </w:r>
      <w:r w:rsidRPr="00191728">
        <w:rPr>
          <w:spacing w:val="-2"/>
        </w:rPr>
        <w:t>ivi</w:t>
      </w:r>
      <w:r w:rsidRPr="005E711A">
        <w:rPr>
          <w:spacing w:val="-6"/>
        </w:rPr>
        <w:t>sion</w:t>
      </w:r>
      <w:r w:rsidRPr="005E711A">
        <w:rPr>
          <w:spacing w:val="-20"/>
        </w:rPr>
        <w:t xml:space="preserve"> </w:t>
      </w:r>
      <w:r w:rsidRPr="005E711A">
        <w:rPr>
          <w:spacing w:val="-6"/>
        </w:rPr>
        <w:t>of</w:t>
      </w:r>
      <w:r w:rsidRPr="005E711A">
        <w:rPr>
          <w:spacing w:val="-19"/>
        </w:rPr>
        <w:t xml:space="preserve"> </w:t>
      </w:r>
      <w:r w:rsidRPr="005E711A">
        <w:rPr>
          <w:spacing w:val="-6"/>
        </w:rPr>
        <w:t>Endocrinology,</w:t>
      </w:r>
      <w:r w:rsidRPr="005E711A">
        <w:rPr>
          <w:spacing w:val="-17"/>
        </w:rPr>
        <w:t xml:space="preserve"> </w:t>
      </w:r>
      <w:r w:rsidRPr="005E711A">
        <w:rPr>
          <w:spacing w:val="-6"/>
        </w:rPr>
        <w:t>Department</w:t>
      </w:r>
      <w:r w:rsidRPr="005E711A">
        <w:rPr>
          <w:spacing w:val="-17"/>
        </w:rPr>
        <w:t xml:space="preserve"> </w:t>
      </w:r>
      <w:r w:rsidRPr="005E711A">
        <w:rPr>
          <w:spacing w:val="-6"/>
        </w:rPr>
        <w:t>of</w:t>
      </w:r>
      <w:r w:rsidRPr="005E711A">
        <w:rPr>
          <w:spacing w:val="-19"/>
        </w:rPr>
        <w:t xml:space="preserve"> </w:t>
      </w:r>
      <w:r w:rsidRPr="005E711A">
        <w:rPr>
          <w:spacing w:val="-6"/>
        </w:rPr>
        <w:t>Medicine</w:t>
      </w:r>
      <w:r w:rsidRPr="005E711A">
        <w:rPr>
          <w:spacing w:val="-14"/>
        </w:rPr>
        <w:t xml:space="preserve"> </w:t>
      </w:r>
      <w:r w:rsidRPr="005E711A">
        <w:rPr>
          <w:spacing w:val="-6"/>
        </w:rPr>
        <w:t>University</w:t>
      </w:r>
      <w:r w:rsidRPr="005E711A">
        <w:rPr>
          <w:spacing w:val="-22"/>
        </w:rPr>
        <w:t xml:space="preserve"> </w:t>
      </w:r>
      <w:r w:rsidRPr="005E711A">
        <w:rPr>
          <w:spacing w:val="-6"/>
        </w:rPr>
        <w:t>of</w:t>
      </w:r>
      <w:r w:rsidRPr="005E711A">
        <w:rPr>
          <w:spacing w:val="-19"/>
        </w:rPr>
        <w:t xml:space="preserve"> </w:t>
      </w:r>
      <w:r w:rsidRPr="005E711A">
        <w:rPr>
          <w:spacing w:val="-6"/>
        </w:rPr>
        <w:t>the</w:t>
      </w:r>
      <w:r w:rsidRPr="005E711A">
        <w:rPr>
          <w:spacing w:val="-14"/>
        </w:rPr>
        <w:t xml:space="preserve"> </w:t>
      </w:r>
      <w:r w:rsidRPr="005E711A">
        <w:rPr>
          <w:spacing w:val="-6"/>
        </w:rPr>
        <w:t>Free</w:t>
      </w:r>
      <w:r w:rsidRPr="005E711A">
        <w:rPr>
          <w:spacing w:val="-13"/>
        </w:rPr>
        <w:t xml:space="preserve"> </w:t>
      </w:r>
      <w:r w:rsidRPr="005E711A">
        <w:rPr>
          <w:spacing w:val="-6"/>
        </w:rPr>
        <w:t xml:space="preserve">State, </w:t>
      </w:r>
      <w:r w:rsidRPr="005E711A">
        <w:t>South</w:t>
      </w:r>
      <w:r w:rsidRPr="005E711A">
        <w:rPr>
          <w:spacing w:val="-16"/>
        </w:rPr>
        <w:t xml:space="preserve"> </w:t>
      </w:r>
      <w:r w:rsidRPr="005E711A">
        <w:t>Africa</w:t>
      </w:r>
    </w:p>
    <w:p w14:paraId="138DAA3E" w14:textId="77777777" w:rsidR="005D10B7" w:rsidRPr="005E711A" w:rsidRDefault="0094378C" w:rsidP="00191728">
      <w:pPr>
        <w:pStyle w:val="BodyText"/>
        <w:spacing w:line="258" w:lineRule="exact"/>
        <w:ind w:left="851" w:hanging="142"/>
        <w:jc w:val="both"/>
      </w:pPr>
      <w:r w:rsidRPr="00191728">
        <w:rPr>
          <w:b/>
          <w:bCs/>
          <w:spacing w:val="-6"/>
          <w:position w:val="5"/>
          <w:sz w:val="18"/>
          <w:szCs w:val="18"/>
        </w:rPr>
        <w:t xml:space="preserve">2 </w:t>
      </w:r>
      <w:r w:rsidRPr="005E711A">
        <w:rPr>
          <w:spacing w:val="-2"/>
        </w:rPr>
        <w:t>Department</w:t>
      </w:r>
      <w:r w:rsidRPr="005E711A">
        <w:rPr>
          <w:spacing w:val="-16"/>
        </w:rPr>
        <w:t xml:space="preserve"> </w:t>
      </w:r>
      <w:r w:rsidRPr="005E711A">
        <w:rPr>
          <w:spacing w:val="-2"/>
        </w:rPr>
        <w:t>of</w:t>
      </w:r>
      <w:r w:rsidRPr="005E711A">
        <w:rPr>
          <w:spacing w:val="-12"/>
        </w:rPr>
        <w:t xml:space="preserve"> </w:t>
      </w:r>
      <w:r w:rsidRPr="005E711A">
        <w:rPr>
          <w:spacing w:val="-2"/>
        </w:rPr>
        <w:t>Endocrinology,</w:t>
      </w:r>
      <w:r w:rsidRPr="005E711A">
        <w:rPr>
          <w:spacing w:val="-13"/>
        </w:rPr>
        <w:t xml:space="preserve"> </w:t>
      </w:r>
      <w:r w:rsidRPr="005E711A">
        <w:rPr>
          <w:spacing w:val="-2"/>
        </w:rPr>
        <w:t>St</w:t>
      </w:r>
      <w:r w:rsidRPr="005E711A">
        <w:rPr>
          <w:spacing w:val="-13"/>
        </w:rPr>
        <w:t xml:space="preserve"> </w:t>
      </w:r>
      <w:r w:rsidRPr="005E711A">
        <w:rPr>
          <w:spacing w:val="-2"/>
        </w:rPr>
        <w:t>Bartholomew’s</w:t>
      </w:r>
      <w:r w:rsidRPr="005E711A">
        <w:rPr>
          <w:spacing w:val="-15"/>
        </w:rPr>
        <w:t xml:space="preserve"> </w:t>
      </w:r>
      <w:r w:rsidRPr="005E711A">
        <w:rPr>
          <w:spacing w:val="-2"/>
        </w:rPr>
        <w:t>Hospital,</w:t>
      </w:r>
      <w:r w:rsidRPr="005E711A">
        <w:rPr>
          <w:spacing w:val="-12"/>
        </w:rPr>
        <w:t xml:space="preserve"> </w:t>
      </w:r>
      <w:r w:rsidRPr="005E711A">
        <w:rPr>
          <w:spacing w:val="-2"/>
        </w:rPr>
        <w:t>London,</w:t>
      </w:r>
      <w:r w:rsidRPr="005E711A">
        <w:rPr>
          <w:spacing w:val="-12"/>
        </w:rPr>
        <w:t xml:space="preserve"> </w:t>
      </w:r>
      <w:r w:rsidRPr="005E711A">
        <w:rPr>
          <w:spacing w:val="-5"/>
        </w:rPr>
        <w:t>UK</w:t>
      </w:r>
    </w:p>
    <w:p w14:paraId="3CC8CD43" w14:textId="77777777" w:rsidR="005D10B7" w:rsidRPr="005E711A" w:rsidRDefault="0094378C" w:rsidP="00191728">
      <w:pPr>
        <w:pStyle w:val="BodyText"/>
        <w:spacing w:before="3" w:line="232" w:lineRule="auto"/>
        <w:ind w:left="851" w:right="828" w:hanging="142"/>
        <w:jc w:val="both"/>
      </w:pPr>
      <w:r w:rsidRPr="00191728">
        <w:rPr>
          <w:b/>
          <w:bCs/>
          <w:spacing w:val="-6"/>
          <w:position w:val="5"/>
          <w:sz w:val="18"/>
          <w:szCs w:val="18"/>
        </w:rPr>
        <w:t xml:space="preserve">3 </w:t>
      </w:r>
      <w:r w:rsidRPr="00191728">
        <w:rPr>
          <w:spacing w:val="-2"/>
        </w:rPr>
        <w:t>Department of Immunology, Faculty of Health Sciences, University of Pretoria, Private Bag X323, Pretoria 0031, South Africa</w:t>
      </w:r>
    </w:p>
    <w:p w14:paraId="7E775AC7" w14:textId="77777777" w:rsidR="005D10B7" w:rsidRPr="005E711A" w:rsidRDefault="0094378C" w:rsidP="00191728">
      <w:pPr>
        <w:pStyle w:val="BodyText"/>
        <w:spacing w:before="2" w:line="232" w:lineRule="auto"/>
        <w:ind w:left="851" w:right="1298" w:hanging="142"/>
      </w:pPr>
      <w:r w:rsidRPr="00191728">
        <w:rPr>
          <w:b/>
          <w:bCs/>
          <w:spacing w:val="-6"/>
          <w:position w:val="5"/>
          <w:sz w:val="18"/>
          <w:szCs w:val="18"/>
        </w:rPr>
        <w:t xml:space="preserve">4 </w:t>
      </w:r>
      <w:r w:rsidRPr="00191728">
        <w:rPr>
          <w:spacing w:val="-2"/>
        </w:rPr>
        <w:t>Department of Chemical Pathology and National health Laboratory Servi Tshwane Academic Division, Faculty of Health Sciences, University of Pretoria, South Africa</w:t>
      </w:r>
    </w:p>
    <w:p w14:paraId="064307F3" w14:textId="575EA7C5" w:rsidR="00CE759B" w:rsidRPr="005E711A" w:rsidRDefault="00CE759B" w:rsidP="00170F5E">
      <w:pPr>
        <w:pStyle w:val="BodyText"/>
        <w:spacing w:before="16" w:line="232" w:lineRule="auto"/>
        <w:ind w:left="851" w:right="828" w:hanging="142"/>
      </w:pPr>
      <w:r w:rsidRPr="00191728">
        <w:rPr>
          <w:b/>
          <w:bCs/>
          <w:spacing w:val="-6"/>
          <w:position w:val="5"/>
          <w:sz w:val="18"/>
          <w:szCs w:val="18"/>
        </w:rPr>
        <w:t xml:space="preserve">5 </w:t>
      </w:r>
      <w:r w:rsidRPr="00191728">
        <w:rPr>
          <w:spacing w:val="-2"/>
        </w:rPr>
        <w:t xml:space="preserve">Division of Human Genetics, University of Cape Town </w:t>
      </w:r>
      <w:r w:rsidRPr="00191728">
        <w:rPr>
          <w:spacing w:val="-2"/>
          <w:highlight w:val="yellow"/>
        </w:rPr>
        <w:t>2. DIRECTOR: Platform for Pharmacogenomics Research &amp; Translation</w:t>
      </w:r>
    </w:p>
    <w:p w14:paraId="4D34A4BA" w14:textId="77777777" w:rsidR="00CE759B" w:rsidRPr="005E711A" w:rsidRDefault="00CE759B" w:rsidP="00191728">
      <w:pPr>
        <w:pStyle w:val="BodyText"/>
        <w:spacing w:line="237" w:lineRule="auto"/>
        <w:ind w:left="851" w:right="1298" w:hanging="142"/>
      </w:pPr>
      <w:r w:rsidRPr="00191728">
        <w:rPr>
          <w:b/>
          <w:bCs/>
          <w:spacing w:val="-6"/>
          <w:position w:val="5"/>
          <w:sz w:val="18"/>
          <w:szCs w:val="18"/>
        </w:rPr>
        <w:t>6</w:t>
      </w:r>
      <w:r w:rsidRPr="00191728">
        <w:rPr>
          <w:spacing w:val="-2"/>
        </w:rPr>
        <w:t xml:space="preserve"> Tygerberg Hospital, National Health Laboratory Service, Faculty of Medicine, Stellenbosch University, Cape Town, South Africa</w:t>
      </w:r>
    </w:p>
    <w:p w14:paraId="4843C58E" w14:textId="703670B1" w:rsidR="00CE759B" w:rsidRPr="005E711A" w:rsidRDefault="00CE759B" w:rsidP="00191728">
      <w:pPr>
        <w:pStyle w:val="BodyText"/>
        <w:spacing w:line="232" w:lineRule="auto"/>
        <w:ind w:left="851" w:right="1768" w:hanging="142"/>
        <w:jc w:val="both"/>
      </w:pPr>
      <w:r w:rsidRPr="00191728">
        <w:rPr>
          <w:b/>
          <w:bCs/>
          <w:noProof/>
          <w:spacing w:val="-6"/>
          <w:position w:val="5"/>
          <w:sz w:val="18"/>
          <w:szCs w:val="18"/>
        </w:rPr>
        <mc:AlternateContent>
          <mc:Choice Requires="wpg">
            <w:drawing>
              <wp:anchor distT="0" distB="0" distL="0" distR="0" simplePos="0" relativeHeight="487597568" behindDoc="1" locked="0" layoutInCell="1" allowOverlap="1" wp14:anchorId="5AF1D063" wp14:editId="09D43D69">
                <wp:simplePos x="0" y="0"/>
                <wp:positionH relativeFrom="page">
                  <wp:posOffset>2513329</wp:posOffset>
                </wp:positionH>
                <wp:positionV relativeFrom="paragraph">
                  <wp:posOffset>217781</wp:posOffset>
                </wp:positionV>
                <wp:extent cx="226060" cy="91440"/>
                <wp:effectExtent l="0" t="0" r="0" b="0"/>
                <wp:wrapNone/>
                <wp:docPr id="988695246" name="Group 988695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 cy="91440"/>
                          <a:chOff x="0" y="0"/>
                          <a:chExt cx="226060" cy="91440"/>
                        </a:xfrm>
                      </wpg:grpSpPr>
                      <pic:pic xmlns:pic="http://schemas.openxmlformats.org/drawingml/2006/picture">
                        <pic:nvPicPr>
                          <pic:cNvPr id="1987890941" name="Image 3"/>
                          <pic:cNvPicPr/>
                        </pic:nvPicPr>
                        <pic:blipFill>
                          <a:blip r:embed="rId8" cstate="print"/>
                          <a:stretch>
                            <a:fillRect/>
                          </a:stretch>
                        </pic:blipFill>
                        <pic:spPr>
                          <a:xfrm>
                            <a:off x="0" y="0"/>
                            <a:ext cx="110489" cy="86993"/>
                          </a:xfrm>
                          <a:prstGeom prst="rect">
                            <a:avLst/>
                          </a:prstGeom>
                        </pic:spPr>
                      </pic:pic>
                      <wps:wsp>
                        <wps:cNvPr id="1152914293" name="Graphic 4"/>
                        <wps:cNvSpPr/>
                        <wps:spPr>
                          <a:xfrm>
                            <a:off x="143510" y="69213"/>
                            <a:ext cx="77470" cy="17780"/>
                          </a:xfrm>
                          <a:custGeom>
                            <a:avLst/>
                            <a:gdLst/>
                            <a:ahLst/>
                            <a:cxnLst/>
                            <a:rect l="l" t="t" r="r" b="b"/>
                            <a:pathLst>
                              <a:path w="77470" h="17780">
                                <a:moveTo>
                                  <a:pt x="0" y="0"/>
                                </a:moveTo>
                                <a:lnTo>
                                  <a:pt x="0" y="17399"/>
                                </a:lnTo>
                                <a:lnTo>
                                  <a:pt x="77343" y="17399"/>
                                </a:lnTo>
                                <a:lnTo>
                                  <a:pt x="77343" y="0"/>
                                </a:lnTo>
                              </a:path>
                            </a:pathLst>
                          </a:custGeom>
                          <a:ln w="9652">
                            <a:solidFill>
                              <a:srgbClr val="C036C4"/>
                            </a:solidFill>
                            <a:prstDash val="solid"/>
                          </a:ln>
                        </wps:spPr>
                        <wps:bodyPr wrap="square" lIns="0" tIns="0" rIns="0" bIns="0" rtlCol="0">
                          <a:prstTxWarp prst="textNoShape">
                            <a:avLst/>
                          </a:prstTxWarp>
                          <a:noAutofit/>
                        </wps:bodyPr>
                      </wps:wsp>
                    </wpg:wgp>
                  </a:graphicData>
                </a:graphic>
              </wp:anchor>
            </w:drawing>
          </mc:Choice>
          <mc:Fallback>
            <w:pict>
              <v:group w14:anchorId="4B93FCFD" id="Group 988695246" o:spid="_x0000_s1026" style="position:absolute;margin-left:197.9pt;margin-top:17.15pt;width:17.8pt;height:7.2pt;z-index:-15718912;mso-wrap-distance-left:0;mso-wrap-distance-right:0;mso-position-horizontal-relative:page" coordsize="226060,9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10489;height:8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">
                  <v:imagedata r:id="rId9" o:title=""/>
                </v:shape>
                <v:shape id="Graphic 4" o:spid="_x0000_s1028" style="position:absolute;left:143510;top:69213;width:77470;height:17780;visibility:visible;mso-wrap-style:square;v-text-anchor:top" coordsize="774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" path="m,l,17399r77343,l77343,e" filled="f" strokecolor="#c036c4" strokeweight=".76pt">
                  <v:path arrowok="t"/>
                </v:shape>
                <w10:wrap anchorx="page"/>
              </v:group>
            </w:pict>
          </mc:Fallback>
        </mc:AlternateContent>
      </w:r>
      <w:r w:rsidRPr="00191728">
        <w:rPr>
          <w:b/>
          <w:bCs/>
          <w:spacing w:val="-6"/>
          <w:position w:val="5"/>
          <w:sz w:val="18"/>
          <w:szCs w:val="18"/>
        </w:rPr>
        <w:t xml:space="preserve">7 </w:t>
      </w:r>
      <w:r w:rsidRPr="00191728">
        <w:rPr>
          <w:spacing w:val="-2"/>
        </w:rPr>
        <w:t xml:space="preserve">Department of Endocrinology, </w:t>
      </w:r>
      <w:proofErr w:type="spellStart"/>
      <w:r w:rsidRPr="00191728">
        <w:rPr>
          <w:spacing w:val="-2"/>
        </w:rPr>
        <w:t>Sahlgrenska</w:t>
      </w:r>
      <w:proofErr w:type="spellEnd"/>
      <w:r w:rsidRPr="00191728">
        <w:rPr>
          <w:spacing w:val="-2"/>
        </w:rPr>
        <w:t xml:space="preserve"> Academy, </w:t>
      </w:r>
      <w:proofErr w:type="spellStart"/>
      <w:r w:rsidRPr="00191728">
        <w:rPr>
          <w:spacing w:val="-2"/>
        </w:rPr>
        <w:t>Sahlgrenska</w:t>
      </w:r>
      <w:proofErr w:type="spellEnd"/>
      <w:r w:rsidRPr="00191728">
        <w:rPr>
          <w:spacing w:val="-2"/>
        </w:rPr>
        <w:t xml:space="preserve"> University Hospital and Institute of Medicine, University of Gothenburg, Gothenburg, Sweden</w:t>
      </w:r>
    </w:p>
    <w:p w14:paraId="14FEDD3B" w14:textId="4A8D3BA7" w:rsidR="00CE759B" w:rsidRPr="005E711A" w:rsidRDefault="00CE759B" w:rsidP="00191728">
      <w:pPr>
        <w:pStyle w:val="BodyText"/>
        <w:spacing w:line="246" w:lineRule="exact"/>
        <w:ind w:left="851" w:hanging="142"/>
        <w:jc w:val="both"/>
      </w:pPr>
      <w:r w:rsidRPr="00191728">
        <w:rPr>
          <w:b/>
          <w:bCs/>
          <w:spacing w:val="-6"/>
          <w:position w:val="5"/>
          <w:sz w:val="18"/>
          <w:szCs w:val="18"/>
        </w:rPr>
        <w:t>8</w:t>
      </w:r>
      <w:r w:rsidR="0094378C" w:rsidRPr="005E711A">
        <w:rPr>
          <w:b/>
          <w:spacing w:val="-6"/>
          <w:w w:val="90"/>
          <w:position w:val="5"/>
        </w:rPr>
        <w:t xml:space="preserve"> </w:t>
      </w:r>
      <w:r w:rsidR="0094378C" w:rsidRPr="00191728">
        <w:rPr>
          <w:spacing w:val="-2"/>
        </w:rPr>
        <w:t>Department of Statistics</w:t>
      </w:r>
      <w:ins w:id="0" w:author="Doreen Sempa" w:date="2025-07-28T10:47:00Z" w16du:dateUtc="2025-07-28T08:47:00Z">
        <w:r w:rsidR="004A185E">
          <w:rPr>
            <w:spacing w:val="-2"/>
          </w:rPr>
          <w:t>,</w:t>
        </w:r>
      </w:ins>
      <w:r w:rsidR="0094378C" w:rsidRPr="00191728">
        <w:rPr>
          <w:spacing w:val="-2"/>
        </w:rPr>
        <w:t xml:space="preserve"> University of the Free State, South Africa</w:t>
      </w:r>
    </w:p>
    <w:p w14:paraId="63DC6FA3" w14:textId="5BC6058D" w:rsidR="005D10B7" w:rsidRPr="005E711A" w:rsidRDefault="00022323" w:rsidP="00191728">
      <w:pPr>
        <w:pStyle w:val="BodyText"/>
        <w:spacing w:line="300" w:lineRule="exact"/>
        <w:ind w:left="851" w:hanging="142"/>
        <w:jc w:val="both"/>
      </w:pPr>
      <w:r w:rsidRPr="00191728">
        <w:rPr>
          <w:b/>
          <w:bCs/>
          <w:spacing w:val="-6"/>
          <w:position w:val="5"/>
          <w:sz w:val="18"/>
          <w:szCs w:val="18"/>
        </w:rPr>
        <w:t>9</w:t>
      </w:r>
      <w:ins w:id="1" w:author="Doreen Sempa" w:date="2025-07-28T09:39:00Z" w16du:dateUtc="2025-07-28T07:39:00Z">
        <w:r w:rsidR="003A19C2" w:rsidRPr="00191728">
          <w:rPr>
            <w:spacing w:val="-2"/>
          </w:rPr>
          <w:t xml:space="preserve"> </w:t>
        </w:r>
      </w:ins>
      <w:r w:rsidR="0094378C" w:rsidRPr="00191728">
        <w:rPr>
          <w:spacing w:val="-2"/>
        </w:rPr>
        <w:t>Department of Computer Science, University of Cape Town, South Africa</w:t>
      </w:r>
    </w:p>
    <w:p w14:paraId="12BFD64F" w14:textId="10303FA4" w:rsidR="00CE759B" w:rsidRPr="005E711A" w:rsidRDefault="00CE759B" w:rsidP="00191728">
      <w:pPr>
        <w:pStyle w:val="BodyText"/>
        <w:spacing w:before="16" w:line="232" w:lineRule="auto"/>
        <w:ind w:left="851" w:right="828" w:hanging="142"/>
        <w:jc w:val="both"/>
        <w:rPr>
          <w:spacing w:val="-4"/>
        </w:rPr>
      </w:pPr>
      <w:r w:rsidRPr="00191728">
        <w:rPr>
          <w:b/>
          <w:bCs/>
          <w:spacing w:val="-6"/>
          <w:position w:val="5"/>
          <w:sz w:val="18"/>
          <w:szCs w:val="18"/>
        </w:rPr>
        <w:t>10</w:t>
      </w:r>
      <w:ins w:id="2" w:author="Doreen Sempa" w:date="2025-07-28T09:39:00Z" w16du:dateUtc="2025-07-28T07:39:00Z">
        <w:r w:rsidR="003A19C2">
          <w:rPr>
            <w:b/>
            <w:bCs/>
            <w:spacing w:val="-6"/>
            <w:position w:val="5"/>
            <w:sz w:val="18"/>
            <w:szCs w:val="18"/>
          </w:rPr>
          <w:t xml:space="preserve"> </w:t>
        </w:r>
      </w:ins>
      <w:r w:rsidR="0094378C" w:rsidRPr="00191728">
        <w:rPr>
          <w:spacing w:val="-2"/>
        </w:rPr>
        <w:t>Division of Endocrinology, Department of Medicine</w:t>
      </w:r>
      <w:ins w:id="3" w:author="Doreen Sempa" w:date="2025-07-28T10:48:00Z" w16du:dateUtc="2025-07-28T08:48:00Z">
        <w:r w:rsidR="004A185E">
          <w:rPr>
            <w:spacing w:val="-2"/>
          </w:rPr>
          <w:t>,</w:t>
        </w:r>
      </w:ins>
      <w:r w:rsidR="0094378C" w:rsidRPr="00191728">
        <w:rPr>
          <w:spacing w:val="-2"/>
        </w:rPr>
        <w:t xml:space="preserve"> University of Cape Town, South Africa</w:t>
      </w:r>
      <w:r w:rsidR="0094378C" w:rsidRPr="005E711A">
        <w:rPr>
          <w:spacing w:val="-4"/>
        </w:rPr>
        <w:t xml:space="preserve"> </w:t>
      </w:r>
    </w:p>
    <w:p w14:paraId="3352EC74" w14:textId="77777777" w:rsidR="005D10B7" w:rsidRPr="005E711A" w:rsidRDefault="005D10B7">
      <w:pPr>
        <w:pStyle w:val="BodyText"/>
      </w:pPr>
    </w:p>
    <w:p w14:paraId="0F45F523" w14:textId="77777777" w:rsidR="005D10B7" w:rsidRPr="005E711A" w:rsidRDefault="005D10B7">
      <w:pPr>
        <w:pStyle w:val="BodyText"/>
      </w:pPr>
    </w:p>
    <w:p w14:paraId="09D9EEC6" w14:textId="77777777" w:rsidR="005D10B7" w:rsidRPr="005E711A" w:rsidRDefault="005D10B7">
      <w:pPr>
        <w:pStyle w:val="BodyText"/>
      </w:pPr>
    </w:p>
    <w:p w14:paraId="08A9D81B" w14:textId="77777777" w:rsidR="005D10B7" w:rsidRPr="005E711A" w:rsidRDefault="005D10B7">
      <w:pPr>
        <w:pStyle w:val="BodyText"/>
      </w:pPr>
    </w:p>
    <w:p w14:paraId="76D443CB" w14:textId="77777777" w:rsidR="005D10B7" w:rsidRPr="005E711A" w:rsidRDefault="005D10B7">
      <w:pPr>
        <w:pStyle w:val="BodyText"/>
      </w:pPr>
    </w:p>
    <w:p w14:paraId="4839C798" w14:textId="77777777" w:rsidR="005D10B7" w:rsidRPr="005E711A" w:rsidRDefault="005D10B7">
      <w:pPr>
        <w:pStyle w:val="BodyText"/>
      </w:pPr>
    </w:p>
    <w:p w14:paraId="6BAAEE01" w14:textId="77777777" w:rsidR="005D10B7" w:rsidRPr="005E711A" w:rsidRDefault="005D10B7">
      <w:pPr>
        <w:pStyle w:val="BodyText"/>
        <w:spacing w:before="150"/>
      </w:pPr>
    </w:p>
    <w:p w14:paraId="030FDD80" w14:textId="77777777" w:rsidR="00707F02" w:rsidRPr="00191728" w:rsidRDefault="0094378C" w:rsidP="00191728">
      <w:pPr>
        <w:pStyle w:val="StyleautAff"/>
        <w:rPr>
          <w:ins w:id="4" w:author="Doreen Sempa" w:date="2025-07-28T10:34:00Z" w16du:dateUtc="2025-07-28T08:34:00Z"/>
          <w:b w:val="0"/>
          <w:spacing w:val="-2"/>
          <w:w w:val="100"/>
          <w:position w:val="0"/>
          <w:vertAlign w:val="baseline"/>
        </w:rPr>
      </w:pPr>
      <w:r w:rsidRPr="00191728">
        <w:rPr>
          <w:b w:val="0"/>
          <w:spacing w:val="-2"/>
          <w:w w:val="100"/>
          <w:position w:val="0"/>
          <w:vertAlign w:val="baseline"/>
        </w:rPr>
        <w:t xml:space="preserve">Correspondence should be addressed to: </w:t>
      </w:r>
    </w:p>
    <w:p w14:paraId="177989C3" w14:textId="5A90E0E0" w:rsidR="005D10B7" w:rsidRPr="00191728" w:rsidRDefault="0094378C" w:rsidP="00191728">
      <w:pPr>
        <w:pStyle w:val="StyleautAff"/>
        <w:rPr>
          <w:b w:val="0"/>
          <w:spacing w:val="-2"/>
          <w:w w:val="100"/>
          <w:position w:val="0"/>
          <w:vertAlign w:val="baseline"/>
        </w:rPr>
      </w:pPr>
      <w:r w:rsidRPr="00191728">
        <w:rPr>
          <w:b w:val="0"/>
          <w:spacing w:val="-2"/>
          <w:w w:val="100"/>
          <w:position w:val="0"/>
          <w:vertAlign w:val="baseline"/>
        </w:rPr>
        <w:t>Dr Thabiso RP Mofokeng,</w:t>
      </w:r>
    </w:p>
    <w:p w14:paraId="2CA6B8CF" w14:textId="77777777" w:rsidR="005D10B7" w:rsidRPr="00191728" w:rsidRDefault="0094378C" w:rsidP="00191728">
      <w:pPr>
        <w:pStyle w:val="StyleautAff"/>
        <w:rPr>
          <w:b w:val="0"/>
          <w:spacing w:val="-2"/>
          <w:w w:val="100"/>
          <w:position w:val="0"/>
          <w:vertAlign w:val="baseline"/>
        </w:rPr>
      </w:pPr>
      <w:r w:rsidRPr="00191728">
        <w:rPr>
          <w:b w:val="0"/>
          <w:spacing w:val="-2"/>
          <w:w w:val="100"/>
          <w:position w:val="0"/>
          <w:vertAlign w:val="baseline"/>
        </w:rPr>
        <w:t>Division of Endocrinology,</w:t>
      </w:r>
    </w:p>
    <w:p w14:paraId="130CB52B" w14:textId="77777777" w:rsidR="005D10B7" w:rsidRPr="00191728" w:rsidRDefault="0094378C" w:rsidP="00191728">
      <w:pPr>
        <w:pStyle w:val="StyleautAff"/>
        <w:rPr>
          <w:b w:val="0"/>
          <w:spacing w:val="-2"/>
          <w:w w:val="100"/>
          <w:position w:val="0"/>
          <w:vertAlign w:val="baseline"/>
        </w:rPr>
      </w:pPr>
      <w:r w:rsidRPr="00191728">
        <w:rPr>
          <w:b w:val="0"/>
          <w:spacing w:val="-2"/>
          <w:w w:val="100"/>
          <w:position w:val="0"/>
          <w:vertAlign w:val="baseline"/>
        </w:rPr>
        <w:t>Department of Medicine (University of the Free State) South Africa,</w:t>
      </w:r>
    </w:p>
    <w:p w14:paraId="698EEF89" w14:textId="77777777" w:rsidR="005D10B7" w:rsidRPr="00191728" w:rsidRDefault="0094378C" w:rsidP="00191728">
      <w:pPr>
        <w:pStyle w:val="StyleautAff"/>
        <w:rPr>
          <w:b w:val="0"/>
          <w:spacing w:val="-2"/>
          <w:w w:val="100"/>
          <w:position w:val="0"/>
          <w:vertAlign w:val="baseline"/>
        </w:rPr>
      </w:pPr>
      <w:r w:rsidRPr="00191728">
        <w:rPr>
          <w:b w:val="0"/>
          <w:spacing w:val="-2"/>
          <w:w w:val="100"/>
          <w:position w:val="0"/>
          <w:vertAlign w:val="baseline"/>
        </w:rPr>
        <w:t xml:space="preserve">e-mail: </w:t>
      </w:r>
      <w:r w:rsidR="005D10B7" w:rsidRPr="00191728">
        <w:rPr>
          <w:b w:val="0"/>
          <w:spacing w:val="-2"/>
          <w:w w:val="100"/>
          <w:position w:val="0"/>
          <w:vertAlign w:val="baseline"/>
        </w:rPr>
        <w:fldChar w:fldCharType="begin"/>
      </w:r>
      <w:r w:rsidR="005D10B7" w:rsidRPr="004A185E">
        <w:rPr>
          <w:b w:val="0"/>
          <w:spacing w:val="-2"/>
          <w:w w:val="100"/>
          <w:position w:val="0"/>
          <w:vertAlign w:val="baseline"/>
          <w:rPrChange w:id="5" w:author="Doreen Sempa" w:date="2025-07-28T10:44:00Z" w16du:dateUtc="2025-07-28T08:44:00Z">
            <w:rPr/>
          </w:rPrChange>
        </w:rPr>
        <w:instrText>HYPERLINK "mailto:mofokengtrp@ufs.ac.za" \h</w:instrText>
      </w:r>
      <w:r w:rsidR="005D10B7" w:rsidRPr="00191728">
        <w:rPr>
          <w:b w:val="0"/>
          <w:spacing w:val="-2"/>
          <w:w w:val="100"/>
          <w:position w:val="0"/>
          <w:vertAlign w:val="baseline"/>
        </w:rPr>
      </w:r>
      <w:r w:rsidR="005D10B7" w:rsidRPr="00191728">
        <w:rPr>
          <w:b w:val="0"/>
          <w:spacing w:val="-2"/>
          <w:w w:val="100"/>
          <w:position w:val="0"/>
          <w:vertAlign w:val="baseline"/>
        </w:rPr>
        <w:fldChar w:fldCharType="separate"/>
      </w:r>
      <w:r w:rsidR="005D10B7" w:rsidRPr="00191728">
        <w:rPr>
          <w:b w:val="0"/>
          <w:spacing w:val="-2"/>
          <w:w w:val="100"/>
          <w:position w:val="0"/>
          <w:vertAlign w:val="baseline"/>
        </w:rPr>
        <w:t>mofokengtrp@ufs.ac.za</w:t>
      </w:r>
      <w:r w:rsidR="005D10B7" w:rsidRPr="00191728">
        <w:rPr>
          <w:b w:val="0"/>
          <w:spacing w:val="-2"/>
          <w:w w:val="100"/>
          <w:position w:val="0"/>
          <w:vertAlign w:val="baseline"/>
        </w:rPr>
        <w:fldChar w:fldCharType="end"/>
      </w:r>
    </w:p>
    <w:p w14:paraId="2B884E76" w14:textId="77777777" w:rsidR="005D10B7" w:rsidRPr="005E711A" w:rsidRDefault="005D10B7">
      <w:pPr>
        <w:pStyle w:val="BodyText"/>
        <w:rPr>
          <w:lang w:val="it-IT"/>
        </w:rPr>
        <w:sectPr w:rsidR="005D10B7" w:rsidRPr="005E711A" w:rsidSect="002557E9">
          <w:footerReference w:type="default" r:id="rId10"/>
          <w:pgSz w:w="12240" w:h="15840"/>
          <w:pgMar w:top="1281" w:right="527" w:bottom="981" w:left="533" w:header="0" w:footer="788" w:gutter="0"/>
          <w:pgNumType w:start="1"/>
          <w:cols w:space="720"/>
        </w:sectPr>
      </w:pPr>
    </w:p>
    <w:p w14:paraId="2736C9BA" w14:textId="77777777" w:rsidR="005D10B7" w:rsidRPr="005E711A" w:rsidRDefault="0094378C" w:rsidP="00191728">
      <w:pPr>
        <w:pStyle w:val="Heading1"/>
        <w:spacing w:before="74"/>
        <w:ind w:left="709" w:right="463"/>
      </w:pPr>
      <w:r w:rsidRPr="00115729">
        <w:lastRenderedPageBreak/>
        <w:t>Abstract</w:t>
      </w:r>
      <w:r w:rsidRPr="005E711A">
        <w:rPr>
          <w:spacing w:val="-2"/>
        </w:rPr>
        <w:t>:</w:t>
      </w:r>
    </w:p>
    <w:p w14:paraId="7BE5BBA2" w14:textId="77777777" w:rsidR="005D10B7" w:rsidRPr="00912706" w:rsidRDefault="0094378C" w:rsidP="00191728">
      <w:pPr>
        <w:spacing w:before="192"/>
        <w:ind w:left="709" w:right="463"/>
        <w:rPr>
          <w:b/>
          <w:bCs/>
          <w:color w:val="000000" w:themeColor="text1"/>
        </w:rPr>
      </w:pPr>
      <w:r w:rsidRPr="00912706">
        <w:rPr>
          <w:rStyle w:val="Heading2Char"/>
          <w:rFonts w:ascii="Arial" w:hAnsi="Arial" w:cs="Arial"/>
          <w:b/>
          <w:bCs/>
          <w:color w:val="000000" w:themeColor="text1"/>
          <w:sz w:val="22"/>
          <w:szCs w:val="22"/>
        </w:rPr>
        <w:t>Background</w:t>
      </w:r>
      <w:r w:rsidRPr="00912706">
        <w:rPr>
          <w:b/>
          <w:bCs/>
          <w:color w:val="000000" w:themeColor="text1"/>
          <w:spacing w:val="-2"/>
        </w:rPr>
        <w:t>:</w:t>
      </w:r>
    </w:p>
    <w:p w14:paraId="375C389A" w14:textId="77777777" w:rsidR="005D10B7" w:rsidRPr="00191728" w:rsidRDefault="0094378C" w:rsidP="00260174">
      <w:pPr>
        <w:pStyle w:val="BodyText"/>
        <w:spacing w:before="137" w:line="247" w:lineRule="auto"/>
        <w:ind w:left="709" w:right="548"/>
        <w:jc w:val="both"/>
        <w:rPr>
          <w:spacing w:val="-2"/>
        </w:rPr>
      </w:pPr>
      <w:r w:rsidRPr="00191728">
        <w:rPr>
          <w:spacing w:val="-2"/>
        </w:rPr>
        <w:t>Sub-</w:t>
      </w:r>
      <w:r w:rsidRPr="007B4CF2">
        <w:rPr>
          <w:spacing w:val="-2"/>
        </w:rPr>
        <w:t>Saharan Africa is burdened by a vast HIV-positive population, at risk of life-threatening AIDS defining illnesses and disseminated opportunistic infections, which have been associated with both primary (PAI) and secondary adrenal insufficiency (SAI). We hypothesized that adrenal insufficiency (AI) may partially account for the high mortality in advanced HIV.</w:t>
      </w:r>
    </w:p>
    <w:p w14:paraId="04EDE42B" w14:textId="77777777" w:rsidR="009772B4" w:rsidRDefault="009772B4" w:rsidP="00260174">
      <w:pPr>
        <w:pStyle w:val="Heading2"/>
        <w:ind w:left="709" w:right="548"/>
        <w:rPr>
          <w:color w:val="000000" w:themeColor="text1"/>
        </w:rPr>
      </w:pPr>
    </w:p>
    <w:p w14:paraId="67F4446F" w14:textId="26F44AFF" w:rsidR="005D10B7" w:rsidRPr="00912706" w:rsidRDefault="0094378C" w:rsidP="00260174">
      <w:pPr>
        <w:pStyle w:val="Heading2"/>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Materials &amp; Methods:</w:t>
      </w:r>
    </w:p>
    <w:p w14:paraId="20F24405" w14:textId="78AC4FD8" w:rsidR="005D10B7" w:rsidRPr="00191728" w:rsidRDefault="0094378C" w:rsidP="00260174">
      <w:pPr>
        <w:pStyle w:val="BodyText"/>
        <w:spacing w:before="137" w:line="247" w:lineRule="auto"/>
        <w:ind w:left="709" w:right="548"/>
        <w:jc w:val="both"/>
        <w:rPr>
          <w:spacing w:val="-2"/>
        </w:rPr>
      </w:pPr>
      <w:r w:rsidRPr="00191728">
        <w:rPr>
          <w:spacing w:val="-2"/>
        </w:rPr>
        <w:t>We undertook a prospective case-finding study of HIV-positive patients presenting with advanced disease, who were 18 years or older, with a CD4 count of less than 100 cells/mm</w:t>
      </w:r>
      <w:r w:rsidRPr="00F77AAA">
        <w:rPr>
          <w:spacing w:val="-2"/>
          <w:vertAlign w:val="superscript"/>
        </w:rPr>
        <w:t>3</w:t>
      </w:r>
      <w:r w:rsidRPr="00191728">
        <w:rPr>
          <w:spacing w:val="-2"/>
        </w:rPr>
        <w:t>, and a coexistent opportunistic infection. Exclusion criteria were use of oral, intravenous, topical or inhaled steroids in the previous 3 months.</w:t>
      </w:r>
    </w:p>
    <w:p w14:paraId="410BF440" w14:textId="77777777" w:rsidR="009772B4" w:rsidRDefault="009772B4" w:rsidP="00260174">
      <w:pPr>
        <w:pStyle w:val="Heading2"/>
        <w:ind w:left="709" w:right="548"/>
        <w:rPr>
          <w:color w:val="000000" w:themeColor="text1"/>
        </w:rPr>
      </w:pPr>
    </w:p>
    <w:p w14:paraId="09284AA9" w14:textId="1A36BD61" w:rsidR="005D10B7" w:rsidRPr="00912706" w:rsidRDefault="0094378C" w:rsidP="00260174">
      <w:pPr>
        <w:pStyle w:val="Heading2"/>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Results</w:t>
      </w:r>
      <w:r w:rsidR="009772B4" w:rsidRPr="00912706">
        <w:rPr>
          <w:rStyle w:val="Heading2Char"/>
          <w:rFonts w:ascii="Arial" w:hAnsi="Arial" w:cs="Arial"/>
          <w:b/>
          <w:bCs/>
          <w:color w:val="000000" w:themeColor="text1"/>
          <w:sz w:val="22"/>
          <w:szCs w:val="22"/>
        </w:rPr>
        <w:t>:</w:t>
      </w:r>
    </w:p>
    <w:p w14:paraId="69C4FCE0" w14:textId="5042E2FE" w:rsidR="005D10B7" w:rsidRPr="005E711A" w:rsidRDefault="0094378C" w:rsidP="00260174">
      <w:pPr>
        <w:pStyle w:val="BodyText"/>
        <w:spacing w:before="138" w:line="247" w:lineRule="auto"/>
        <w:ind w:left="709" w:right="548"/>
        <w:jc w:val="both"/>
      </w:pPr>
      <w:r w:rsidRPr="00191728">
        <w:rPr>
          <w:noProof/>
          <w:spacing w:val="-2"/>
        </w:rPr>
        <w:drawing>
          <wp:anchor distT="0" distB="0" distL="0" distR="0" simplePos="0" relativeHeight="486038016" behindDoc="1" locked="0" layoutInCell="1" allowOverlap="1" wp14:anchorId="2E41DFF3" wp14:editId="30393223">
            <wp:simplePos x="0" y="0"/>
            <wp:positionH relativeFrom="page">
              <wp:posOffset>1243330</wp:posOffset>
            </wp:positionH>
            <wp:positionV relativeFrom="paragraph">
              <wp:posOffset>1511644</wp:posOffset>
            </wp:positionV>
            <wp:extent cx="55244" cy="508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5244" cy="50800"/>
                    </a:xfrm>
                    <a:prstGeom prst="rect">
                      <a:avLst/>
                    </a:prstGeom>
                  </pic:spPr>
                </pic:pic>
              </a:graphicData>
            </a:graphic>
          </wp:anchor>
        </w:drawing>
      </w:r>
      <w:r w:rsidRPr="00191728">
        <w:rPr>
          <w:noProof/>
          <w:spacing w:val="-2"/>
        </w:rPr>
        <w:drawing>
          <wp:anchor distT="0" distB="0" distL="0" distR="0" simplePos="0" relativeHeight="486038528" behindDoc="1" locked="0" layoutInCell="1" allowOverlap="1" wp14:anchorId="1D453FC9" wp14:editId="04ACB80C">
            <wp:simplePos x="0" y="0"/>
            <wp:positionH relativeFrom="page">
              <wp:posOffset>1455419</wp:posOffset>
            </wp:positionH>
            <wp:positionV relativeFrom="paragraph">
              <wp:posOffset>1385914</wp:posOffset>
            </wp:positionV>
            <wp:extent cx="97790" cy="768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97790" cy="76835"/>
                    </a:xfrm>
                    <a:prstGeom prst="rect">
                      <a:avLst/>
                    </a:prstGeom>
                  </pic:spPr>
                </pic:pic>
              </a:graphicData>
            </a:graphic>
          </wp:anchor>
        </w:drawing>
      </w:r>
      <w:r w:rsidRPr="00191728">
        <w:rPr>
          <w:spacing w:val="-2"/>
        </w:rPr>
        <w:t>O</w:t>
      </w:r>
      <w:ins w:id="6" w:author="Doreen Sempa" w:date="2025-07-28T11:00:00Z" w16du:dateUtc="2025-07-28T09:00:00Z">
        <w:r w:rsidR="00325420">
          <w:rPr>
            <w:spacing w:val="-2"/>
          </w:rPr>
          <w:t>ut o</w:t>
        </w:r>
      </w:ins>
      <w:r w:rsidRPr="00191728">
        <w:rPr>
          <w:spacing w:val="-2"/>
        </w:rPr>
        <w:t xml:space="preserve">f </w:t>
      </w:r>
      <w:ins w:id="7" w:author="Doreen Sempa" w:date="2025-07-28T11:01:00Z" w16du:dateUtc="2025-07-28T09:01:00Z">
        <w:r w:rsidR="00325420">
          <w:rPr>
            <w:spacing w:val="-2"/>
          </w:rPr>
          <w:t xml:space="preserve">the </w:t>
        </w:r>
      </w:ins>
      <w:r w:rsidRPr="00191728">
        <w:rPr>
          <w:spacing w:val="-2"/>
        </w:rPr>
        <w:t xml:space="preserve">589 </w:t>
      </w:r>
      <w:del w:id="8" w:author="Doreen Sempa" w:date="2025-07-28T11:01:00Z" w16du:dateUtc="2025-07-28T09:01:00Z">
        <w:r w:rsidRPr="00191728" w:rsidDel="00325420">
          <w:rPr>
            <w:spacing w:val="-2"/>
          </w:rPr>
          <w:delText xml:space="preserve">recruited </w:delText>
        </w:r>
      </w:del>
      <w:r w:rsidRPr="00191728">
        <w:rPr>
          <w:spacing w:val="-2"/>
        </w:rPr>
        <w:t>patients</w:t>
      </w:r>
      <w:ins w:id="9" w:author="Doreen Sempa" w:date="2025-07-28T11:01:00Z" w16du:dateUtc="2025-07-28T09:01:00Z">
        <w:r w:rsidR="00325420">
          <w:rPr>
            <w:spacing w:val="-2"/>
          </w:rPr>
          <w:t xml:space="preserve"> recruited</w:t>
        </w:r>
      </w:ins>
      <w:r w:rsidRPr="00191728">
        <w:rPr>
          <w:spacing w:val="-2"/>
        </w:rPr>
        <w:t xml:space="preserve">, 563 had complete records </w:t>
      </w:r>
      <w:ins w:id="10" w:author="Doreen Sempa" w:date="2025-07-28T11:01:00Z" w16du:dateUtc="2025-07-28T09:01:00Z">
        <w:r w:rsidR="00325420">
          <w:rPr>
            <w:spacing w:val="-2"/>
          </w:rPr>
          <w:t xml:space="preserve">available </w:t>
        </w:r>
      </w:ins>
      <w:r w:rsidRPr="00191728">
        <w:rPr>
          <w:spacing w:val="-2"/>
        </w:rPr>
        <w:t xml:space="preserve">for evaluation. The median interquartile range (IQR) age of patients at enrolment was 36.0 years (IQR: 31.0-43.0). Patients in the lowest CD4 tertile were younger and were </w:t>
      </w:r>
      <w:r w:rsidR="00BA5C44" w:rsidRPr="00191728">
        <w:rPr>
          <w:spacing w:val="-2"/>
        </w:rPr>
        <w:t xml:space="preserve">more </w:t>
      </w:r>
      <w:r w:rsidRPr="00191728">
        <w:rPr>
          <w:spacing w:val="-2"/>
        </w:rPr>
        <w:t>likely to have</w:t>
      </w:r>
      <w:r w:rsidRPr="007103CB">
        <w:rPr>
          <w:spacing w:val="-2"/>
        </w:rPr>
        <w:t xml:space="preserve"> </w:t>
      </w:r>
      <w:r w:rsidRPr="005E711A">
        <w:rPr>
          <w:i/>
        </w:rPr>
        <w:t>Candida albicans</w:t>
      </w:r>
      <w:r w:rsidRPr="005E711A">
        <w:t xml:space="preserve">, </w:t>
      </w:r>
      <w:r w:rsidR="00BA5C44" w:rsidRPr="00191728">
        <w:rPr>
          <w:spacing w:val="-2"/>
        </w:rPr>
        <w:t xml:space="preserve">than </w:t>
      </w:r>
      <w:r w:rsidRPr="00191728">
        <w:rPr>
          <w:spacing w:val="-2"/>
        </w:rPr>
        <w:t>the remaining CD4 tertiles;</w:t>
      </w:r>
      <w:r w:rsidRPr="005E711A">
        <w:t xml:space="preserve"> </w:t>
      </w:r>
      <w:r w:rsidRPr="005E711A">
        <w:rPr>
          <w:i/>
        </w:rPr>
        <w:t>p</w:t>
      </w:r>
      <w:r w:rsidRPr="005E711A">
        <w:t>=</w:t>
      </w:r>
      <w:r w:rsidRPr="00191728">
        <w:rPr>
          <w:spacing w:val="-2"/>
        </w:rPr>
        <w:t xml:space="preserve">0.003. Of 563 patients, 56 (9.94%) had AI diagnosed with a failed </w:t>
      </w:r>
      <w:proofErr w:type="spellStart"/>
      <w:r w:rsidRPr="00191728">
        <w:rPr>
          <w:spacing w:val="-2"/>
        </w:rPr>
        <w:t>tetracosactide</w:t>
      </w:r>
      <w:proofErr w:type="spellEnd"/>
      <w:r w:rsidRPr="00191728">
        <w:rPr>
          <w:spacing w:val="-2"/>
        </w:rPr>
        <w:t xml:space="preserve"> test or random cortisol &lt; 274 nmol/L</w:t>
      </w:r>
      <w:r w:rsidR="00E92F4E" w:rsidRPr="00191728">
        <w:rPr>
          <w:spacing w:val="-2"/>
        </w:rPr>
        <w:t>,</w:t>
      </w:r>
      <w:r w:rsidRPr="00191728">
        <w:rPr>
          <w:spacing w:val="-2"/>
        </w:rPr>
        <w:t xml:space="preserve"> comprising 45 (80.35%) (SAI) and 11 (19.64%) (PAI). Pulmonary tuberculosis (PTB) predominates in the non-AI, whereas </w:t>
      </w:r>
      <w:r w:rsidR="00C53FA7" w:rsidRPr="00191728">
        <w:rPr>
          <w:spacing w:val="-2"/>
        </w:rPr>
        <w:t xml:space="preserve">Extrapulmonary </w:t>
      </w:r>
      <w:r w:rsidR="00BF2F82" w:rsidRPr="00191728">
        <w:rPr>
          <w:spacing w:val="-2"/>
        </w:rPr>
        <w:t>tuberculosis</w:t>
      </w:r>
      <w:r w:rsidR="00AD4EEB" w:rsidRPr="00191728">
        <w:rPr>
          <w:spacing w:val="-2"/>
        </w:rPr>
        <w:t>,</w:t>
      </w:r>
      <w:r w:rsidR="00BF2F82" w:rsidRPr="00191728">
        <w:rPr>
          <w:spacing w:val="-2"/>
        </w:rPr>
        <w:t xml:space="preserve"> </w:t>
      </w:r>
      <w:r w:rsidRPr="00325420">
        <w:rPr>
          <w:i/>
          <w:iCs/>
          <w:spacing w:val="-2"/>
        </w:rPr>
        <w:t xml:space="preserve">Cryptococcus </w:t>
      </w:r>
      <w:r w:rsidRPr="005E711A">
        <w:rPr>
          <w:i/>
        </w:rPr>
        <w:t>neoformans</w:t>
      </w:r>
      <w:r w:rsidR="00AD4EEB" w:rsidRPr="005E711A">
        <w:rPr>
          <w:i/>
        </w:rPr>
        <w:t xml:space="preserve">, </w:t>
      </w:r>
      <w:r w:rsidR="00A32686" w:rsidRPr="00191728">
        <w:rPr>
          <w:spacing w:val="-2"/>
        </w:rPr>
        <w:t xml:space="preserve">elevated </w:t>
      </w:r>
      <w:r w:rsidR="0003472C" w:rsidRPr="00191728">
        <w:rPr>
          <w:spacing w:val="-2"/>
        </w:rPr>
        <w:t>sodium</w:t>
      </w:r>
      <w:r w:rsidR="00A32686" w:rsidRPr="00191728">
        <w:rPr>
          <w:spacing w:val="-2"/>
        </w:rPr>
        <w:t xml:space="preserve"> concentration</w:t>
      </w:r>
      <w:r w:rsidR="00FD7973" w:rsidRPr="00191728">
        <w:rPr>
          <w:spacing w:val="-2"/>
        </w:rPr>
        <w:t xml:space="preserve">, </w:t>
      </w:r>
      <w:proofErr w:type="spellStart"/>
      <w:r w:rsidR="00FD7973" w:rsidRPr="00191728">
        <w:rPr>
          <w:spacing w:val="-2"/>
        </w:rPr>
        <w:t>haemoglobin</w:t>
      </w:r>
      <w:proofErr w:type="spellEnd"/>
      <w:r w:rsidR="00FD7973" w:rsidRPr="00191728">
        <w:rPr>
          <w:spacing w:val="-2"/>
        </w:rPr>
        <w:t xml:space="preserve"> and fluconazole use</w:t>
      </w:r>
      <w:r w:rsidR="0003472C" w:rsidRPr="00191728">
        <w:rPr>
          <w:spacing w:val="-2"/>
        </w:rPr>
        <w:t xml:space="preserve"> </w:t>
      </w:r>
      <w:r w:rsidRPr="00191728">
        <w:rPr>
          <w:spacing w:val="-2"/>
        </w:rPr>
        <w:t xml:space="preserve"> predominate in the AI group 6</w:t>
      </w:r>
      <w:r w:rsidR="00BF2F82" w:rsidRPr="00191728">
        <w:rPr>
          <w:spacing w:val="-2"/>
        </w:rPr>
        <w:t>6</w:t>
      </w:r>
      <w:r w:rsidR="00E50C13" w:rsidRPr="00191728">
        <w:rPr>
          <w:spacing w:val="-2"/>
        </w:rPr>
        <w:t>.6</w:t>
      </w:r>
      <w:r w:rsidRPr="00191728">
        <w:rPr>
          <w:spacing w:val="-2"/>
        </w:rPr>
        <w:t>% vs 4</w:t>
      </w:r>
      <w:r w:rsidR="00E50C13" w:rsidRPr="00191728">
        <w:rPr>
          <w:spacing w:val="-2"/>
        </w:rPr>
        <w:t>7.3</w:t>
      </w:r>
      <w:r w:rsidRPr="00191728">
        <w:rPr>
          <w:spacing w:val="-2"/>
        </w:rPr>
        <w:t>%,</w:t>
      </w:r>
      <w:r w:rsidRPr="005E711A">
        <w:t xml:space="preserve"> </w:t>
      </w:r>
      <w:r w:rsidRPr="005E711A">
        <w:rPr>
          <w:i/>
        </w:rPr>
        <w:t>p</w:t>
      </w:r>
      <w:r w:rsidRPr="005E711A">
        <w:t>=</w:t>
      </w:r>
      <w:r w:rsidRPr="00191728">
        <w:rPr>
          <w:spacing w:val="-2"/>
        </w:rPr>
        <w:t>0.0</w:t>
      </w:r>
      <w:r w:rsidR="000A4F39" w:rsidRPr="00191728">
        <w:rPr>
          <w:spacing w:val="-2"/>
        </w:rPr>
        <w:t>05</w:t>
      </w:r>
      <w:r w:rsidRPr="00191728">
        <w:rPr>
          <w:spacing w:val="-2"/>
        </w:rPr>
        <w:t xml:space="preserve"> and, 3</w:t>
      </w:r>
      <w:r w:rsidR="00181848" w:rsidRPr="00191728">
        <w:rPr>
          <w:spacing w:val="-2"/>
        </w:rPr>
        <w:t>2.7</w:t>
      </w:r>
      <w:r w:rsidRPr="00191728">
        <w:rPr>
          <w:spacing w:val="-2"/>
        </w:rPr>
        <w:t xml:space="preserve">% vs </w:t>
      </w:r>
      <w:r w:rsidR="00EC4C16" w:rsidRPr="00191728">
        <w:rPr>
          <w:spacing w:val="-2"/>
        </w:rPr>
        <w:t>18.4</w:t>
      </w:r>
      <w:r w:rsidRPr="00191728">
        <w:rPr>
          <w:spacing w:val="-2"/>
        </w:rPr>
        <w:t>%,</w:t>
      </w:r>
      <w:r w:rsidRPr="005E711A">
        <w:t xml:space="preserve"> </w:t>
      </w:r>
      <w:r w:rsidRPr="005E711A">
        <w:rPr>
          <w:i/>
        </w:rPr>
        <w:t>p</w:t>
      </w:r>
      <w:r w:rsidRPr="005E711A">
        <w:t>&lt;</w:t>
      </w:r>
      <w:r w:rsidRPr="00191728">
        <w:rPr>
          <w:spacing w:val="-2"/>
        </w:rPr>
        <w:t>0.0</w:t>
      </w:r>
      <w:r w:rsidR="00EC4C16" w:rsidRPr="00191728">
        <w:rPr>
          <w:spacing w:val="-2"/>
        </w:rPr>
        <w:t>1</w:t>
      </w:r>
      <w:r w:rsidRPr="00191728">
        <w:rPr>
          <w:spacing w:val="-2"/>
        </w:rPr>
        <w:t>1,</w:t>
      </w:r>
      <w:r w:rsidR="00EC4C16" w:rsidRPr="00191728">
        <w:rPr>
          <w:spacing w:val="-2"/>
        </w:rPr>
        <w:t xml:space="preserve"> 20.0%</w:t>
      </w:r>
      <w:r w:rsidR="00C92F0E" w:rsidRPr="00191728">
        <w:rPr>
          <w:spacing w:val="-2"/>
        </w:rPr>
        <w:t xml:space="preserve"> vs 3.5%, </w:t>
      </w:r>
      <w:r w:rsidR="00C92F0E" w:rsidRPr="005E711A">
        <w:rPr>
          <w:i/>
          <w:iCs/>
        </w:rPr>
        <w:t>p</w:t>
      </w:r>
      <w:r w:rsidR="008257EC" w:rsidRPr="00191728">
        <w:rPr>
          <w:spacing w:val="-2"/>
        </w:rPr>
        <w:t>&lt;0.00</w:t>
      </w:r>
      <w:r w:rsidR="00433759" w:rsidRPr="00191728">
        <w:rPr>
          <w:spacing w:val="-2"/>
        </w:rPr>
        <w:t xml:space="preserve">, </w:t>
      </w:r>
      <w:r w:rsidR="00263D68" w:rsidRPr="00191728">
        <w:rPr>
          <w:spacing w:val="-2"/>
        </w:rPr>
        <w:t>135 vs 133</w:t>
      </w:r>
      <w:r w:rsidR="00461677" w:rsidRPr="00191728">
        <w:rPr>
          <w:spacing w:val="-2"/>
        </w:rPr>
        <w:t>,</w:t>
      </w:r>
      <w:r w:rsidR="00461677" w:rsidRPr="005E711A">
        <w:t xml:space="preserve"> </w:t>
      </w:r>
      <w:r w:rsidR="00461677" w:rsidRPr="005E711A">
        <w:rPr>
          <w:i/>
          <w:iCs/>
        </w:rPr>
        <w:t>p</w:t>
      </w:r>
      <w:r w:rsidR="00461677" w:rsidRPr="005E711A">
        <w:t>=</w:t>
      </w:r>
      <w:r w:rsidR="00461677" w:rsidRPr="00191728">
        <w:rPr>
          <w:spacing w:val="-2"/>
        </w:rPr>
        <w:t xml:space="preserve">0.032, </w:t>
      </w:r>
      <w:r w:rsidR="007172D9" w:rsidRPr="00191728">
        <w:rPr>
          <w:spacing w:val="-2"/>
        </w:rPr>
        <w:t>9.3 vs 8.6,</w:t>
      </w:r>
      <w:r w:rsidR="007172D9" w:rsidRPr="005E711A">
        <w:t xml:space="preserve"> </w:t>
      </w:r>
      <w:r w:rsidR="00DD7F6C" w:rsidRPr="005E711A">
        <w:rPr>
          <w:i/>
          <w:iCs/>
        </w:rPr>
        <w:t>p</w:t>
      </w:r>
      <w:r w:rsidR="00DD7F6C" w:rsidRPr="005E711A">
        <w:t>=</w:t>
      </w:r>
      <w:r w:rsidR="00DD7F6C" w:rsidRPr="00325420">
        <w:rPr>
          <w:spacing w:val="-2"/>
        </w:rPr>
        <w:t xml:space="preserve">0.027, 23.2% vs </w:t>
      </w:r>
      <w:r w:rsidR="00783AA0" w:rsidRPr="00325420">
        <w:rPr>
          <w:spacing w:val="-2"/>
        </w:rPr>
        <w:t>12.2%,</w:t>
      </w:r>
      <w:r w:rsidR="00783AA0" w:rsidRPr="005E711A">
        <w:t xml:space="preserve"> </w:t>
      </w:r>
      <w:r w:rsidR="00783AA0" w:rsidRPr="005E711A">
        <w:rPr>
          <w:i/>
          <w:iCs/>
        </w:rPr>
        <w:t>p</w:t>
      </w:r>
      <w:r w:rsidR="00783AA0" w:rsidRPr="005E711A">
        <w:t>=</w:t>
      </w:r>
      <w:r w:rsidR="00783AA0" w:rsidRPr="00325420">
        <w:rPr>
          <w:spacing w:val="-2"/>
        </w:rPr>
        <w:t>0.</w:t>
      </w:r>
      <w:r w:rsidR="00D34EBB" w:rsidRPr="00325420">
        <w:rPr>
          <w:spacing w:val="-2"/>
        </w:rPr>
        <w:t>021,</w:t>
      </w:r>
      <w:r w:rsidRPr="00325420">
        <w:rPr>
          <w:spacing w:val="-2"/>
        </w:rPr>
        <w:t xml:space="preserve"> respectively. Duration of illness was longer in the SAI versus the PAI group: 14 days (IQR:14.0, 23.3) versus 10 days (IQR: 7.0, 14.0);</w:t>
      </w:r>
      <w:r w:rsidRPr="005E711A">
        <w:t xml:space="preserve"> </w:t>
      </w:r>
      <w:r w:rsidRPr="005E711A">
        <w:rPr>
          <w:i/>
        </w:rPr>
        <w:t>p</w:t>
      </w:r>
      <w:r w:rsidRPr="005E711A">
        <w:t>=</w:t>
      </w:r>
      <w:r w:rsidRPr="00325420">
        <w:rPr>
          <w:spacing w:val="-2"/>
        </w:rPr>
        <w:t xml:space="preserve">0.024 with vomiting predominated in the PAI vs SAI group (66.7% vs 23.1%) </w:t>
      </w:r>
      <w:r w:rsidRPr="005E711A">
        <w:rPr>
          <w:i/>
        </w:rPr>
        <w:t>p</w:t>
      </w:r>
      <w:r w:rsidRPr="005E711A">
        <w:t>=</w:t>
      </w:r>
      <w:r w:rsidRPr="00325420">
        <w:rPr>
          <w:spacing w:val="-2"/>
        </w:rPr>
        <w:t>0.038.</w:t>
      </w:r>
    </w:p>
    <w:p w14:paraId="45260227" w14:textId="65DC99A9" w:rsidR="005D10B7" w:rsidRPr="005E711A" w:rsidRDefault="0094378C" w:rsidP="00260174">
      <w:pPr>
        <w:pStyle w:val="BodyText"/>
        <w:spacing w:before="156" w:line="232" w:lineRule="auto"/>
        <w:ind w:left="709" w:right="548"/>
        <w:jc w:val="both"/>
      </w:pPr>
      <w:r w:rsidRPr="00325420">
        <w:rPr>
          <w:spacing w:val="-2"/>
        </w:rPr>
        <w:t xml:space="preserve">The overall one-year mortality for the whole cohort was 29.12%. Regression analysis revealed that a 50 nmol/L cortisol increase, and 100 </w:t>
      </w:r>
      <w:proofErr w:type="spellStart"/>
      <w:r w:rsidRPr="00325420">
        <w:rPr>
          <w:spacing w:val="-2"/>
        </w:rPr>
        <w:t>pg</w:t>
      </w:r>
      <w:proofErr w:type="spellEnd"/>
      <w:r w:rsidRPr="00325420">
        <w:rPr>
          <w:spacing w:val="-2"/>
        </w:rPr>
        <w:t xml:space="preserve">/L increase in the plasma ACTH were associated with a 14% and </w:t>
      </w:r>
      <w:r w:rsidR="00A779CD" w:rsidRPr="00325420">
        <w:rPr>
          <w:spacing w:val="-2"/>
        </w:rPr>
        <w:t>1</w:t>
      </w:r>
      <w:commentRangeStart w:id="11"/>
      <w:commentRangeStart w:id="12"/>
      <w:commentRangeStart w:id="13"/>
      <w:r w:rsidRPr="00325420">
        <w:rPr>
          <w:spacing w:val="-2"/>
        </w:rPr>
        <w:t>17% increase in the odds of mortality (OR =</w:t>
      </w:r>
      <w:r w:rsidRPr="005E711A">
        <w:rPr>
          <w:spacing w:val="-2"/>
        </w:rPr>
        <w:t xml:space="preserve"> </w:t>
      </w:r>
      <w:r w:rsidRPr="00325420">
        <w:rPr>
          <w:spacing w:val="-2"/>
        </w:rPr>
        <w:t>1.14, (95%CI: 1.08, 1.21),</w:t>
      </w:r>
      <w:r w:rsidRPr="005E711A">
        <w:t xml:space="preserve"> </w:t>
      </w:r>
      <w:r w:rsidRPr="005E711A">
        <w:rPr>
          <w:i/>
        </w:rPr>
        <w:t>p&lt;</w:t>
      </w:r>
      <w:r w:rsidRPr="005E711A">
        <w:t xml:space="preserve">0.001) </w:t>
      </w:r>
      <w:r w:rsidRPr="00325420">
        <w:rPr>
          <w:spacing w:val="-2"/>
        </w:rPr>
        <w:t>and (OR = 2.17</w:t>
      </w:r>
      <w:commentRangeEnd w:id="11"/>
      <w:r w:rsidR="00E92F4E" w:rsidRPr="00325420">
        <w:rPr>
          <w:spacing w:val="-2"/>
        </w:rPr>
        <w:commentReference w:id="11"/>
      </w:r>
      <w:commentRangeEnd w:id="12"/>
      <w:r w:rsidR="00E92F4E" w:rsidRPr="00325420">
        <w:rPr>
          <w:spacing w:val="-2"/>
        </w:rPr>
        <w:commentReference w:id="12"/>
      </w:r>
      <w:commentRangeEnd w:id="13"/>
      <w:r w:rsidR="00A779CD" w:rsidRPr="00325420">
        <w:rPr>
          <w:spacing w:val="-2"/>
        </w:rPr>
        <w:commentReference w:id="13"/>
      </w:r>
      <w:r w:rsidRPr="00325420">
        <w:rPr>
          <w:spacing w:val="-2"/>
        </w:rPr>
        <w:t>, (95%CI:1.35, 3.72),</w:t>
      </w:r>
      <w:r w:rsidRPr="005E711A">
        <w:t xml:space="preserve"> </w:t>
      </w:r>
      <w:r w:rsidRPr="005E711A">
        <w:rPr>
          <w:i/>
        </w:rPr>
        <w:t>p</w:t>
      </w:r>
      <w:r w:rsidRPr="005E711A">
        <w:t xml:space="preserve">&lt;0.003), respectively. Patients with AI had improved survival at 12 months, compared with those without AI; </w:t>
      </w:r>
      <w:r w:rsidRPr="005E711A">
        <w:rPr>
          <w:i/>
        </w:rPr>
        <w:t xml:space="preserve">p </w:t>
      </w:r>
      <w:r w:rsidRPr="005E711A">
        <w:t>= 0.0371.</w:t>
      </w:r>
    </w:p>
    <w:p w14:paraId="5E2D77C5" w14:textId="77777777" w:rsidR="005D10B7" w:rsidRPr="005E711A" w:rsidRDefault="005D10B7" w:rsidP="00260174">
      <w:pPr>
        <w:pStyle w:val="BodyText"/>
        <w:ind w:left="709" w:right="548"/>
      </w:pPr>
    </w:p>
    <w:p w14:paraId="1158A619" w14:textId="77777777" w:rsidR="005D10B7" w:rsidRPr="005E711A" w:rsidRDefault="005D10B7" w:rsidP="00260174">
      <w:pPr>
        <w:pStyle w:val="BodyText"/>
        <w:spacing w:before="92"/>
        <w:ind w:left="709" w:right="548"/>
      </w:pPr>
    </w:p>
    <w:p w14:paraId="10E8C548" w14:textId="77777777" w:rsidR="005D10B7" w:rsidRPr="00912706" w:rsidRDefault="0094378C" w:rsidP="00260174">
      <w:pPr>
        <w:pStyle w:val="Heading2"/>
        <w:ind w:left="709" w:right="548"/>
        <w:rPr>
          <w:rStyle w:val="Heading2Char"/>
          <w:rFonts w:ascii="Arial" w:hAnsi="Arial" w:cs="Arial"/>
          <w:b/>
          <w:bCs/>
          <w:color w:val="000000" w:themeColor="text1"/>
          <w:sz w:val="22"/>
          <w:szCs w:val="22"/>
        </w:rPr>
      </w:pPr>
      <w:commentRangeStart w:id="14"/>
      <w:commentRangeStart w:id="15"/>
      <w:r w:rsidRPr="00912706">
        <w:rPr>
          <w:rStyle w:val="Heading2Char"/>
          <w:rFonts w:ascii="Arial" w:hAnsi="Arial" w:cs="Arial"/>
          <w:b/>
          <w:bCs/>
          <w:color w:val="000000" w:themeColor="text1"/>
          <w:sz w:val="22"/>
          <w:szCs w:val="22"/>
        </w:rPr>
        <w:t>Conclusion:</w:t>
      </w:r>
      <w:commentRangeEnd w:id="14"/>
      <w:r w:rsidR="00E92F4E" w:rsidRPr="00912706">
        <w:rPr>
          <w:rStyle w:val="Heading2Char"/>
          <w:rFonts w:ascii="Arial" w:hAnsi="Arial" w:cs="Arial"/>
          <w:b/>
          <w:bCs/>
          <w:color w:val="000000" w:themeColor="text1"/>
          <w:sz w:val="22"/>
          <w:szCs w:val="22"/>
        </w:rPr>
        <w:commentReference w:id="14"/>
      </w:r>
      <w:commentRangeEnd w:id="15"/>
      <w:r w:rsidR="008E7FF4" w:rsidRPr="00912706">
        <w:rPr>
          <w:rStyle w:val="Heading2Char"/>
          <w:rFonts w:ascii="Arial" w:hAnsi="Arial" w:cs="Arial"/>
          <w:b/>
          <w:bCs/>
          <w:color w:val="000000" w:themeColor="text1"/>
          <w:sz w:val="22"/>
          <w:szCs w:val="22"/>
        </w:rPr>
        <w:commentReference w:id="15"/>
      </w:r>
    </w:p>
    <w:p w14:paraId="0BC25F44" w14:textId="023B87DF" w:rsidR="005D10B7" w:rsidRPr="007103CB" w:rsidRDefault="0094378C" w:rsidP="00260174">
      <w:pPr>
        <w:pStyle w:val="BodyText"/>
        <w:spacing w:before="137" w:line="247" w:lineRule="auto"/>
        <w:ind w:left="709" w:right="548"/>
        <w:jc w:val="both"/>
        <w:rPr>
          <w:spacing w:val="-2"/>
        </w:rPr>
      </w:pPr>
      <w:r w:rsidRPr="007103CB">
        <w:rPr>
          <w:spacing w:val="-2"/>
        </w:rPr>
        <w:t xml:space="preserve">The largest African study to date of hypoadrenalism in advanced HIV revealed the AI incidence of 9.95%, and overall mortality of 26.9%. </w:t>
      </w:r>
      <w:r w:rsidR="004356AB" w:rsidRPr="007103CB">
        <w:rPr>
          <w:spacing w:val="-2"/>
        </w:rPr>
        <w:t>Extrapulmonary tuberculosis an</w:t>
      </w:r>
      <w:r w:rsidR="00BD1929" w:rsidRPr="007103CB">
        <w:rPr>
          <w:spacing w:val="-2"/>
        </w:rPr>
        <w:t>d cryptococcus neo</w:t>
      </w:r>
      <w:r w:rsidR="005B0274" w:rsidRPr="007103CB">
        <w:rPr>
          <w:spacing w:val="-2"/>
        </w:rPr>
        <w:t>formans predominated and were ass</w:t>
      </w:r>
      <w:r w:rsidR="00AE24A0" w:rsidRPr="007103CB">
        <w:rPr>
          <w:spacing w:val="-2"/>
        </w:rPr>
        <w:t>ociated with mortality in the AI group.</w:t>
      </w:r>
    </w:p>
    <w:p w14:paraId="356BC245" w14:textId="77777777" w:rsidR="00AE24A0" w:rsidRPr="005E711A" w:rsidRDefault="00AE24A0" w:rsidP="00AE24A0">
      <w:pPr>
        <w:pStyle w:val="BodyText"/>
        <w:spacing w:before="138" w:line="232" w:lineRule="auto"/>
        <w:ind w:left="1070" w:right="1298"/>
        <w:rPr>
          <w:spacing w:val="-5"/>
        </w:rPr>
      </w:pPr>
    </w:p>
    <w:p w14:paraId="69C6B7F6" w14:textId="2C64E680" w:rsidR="00AE24A0" w:rsidRPr="005E711A" w:rsidRDefault="007D3BCB" w:rsidP="00AE24A0">
      <w:pPr>
        <w:pStyle w:val="BodyText"/>
        <w:spacing w:before="138" w:line="232" w:lineRule="auto"/>
        <w:ind w:left="1070" w:right="1298"/>
      </w:pPr>
      <w:r w:rsidRPr="005E711A">
        <w:rPr>
          <w:spacing w:val="-5"/>
        </w:rPr>
        <w:t xml:space="preserve"> </w:t>
      </w:r>
    </w:p>
    <w:p w14:paraId="3ACD732B" w14:textId="77777777" w:rsidR="005D10B7" w:rsidRPr="00720BFD" w:rsidRDefault="0094378C" w:rsidP="00325420">
      <w:pPr>
        <w:pStyle w:val="BodyText"/>
        <w:ind w:left="720"/>
        <w:rPr>
          <w:sz w:val="21"/>
          <w:szCs w:val="21"/>
        </w:rPr>
      </w:pPr>
      <w:r w:rsidRPr="00720BFD">
        <w:rPr>
          <w:sz w:val="21"/>
          <w:szCs w:val="21"/>
        </w:rPr>
        <w:t>PTB – pulmonary tuberculosis, EPTB – Extrapulmonary tuberculosis</w:t>
      </w:r>
    </w:p>
    <w:p w14:paraId="76C80CB0" w14:textId="77777777" w:rsidR="005D10B7" w:rsidRPr="005E711A" w:rsidRDefault="005D10B7">
      <w:pPr>
        <w:pStyle w:val="BodyText"/>
        <w:sectPr w:rsidR="005D10B7" w:rsidRPr="005E711A" w:rsidSect="002557E9">
          <w:pgSz w:w="12240" w:h="15840"/>
          <w:pgMar w:top="1281" w:right="527" w:bottom="981" w:left="533" w:header="0" w:footer="788" w:gutter="0"/>
          <w:cols w:space="720"/>
        </w:sectPr>
      </w:pPr>
    </w:p>
    <w:p w14:paraId="739BB47F" w14:textId="5A525199" w:rsidR="005D10B7" w:rsidRPr="005E711A" w:rsidRDefault="0094378C" w:rsidP="00115729">
      <w:pPr>
        <w:pStyle w:val="Heading1"/>
        <w:spacing w:before="74"/>
        <w:ind w:left="709" w:right="463"/>
      </w:pPr>
      <w:r w:rsidRPr="009772B4">
        <w:lastRenderedPageBreak/>
        <w:t>Introduction</w:t>
      </w:r>
    </w:p>
    <w:p w14:paraId="37685004" w14:textId="77777777" w:rsidR="005D10B7" w:rsidRPr="00115729" w:rsidRDefault="0094378C" w:rsidP="002557E9">
      <w:pPr>
        <w:pStyle w:val="BodyText"/>
        <w:spacing w:before="134" w:line="247" w:lineRule="auto"/>
        <w:ind w:left="709" w:right="548"/>
        <w:jc w:val="both"/>
        <w:rPr>
          <w:spacing w:val="-2"/>
        </w:rPr>
      </w:pPr>
      <w:r w:rsidRPr="00115729">
        <w:rPr>
          <w:spacing w:val="-2"/>
        </w:rPr>
        <w:t>Adrenal insufficiency (AI) from deficiency of both glucocorticoids and mineralocorticoids is invariably fatal without appropriate replacement. Prior to the availability of glucocorticoids, most patients with primary adrenal insufficiency (PAI) died within 2 years of diagnosis (Dunlop, 1963 #</w:t>
      </w:r>
      <w:proofErr w:type="gramStart"/>
      <w:r w:rsidRPr="00115729">
        <w:rPr>
          <w:spacing w:val="-2"/>
        </w:rPr>
        <w:t>29124)(</w:t>
      </w:r>
      <w:proofErr w:type="gramEnd"/>
      <w:r w:rsidRPr="00115729">
        <w:rPr>
          <w:spacing w:val="-2"/>
        </w:rPr>
        <w:t>1).</w:t>
      </w:r>
    </w:p>
    <w:p w14:paraId="37D2883D" w14:textId="54051709" w:rsidR="005D10B7" w:rsidRPr="00115729" w:rsidRDefault="0094378C" w:rsidP="002557E9">
      <w:pPr>
        <w:pStyle w:val="BodyText"/>
        <w:spacing w:before="133" w:line="247" w:lineRule="auto"/>
        <w:ind w:left="709" w:right="548"/>
        <w:jc w:val="both"/>
        <w:rPr>
          <w:spacing w:val="-2"/>
        </w:rPr>
      </w:pPr>
      <w:r w:rsidRPr="00115729">
        <w:rPr>
          <w:spacing w:val="-2"/>
        </w:rPr>
        <w:t>Autoimmune adrenal insufficiency predominates in European populations (</w:t>
      </w:r>
      <w:proofErr w:type="spellStart"/>
      <w:r w:rsidRPr="00115729">
        <w:rPr>
          <w:spacing w:val="-2"/>
        </w:rPr>
        <w:t>Betterle</w:t>
      </w:r>
      <w:proofErr w:type="spellEnd"/>
      <w:r w:rsidRPr="00115729">
        <w:rPr>
          <w:spacing w:val="-2"/>
        </w:rPr>
        <w:t>, 2011 #</w:t>
      </w:r>
      <w:proofErr w:type="gramStart"/>
      <w:r w:rsidRPr="00115729">
        <w:rPr>
          <w:spacing w:val="-2"/>
        </w:rPr>
        <w:t>28948)(</w:t>
      </w:r>
      <w:proofErr w:type="gramEnd"/>
      <w:r w:rsidRPr="00115729">
        <w:rPr>
          <w:spacing w:val="-2"/>
        </w:rPr>
        <w:t xml:space="preserve">2), </w:t>
      </w:r>
      <w:proofErr w:type="gramStart"/>
      <w:r w:rsidRPr="00115729">
        <w:rPr>
          <w:spacing w:val="-2"/>
        </w:rPr>
        <w:t>and also</w:t>
      </w:r>
      <w:proofErr w:type="gramEnd"/>
      <w:r w:rsidRPr="00115729">
        <w:rPr>
          <w:spacing w:val="-2"/>
        </w:rPr>
        <w:t xml:space="preserve"> in South Africa (Ross, 2013 #</w:t>
      </w:r>
      <w:proofErr w:type="gramStart"/>
      <w:r w:rsidRPr="00115729">
        <w:rPr>
          <w:spacing w:val="-2"/>
        </w:rPr>
        <w:t>9543)(</w:t>
      </w:r>
      <w:proofErr w:type="gramEnd"/>
      <w:r w:rsidRPr="00115729">
        <w:rPr>
          <w:spacing w:val="-2"/>
        </w:rPr>
        <w:t>3), despite the high background prevalence of tuberculosis (TB) (Mofokeng, 2020 #</w:t>
      </w:r>
      <w:proofErr w:type="gramStart"/>
      <w:r w:rsidRPr="00115729">
        <w:rPr>
          <w:spacing w:val="-2"/>
        </w:rPr>
        <w:t>19186)(</w:t>
      </w:r>
      <w:proofErr w:type="gramEnd"/>
      <w:r w:rsidRPr="00115729">
        <w:rPr>
          <w:spacing w:val="-2"/>
        </w:rPr>
        <w:t>4). Our recent African survey suggests that PAI is attributable to TB in 34% and Acquired Immune Deficiency Syndrome (AIDS) in 29.8</w:t>
      </w:r>
      <w:r w:rsidR="00AE30B0" w:rsidRPr="00115729">
        <w:rPr>
          <w:spacing w:val="-2"/>
        </w:rPr>
        <w:t>%, respectively</w:t>
      </w:r>
      <w:r w:rsidRPr="00115729">
        <w:rPr>
          <w:spacing w:val="-2"/>
        </w:rPr>
        <w:t xml:space="preserve"> (Mofokeng, 2020 #</w:t>
      </w:r>
      <w:proofErr w:type="gramStart"/>
      <w:r w:rsidRPr="00115729">
        <w:rPr>
          <w:spacing w:val="-2"/>
        </w:rPr>
        <w:t>19186)(</w:t>
      </w:r>
      <w:proofErr w:type="gramEnd"/>
      <w:r w:rsidRPr="00115729">
        <w:rPr>
          <w:spacing w:val="-2"/>
        </w:rPr>
        <w:t>5).</w:t>
      </w:r>
    </w:p>
    <w:p w14:paraId="6F284E8B" w14:textId="703C16D1" w:rsidR="005D10B7" w:rsidRPr="00115729" w:rsidRDefault="0094378C" w:rsidP="002557E9">
      <w:pPr>
        <w:pStyle w:val="BodyText"/>
        <w:spacing w:before="143" w:line="247" w:lineRule="auto"/>
        <w:ind w:left="709" w:right="548"/>
        <w:jc w:val="both"/>
        <w:rPr>
          <w:spacing w:val="-2"/>
        </w:rPr>
      </w:pPr>
      <w:r w:rsidRPr="00115729">
        <w:rPr>
          <w:spacing w:val="-2"/>
        </w:rPr>
        <w:t>The background prevalence of Human Immunodeficiency Virus (HIV) in sub-Saharan Africa is 9% (</w:t>
      </w:r>
      <w:proofErr w:type="spellStart"/>
      <w:r w:rsidRPr="00115729">
        <w:rPr>
          <w:spacing w:val="-2"/>
        </w:rPr>
        <w:t>Goliber</w:t>
      </w:r>
      <w:proofErr w:type="spellEnd"/>
      <w:r w:rsidRPr="00115729">
        <w:rPr>
          <w:spacing w:val="-2"/>
        </w:rPr>
        <w:t>, 2002 #</w:t>
      </w:r>
      <w:proofErr w:type="gramStart"/>
      <w:r w:rsidRPr="00115729">
        <w:rPr>
          <w:spacing w:val="-2"/>
        </w:rPr>
        <w:t>029105)(</w:t>
      </w:r>
      <w:proofErr w:type="gramEnd"/>
      <w:r w:rsidRPr="00115729">
        <w:rPr>
          <w:spacing w:val="-2"/>
        </w:rPr>
        <w:t>Hofbauer, 1996 #</w:t>
      </w:r>
      <w:proofErr w:type="gramStart"/>
      <w:r w:rsidRPr="00115729">
        <w:rPr>
          <w:spacing w:val="-2"/>
        </w:rPr>
        <w:t>29084)(6)(</w:t>
      </w:r>
      <w:proofErr w:type="gramEnd"/>
      <w:r w:rsidRPr="00115729">
        <w:rPr>
          <w:spacing w:val="-2"/>
        </w:rPr>
        <w:t>(7</w:t>
      </w:r>
      <w:r w:rsidR="00AE30B0" w:rsidRPr="00115729">
        <w:rPr>
          <w:spacing w:val="-2"/>
        </w:rPr>
        <w:t xml:space="preserve">) with the </w:t>
      </w:r>
      <w:proofErr w:type="gramStart"/>
      <w:r w:rsidR="00AE30B0" w:rsidRPr="00115729">
        <w:rPr>
          <w:spacing w:val="-2"/>
        </w:rPr>
        <w:t>mortality  being</w:t>
      </w:r>
      <w:proofErr w:type="gramEnd"/>
      <w:r w:rsidR="00AE30B0" w:rsidRPr="00115729">
        <w:rPr>
          <w:spacing w:val="-2"/>
        </w:rPr>
        <w:t xml:space="preserve"> </w:t>
      </w:r>
      <w:r w:rsidRPr="00115729">
        <w:rPr>
          <w:spacing w:val="-2"/>
        </w:rPr>
        <w:t>higher in resourced, compared with limited settings for example, sub-Saharan Africa, (Boulle, 2014 #</w:t>
      </w:r>
      <w:proofErr w:type="gramStart"/>
      <w:r w:rsidRPr="00115729">
        <w:rPr>
          <w:spacing w:val="-2"/>
        </w:rPr>
        <w:t>29113)(</w:t>
      </w:r>
      <w:proofErr w:type="gramEnd"/>
      <w:r w:rsidRPr="00115729">
        <w:rPr>
          <w:spacing w:val="-2"/>
        </w:rPr>
        <w:t xml:space="preserve">8) due to </w:t>
      </w:r>
      <w:r w:rsidR="00AE30B0" w:rsidRPr="00115729">
        <w:rPr>
          <w:spacing w:val="-2"/>
        </w:rPr>
        <w:t xml:space="preserve">frequent </w:t>
      </w:r>
      <w:r w:rsidRPr="00115729">
        <w:rPr>
          <w:spacing w:val="-2"/>
        </w:rPr>
        <w:t>late presentation</w:t>
      </w:r>
      <w:r w:rsidR="00AE30B0" w:rsidRPr="00115729">
        <w:rPr>
          <w:spacing w:val="-2"/>
        </w:rPr>
        <w:t>s</w:t>
      </w:r>
      <w:r w:rsidRPr="00115729">
        <w:rPr>
          <w:spacing w:val="-2"/>
        </w:rPr>
        <w:t xml:space="preserve"> and inadequate funding. Patients with HIV may develop PAI due to</w:t>
      </w:r>
      <w:r w:rsidRPr="005E711A">
        <w:rPr>
          <w:spacing w:val="-16"/>
        </w:rPr>
        <w:t xml:space="preserve"> </w:t>
      </w:r>
      <w:r w:rsidRPr="005E711A">
        <w:rPr>
          <w:i/>
        </w:rPr>
        <w:t>inter</w:t>
      </w:r>
      <w:r w:rsidRPr="005E711A">
        <w:rPr>
          <w:i/>
          <w:spacing w:val="-15"/>
        </w:rPr>
        <w:t xml:space="preserve"> </w:t>
      </w:r>
      <w:r w:rsidRPr="005E711A">
        <w:rPr>
          <w:i/>
        </w:rPr>
        <w:t>alia</w:t>
      </w:r>
      <w:r w:rsidRPr="005E711A">
        <w:rPr>
          <w:i/>
          <w:spacing w:val="-15"/>
        </w:rPr>
        <w:t xml:space="preserve"> </w:t>
      </w:r>
      <w:r w:rsidRPr="005E711A">
        <w:t>T</w:t>
      </w:r>
      <w:r w:rsidRPr="00115729">
        <w:rPr>
          <w:spacing w:val="-2"/>
        </w:rPr>
        <w:t>B</w:t>
      </w:r>
      <w:r w:rsidRPr="005E711A">
        <w:t>,</w:t>
      </w:r>
      <w:r w:rsidRPr="005E711A">
        <w:rPr>
          <w:spacing w:val="-16"/>
        </w:rPr>
        <w:t xml:space="preserve"> </w:t>
      </w:r>
      <w:r w:rsidRPr="00115729">
        <w:rPr>
          <w:i/>
          <w:iCs/>
          <w:spacing w:val="-2"/>
        </w:rPr>
        <w:t xml:space="preserve">Mycobacterium avium </w:t>
      </w:r>
      <w:proofErr w:type="spellStart"/>
      <w:r w:rsidR="00AE30B0" w:rsidRPr="00115729">
        <w:rPr>
          <w:i/>
          <w:iCs/>
          <w:spacing w:val="-2"/>
        </w:rPr>
        <w:t>intracellulare</w:t>
      </w:r>
      <w:proofErr w:type="spellEnd"/>
      <w:r w:rsidR="00AE30B0" w:rsidRPr="005E711A">
        <w:rPr>
          <w:i/>
          <w:spacing w:val="-15"/>
        </w:rPr>
        <w:t xml:space="preserve"> </w:t>
      </w:r>
      <w:r w:rsidRPr="005E711A">
        <w:t>(MAI),</w:t>
      </w:r>
      <w:r w:rsidRPr="005E711A">
        <w:rPr>
          <w:spacing w:val="-16"/>
        </w:rPr>
        <w:t xml:space="preserve"> </w:t>
      </w:r>
      <w:r w:rsidRPr="00115729">
        <w:rPr>
          <w:i/>
          <w:iCs/>
          <w:spacing w:val="-2"/>
        </w:rPr>
        <w:t>cytomegalovirus</w:t>
      </w:r>
      <w:r w:rsidRPr="005E711A">
        <w:rPr>
          <w:spacing w:val="-15"/>
        </w:rPr>
        <w:t xml:space="preserve"> </w:t>
      </w:r>
      <w:r w:rsidRPr="005E711A">
        <w:t>(CMV),</w:t>
      </w:r>
      <w:r w:rsidRPr="005E711A">
        <w:rPr>
          <w:spacing w:val="-15"/>
        </w:rPr>
        <w:t xml:space="preserve"> </w:t>
      </w:r>
      <w:r w:rsidRPr="005E711A">
        <w:t xml:space="preserve">toxoplasmosis, </w:t>
      </w:r>
      <w:r w:rsidRPr="00115729">
        <w:rPr>
          <w:i/>
          <w:iCs/>
          <w:spacing w:val="-2"/>
        </w:rPr>
        <w:t>Pneumocystis carinii</w:t>
      </w:r>
      <w:r w:rsidRPr="005E711A">
        <w:rPr>
          <w:w w:val="90"/>
        </w:rPr>
        <w:t xml:space="preserve">, </w:t>
      </w:r>
      <w:r w:rsidRPr="00325420">
        <w:t xml:space="preserve">histoplasmosis and malignancies for example, non-Hodgkin’s lymphoma and Kaposi sarcoma (KS). </w:t>
      </w:r>
      <w:r w:rsidRPr="00115729">
        <w:rPr>
          <w:spacing w:val="-2"/>
        </w:rPr>
        <w:t xml:space="preserve">Additionally, fungal infections including cryptococcus, blastomycosis, and histoplasmosis and medications for example, ketoconazole and mitotane may precipitate PAI (Arlt, 2008 #29136) (9). Secondary adrenal insufficiency (SAI) may also be caused by </w:t>
      </w:r>
      <w:r w:rsidRPr="00115729">
        <w:rPr>
          <w:i/>
          <w:iCs/>
          <w:spacing w:val="-2"/>
        </w:rPr>
        <w:t>inter alia</w:t>
      </w:r>
      <w:r w:rsidRPr="005E711A">
        <w:rPr>
          <w:i/>
          <w:spacing w:val="-12"/>
        </w:rPr>
        <w:t xml:space="preserve"> </w:t>
      </w:r>
      <w:r w:rsidRPr="00115729">
        <w:rPr>
          <w:spacing w:val="-2"/>
        </w:rPr>
        <w:t>TB, toxoplasmosis and CMV in patients with HIV infection (</w:t>
      </w:r>
      <w:proofErr w:type="spellStart"/>
      <w:r w:rsidRPr="00115729">
        <w:rPr>
          <w:spacing w:val="-2"/>
        </w:rPr>
        <w:t>Husebye</w:t>
      </w:r>
      <w:proofErr w:type="spellEnd"/>
      <w:r w:rsidRPr="00115729">
        <w:rPr>
          <w:spacing w:val="-2"/>
        </w:rPr>
        <w:t>, 2021 #</w:t>
      </w:r>
      <w:proofErr w:type="gramStart"/>
      <w:r w:rsidRPr="00115729">
        <w:rPr>
          <w:spacing w:val="-2"/>
        </w:rPr>
        <w:t>29103)(</w:t>
      </w:r>
      <w:proofErr w:type="gramEnd"/>
      <w:r w:rsidRPr="00115729">
        <w:rPr>
          <w:spacing w:val="-2"/>
        </w:rPr>
        <w:t>Eledrisi, 2001 #</w:t>
      </w:r>
      <w:proofErr w:type="gramStart"/>
      <w:r w:rsidRPr="00115729">
        <w:rPr>
          <w:spacing w:val="-2"/>
        </w:rPr>
        <w:t>29082)(</w:t>
      </w:r>
      <w:proofErr w:type="gramEnd"/>
      <w:r w:rsidRPr="00115729">
        <w:rPr>
          <w:spacing w:val="-2"/>
        </w:rPr>
        <w:t>Bornstein, 2009 #</w:t>
      </w:r>
      <w:proofErr w:type="gramStart"/>
      <w:r w:rsidRPr="00115729">
        <w:rPr>
          <w:spacing w:val="-2"/>
        </w:rPr>
        <w:t>29063)(</w:t>
      </w:r>
      <w:proofErr w:type="gramEnd"/>
      <w:r w:rsidRPr="00115729">
        <w:rPr>
          <w:spacing w:val="-2"/>
        </w:rPr>
        <w:t>10-12).</w:t>
      </w:r>
    </w:p>
    <w:p w14:paraId="785A1172" w14:textId="170EB483" w:rsidR="005D10B7" w:rsidRPr="005E711A" w:rsidRDefault="0094378C" w:rsidP="002557E9">
      <w:pPr>
        <w:pStyle w:val="BodyText"/>
        <w:spacing w:before="132" w:line="249" w:lineRule="auto"/>
        <w:ind w:left="709" w:right="548"/>
        <w:jc w:val="both"/>
      </w:pPr>
      <w:r w:rsidRPr="00115729">
        <w:rPr>
          <w:spacing w:val="-2"/>
        </w:rPr>
        <w:t>There are varied reports describing the incidence of hypoadrenalism in patients with HIV. In a study in Pakistan</w:t>
      </w:r>
      <w:r w:rsidR="001C6B96" w:rsidRPr="00115729">
        <w:rPr>
          <w:spacing w:val="-2"/>
        </w:rPr>
        <w:t xml:space="preserve"> by Afreen </w:t>
      </w:r>
      <w:r w:rsidR="001C6B96" w:rsidRPr="00115729">
        <w:rPr>
          <w:i/>
          <w:iCs/>
          <w:spacing w:val="-2"/>
        </w:rPr>
        <w:t>et al</w:t>
      </w:r>
      <w:r w:rsidRPr="00115729">
        <w:rPr>
          <w:spacing w:val="-2"/>
        </w:rPr>
        <w:t xml:space="preserve"> of 64 HIV infected, predominantly male patients (84.9%), the AI incidence of 9 (14.0%), using the 250 microgram intravenous </w:t>
      </w:r>
      <w:proofErr w:type="spellStart"/>
      <w:r w:rsidRPr="00115729">
        <w:rPr>
          <w:spacing w:val="-2"/>
        </w:rPr>
        <w:t>tetracosactide</w:t>
      </w:r>
      <w:proofErr w:type="spellEnd"/>
      <w:r w:rsidRPr="00115729">
        <w:rPr>
          <w:spacing w:val="-2"/>
        </w:rPr>
        <w:t xml:space="preserve"> test and a 60 minute </w:t>
      </w:r>
      <w:r w:rsidR="001C6B96" w:rsidRPr="00115729">
        <w:rPr>
          <w:spacing w:val="-2"/>
        </w:rPr>
        <w:t xml:space="preserve">serum </w:t>
      </w:r>
      <w:r w:rsidRPr="00115729">
        <w:rPr>
          <w:spacing w:val="-2"/>
        </w:rPr>
        <w:t xml:space="preserve">cortisol concentration of less than 18 microgram/dL (500 nmol/L) (Afreen, 2017 #29083)(13), whereas in a Nigerian study of 43 newly diagnosed HIV positive patients who were antiretroviral treatment naïve, the AI incidence was 34.8%, using a 1 microgram </w:t>
      </w:r>
      <w:proofErr w:type="spellStart"/>
      <w:r w:rsidRPr="00115729">
        <w:rPr>
          <w:spacing w:val="-2"/>
        </w:rPr>
        <w:t>tetracosactide</w:t>
      </w:r>
      <w:proofErr w:type="spellEnd"/>
      <w:r w:rsidRPr="00115729">
        <w:rPr>
          <w:spacing w:val="-2"/>
        </w:rPr>
        <w:t xml:space="preserve"> test (</w:t>
      </w:r>
      <w:proofErr w:type="spellStart"/>
      <w:r w:rsidRPr="00115729">
        <w:rPr>
          <w:spacing w:val="-2"/>
        </w:rPr>
        <w:t>Odeniyi</w:t>
      </w:r>
      <w:proofErr w:type="spellEnd"/>
      <w:r w:rsidRPr="00115729">
        <w:rPr>
          <w:spacing w:val="-2"/>
        </w:rPr>
        <w:t xml:space="preserve">, 2013 #9551)(14) and a 30 minute </w:t>
      </w:r>
      <w:r w:rsidR="001C6B96" w:rsidRPr="00115729">
        <w:rPr>
          <w:spacing w:val="-2"/>
        </w:rPr>
        <w:t xml:space="preserve">serum </w:t>
      </w:r>
      <w:r w:rsidRPr="00115729">
        <w:rPr>
          <w:spacing w:val="-2"/>
        </w:rPr>
        <w:t xml:space="preserve">cortisol of less than 500 nmol/L. In India, Sharma </w:t>
      </w:r>
      <w:r w:rsidRPr="00115729">
        <w:rPr>
          <w:i/>
          <w:iCs/>
          <w:spacing w:val="-2"/>
        </w:rPr>
        <w:t>et al</w:t>
      </w:r>
      <w:r w:rsidRPr="00115729">
        <w:rPr>
          <w:spacing w:val="-2"/>
        </w:rPr>
        <w:t>, reported the AI incidence of 24.23%</w:t>
      </w:r>
      <w:r w:rsidR="001C6B96" w:rsidRPr="00115729">
        <w:rPr>
          <w:spacing w:val="-2"/>
        </w:rPr>
        <w:t xml:space="preserve"> among </w:t>
      </w:r>
      <w:r w:rsidRPr="00115729">
        <w:rPr>
          <w:spacing w:val="-2"/>
        </w:rPr>
        <w:t>HIV positive patients, using</w:t>
      </w:r>
      <w:r w:rsidR="001C6B96" w:rsidRPr="00115729">
        <w:rPr>
          <w:spacing w:val="-2"/>
        </w:rPr>
        <w:t xml:space="preserve"> a serial </w:t>
      </w:r>
      <w:r w:rsidRPr="00115729">
        <w:rPr>
          <w:spacing w:val="-2"/>
        </w:rPr>
        <w:t xml:space="preserve">cortisol cutoff of </w:t>
      </w:r>
      <w:r w:rsidR="001C6B96" w:rsidRPr="00115729">
        <w:rPr>
          <w:spacing w:val="-2"/>
        </w:rPr>
        <w:t xml:space="preserve">less than </w:t>
      </w:r>
      <w:r w:rsidRPr="00115729">
        <w:rPr>
          <w:spacing w:val="-2"/>
        </w:rPr>
        <w:t xml:space="preserve">500 nmol/L following a 250 µg </w:t>
      </w:r>
      <w:proofErr w:type="spellStart"/>
      <w:r w:rsidRPr="00115729">
        <w:rPr>
          <w:spacing w:val="-2"/>
        </w:rPr>
        <w:t>tetracosactide</w:t>
      </w:r>
      <w:proofErr w:type="spellEnd"/>
      <w:r w:rsidRPr="00115729">
        <w:rPr>
          <w:spacing w:val="-2"/>
        </w:rPr>
        <w:t xml:space="preserve"> </w:t>
      </w:r>
      <w:proofErr w:type="gramStart"/>
      <w:r w:rsidRPr="00115729">
        <w:rPr>
          <w:spacing w:val="-2"/>
        </w:rPr>
        <w:t>test.(</w:t>
      </w:r>
      <w:proofErr w:type="gramEnd"/>
      <w:r w:rsidRPr="00115729">
        <w:rPr>
          <w:spacing w:val="-2"/>
        </w:rPr>
        <w:t>Sharma, 2018 #29127).</w:t>
      </w:r>
    </w:p>
    <w:p w14:paraId="325C326F" w14:textId="7B80CA6D" w:rsidR="005D10B7" w:rsidRPr="00F77AAA" w:rsidRDefault="0094378C" w:rsidP="002557E9">
      <w:pPr>
        <w:pStyle w:val="BodyText"/>
        <w:spacing w:before="133" w:line="247" w:lineRule="auto"/>
        <w:ind w:left="709" w:right="548"/>
        <w:jc w:val="both"/>
        <w:rPr>
          <w:spacing w:val="-2"/>
        </w:rPr>
      </w:pPr>
      <w:r w:rsidRPr="005E711A">
        <w:rPr>
          <w:spacing w:val="-2"/>
        </w:rPr>
        <w:t>Despite</w:t>
      </w:r>
      <w:r w:rsidRPr="00F77AAA">
        <w:rPr>
          <w:spacing w:val="-2"/>
        </w:rPr>
        <w:t xml:space="preserve"> </w:t>
      </w:r>
      <w:r w:rsidRPr="005E711A">
        <w:rPr>
          <w:spacing w:val="-2"/>
        </w:rPr>
        <w:t>optimal</w:t>
      </w:r>
      <w:r w:rsidRPr="00F77AAA">
        <w:rPr>
          <w:spacing w:val="-2"/>
        </w:rPr>
        <w:t xml:space="preserve"> </w:t>
      </w:r>
      <w:r w:rsidRPr="005E711A">
        <w:rPr>
          <w:spacing w:val="-2"/>
        </w:rPr>
        <w:t>replacement</w:t>
      </w:r>
      <w:r w:rsidRPr="00F77AAA">
        <w:rPr>
          <w:spacing w:val="-2"/>
        </w:rPr>
        <w:t xml:space="preserve"> </w:t>
      </w:r>
      <w:r w:rsidRPr="005E711A">
        <w:rPr>
          <w:spacing w:val="-2"/>
        </w:rPr>
        <w:t>therapy,</w:t>
      </w:r>
      <w:r w:rsidRPr="00F77AAA">
        <w:rPr>
          <w:spacing w:val="-2"/>
        </w:rPr>
        <w:t xml:space="preserve"> </w:t>
      </w:r>
      <w:r w:rsidRPr="005E711A">
        <w:rPr>
          <w:spacing w:val="-2"/>
        </w:rPr>
        <w:t>patients</w:t>
      </w:r>
      <w:r w:rsidRPr="00F77AAA">
        <w:rPr>
          <w:spacing w:val="-2"/>
        </w:rPr>
        <w:t xml:space="preserve"> </w:t>
      </w:r>
      <w:r w:rsidRPr="005E711A">
        <w:rPr>
          <w:spacing w:val="-2"/>
        </w:rPr>
        <w:t>with</w:t>
      </w:r>
      <w:r w:rsidRPr="00F77AAA">
        <w:rPr>
          <w:spacing w:val="-2"/>
        </w:rPr>
        <w:t xml:space="preserve"> AI </w:t>
      </w:r>
      <w:r w:rsidRPr="00F77AAA">
        <w:rPr>
          <w:i/>
          <w:iCs/>
          <w:spacing w:val="-2"/>
        </w:rPr>
        <w:t>per se</w:t>
      </w:r>
      <w:r w:rsidRPr="00F77AAA">
        <w:rPr>
          <w:spacing w:val="-2"/>
        </w:rPr>
        <w:t xml:space="preserve"> </w:t>
      </w:r>
      <w:r w:rsidRPr="005E711A">
        <w:rPr>
          <w:spacing w:val="-2"/>
        </w:rPr>
        <w:t>demonstrate</w:t>
      </w:r>
      <w:r w:rsidRPr="00F77AAA">
        <w:rPr>
          <w:spacing w:val="-2"/>
        </w:rPr>
        <w:t xml:space="preserve"> </w:t>
      </w:r>
      <w:r w:rsidRPr="005E711A">
        <w:rPr>
          <w:spacing w:val="-2"/>
        </w:rPr>
        <w:t>poorer</w:t>
      </w:r>
      <w:r w:rsidRPr="00F77AAA">
        <w:rPr>
          <w:spacing w:val="-2"/>
        </w:rPr>
        <w:t xml:space="preserve"> </w:t>
      </w:r>
      <w:r w:rsidRPr="005E711A">
        <w:rPr>
          <w:spacing w:val="-2"/>
        </w:rPr>
        <w:t>survival</w:t>
      </w:r>
      <w:r w:rsidRPr="00F77AAA">
        <w:rPr>
          <w:spacing w:val="-2"/>
        </w:rPr>
        <w:t xml:space="preserve"> </w:t>
      </w:r>
      <w:r w:rsidRPr="005E711A">
        <w:rPr>
          <w:spacing w:val="-2"/>
        </w:rPr>
        <w:t>due</w:t>
      </w:r>
      <w:r w:rsidRPr="00F77AAA">
        <w:rPr>
          <w:spacing w:val="-2"/>
        </w:rPr>
        <w:t xml:space="preserve"> </w:t>
      </w:r>
      <w:r w:rsidRPr="005E711A">
        <w:rPr>
          <w:spacing w:val="-2"/>
        </w:rPr>
        <w:t>in</w:t>
      </w:r>
      <w:r w:rsidRPr="00F77AAA">
        <w:rPr>
          <w:spacing w:val="-2"/>
        </w:rPr>
        <w:t xml:space="preserve"> </w:t>
      </w:r>
      <w:r w:rsidRPr="005E711A">
        <w:rPr>
          <w:spacing w:val="-2"/>
        </w:rPr>
        <w:t xml:space="preserve">part </w:t>
      </w:r>
      <w:r w:rsidRPr="00F77AAA">
        <w:rPr>
          <w:spacing w:val="-2"/>
        </w:rPr>
        <w:t>to cardiovascular, malignant and infectious diseases, compared to background populations (</w:t>
      </w:r>
      <w:proofErr w:type="spellStart"/>
      <w:r w:rsidRPr="00F77AAA">
        <w:rPr>
          <w:spacing w:val="-2"/>
        </w:rPr>
        <w:t>Husebye</w:t>
      </w:r>
      <w:proofErr w:type="spellEnd"/>
      <w:r w:rsidRPr="00F77AAA">
        <w:rPr>
          <w:spacing w:val="-2"/>
        </w:rPr>
        <w:t>, 2021 #29103) (</w:t>
      </w:r>
      <w:proofErr w:type="spellStart"/>
      <w:r w:rsidRPr="00F77AAA">
        <w:rPr>
          <w:spacing w:val="-2"/>
        </w:rPr>
        <w:t>Bergthorsdottir</w:t>
      </w:r>
      <w:proofErr w:type="spellEnd"/>
      <w:r w:rsidRPr="00F77AAA">
        <w:rPr>
          <w:spacing w:val="-2"/>
        </w:rPr>
        <w:t>, 2006 #</w:t>
      </w:r>
      <w:proofErr w:type="gramStart"/>
      <w:r w:rsidRPr="00F77AAA">
        <w:rPr>
          <w:spacing w:val="-2"/>
        </w:rPr>
        <w:t>29114)(</w:t>
      </w:r>
      <w:proofErr w:type="gramEnd"/>
      <w:r w:rsidRPr="00F77AAA">
        <w:rPr>
          <w:spacing w:val="-2"/>
        </w:rPr>
        <w:t xml:space="preserve">10, 15). Both </w:t>
      </w:r>
      <w:r w:rsidR="00F05E75" w:rsidRPr="00F77AAA">
        <w:rPr>
          <w:spacing w:val="-2"/>
        </w:rPr>
        <w:t xml:space="preserve">over- </w:t>
      </w:r>
      <w:r w:rsidRPr="00F77AAA">
        <w:rPr>
          <w:spacing w:val="-2"/>
        </w:rPr>
        <w:t>and</w:t>
      </w:r>
      <w:r w:rsidR="00F05E75" w:rsidRPr="00F77AAA">
        <w:rPr>
          <w:spacing w:val="-2"/>
        </w:rPr>
        <w:t xml:space="preserve"> under-treatment </w:t>
      </w:r>
      <w:r w:rsidRPr="00F77AAA">
        <w:rPr>
          <w:spacing w:val="-2"/>
        </w:rPr>
        <w:t>with glucocorticoids during infections and stress-related events confer an increased mortality (Johannsson, 2015 #29137) (16).</w:t>
      </w:r>
    </w:p>
    <w:p w14:paraId="16079515" w14:textId="4537AAB3" w:rsidR="005D10B7" w:rsidRPr="00115729" w:rsidRDefault="0094378C" w:rsidP="002557E9">
      <w:pPr>
        <w:pStyle w:val="BodyText"/>
        <w:spacing w:before="120" w:line="249" w:lineRule="auto"/>
        <w:ind w:left="709" w:right="548"/>
        <w:jc w:val="both"/>
        <w:rPr>
          <w:spacing w:val="-2"/>
        </w:rPr>
      </w:pPr>
      <w:r w:rsidRPr="00115729">
        <w:rPr>
          <w:spacing w:val="-2"/>
        </w:rPr>
        <w:t>A 2023 UN report revealed 260 000 AIDS-related sub-Saharan deaths in 2022, representing a 58% decline</w:t>
      </w:r>
      <w:r w:rsidR="00F05E75" w:rsidRPr="00115729">
        <w:rPr>
          <w:spacing w:val="-2"/>
        </w:rPr>
        <w:t xml:space="preserve"> from </w:t>
      </w:r>
      <w:r w:rsidRPr="00115729">
        <w:rPr>
          <w:spacing w:val="-2"/>
        </w:rPr>
        <w:t>2010 (HIV/AIDS, 2023 #29138), but nevertheless a substantial burden. As AIDS can predispose to AI, we hypothesized that coexistent AI among patients with advanced HIV may accelerate mortality. Our objectives were to determine the incidence of AI among ill, hospitalized HIV-infected patients. In addition, we wished to explore the positive predictive clinical and biochemical characteristics for AI, and the predictors for survival. Moreover, we were interested in determining the accuracy or otherwise using artificial intelligence to correctly diagnose AI.</w:t>
      </w:r>
    </w:p>
    <w:p w14:paraId="4DF3E809" w14:textId="77777777" w:rsidR="005D10B7" w:rsidRPr="005E711A" w:rsidRDefault="005D10B7" w:rsidP="00115729">
      <w:pPr>
        <w:pStyle w:val="BodyText"/>
        <w:spacing w:line="249" w:lineRule="auto"/>
        <w:ind w:left="709" w:right="463"/>
        <w:jc w:val="both"/>
      </w:pPr>
    </w:p>
    <w:p w14:paraId="3BEF086B" w14:textId="77777777" w:rsidR="00C07A88" w:rsidRPr="005E711A" w:rsidRDefault="00C07A88">
      <w:pPr>
        <w:pStyle w:val="BodyText"/>
        <w:spacing w:line="249" w:lineRule="auto"/>
        <w:jc w:val="both"/>
        <w:sectPr w:rsidR="00C07A88" w:rsidRPr="005E711A" w:rsidSect="002557E9">
          <w:pgSz w:w="12240" w:h="15840"/>
          <w:pgMar w:top="1281" w:right="527" w:bottom="981" w:left="533" w:header="0" w:footer="788" w:gutter="0"/>
          <w:cols w:space="720"/>
        </w:sectPr>
      </w:pPr>
    </w:p>
    <w:p w14:paraId="5C22B6C7" w14:textId="59F2D9DB" w:rsidR="005D10B7" w:rsidRPr="005E711A" w:rsidRDefault="0094378C" w:rsidP="00720BFD">
      <w:pPr>
        <w:pStyle w:val="Heading1"/>
        <w:spacing w:before="74" w:after="240"/>
        <w:ind w:left="709" w:right="463"/>
      </w:pPr>
      <w:r w:rsidRPr="009772B4">
        <w:lastRenderedPageBreak/>
        <w:t xml:space="preserve">Materials and </w:t>
      </w:r>
      <w:r w:rsidR="00410ED0">
        <w:t>M</w:t>
      </w:r>
      <w:r w:rsidRPr="009772B4">
        <w:t>ethods</w:t>
      </w:r>
    </w:p>
    <w:p w14:paraId="3ACADC31" w14:textId="77777777" w:rsidR="005D10B7" w:rsidRPr="00912706" w:rsidRDefault="0094378C" w:rsidP="00720BFD">
      <w:pPr>
        <w:pStyle w:val="Heading2"/>
        <w:ind w:left="709"/>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Study design, setting, and population</w:t>
      </w:r>
    </w:p>
    <w:p w14:paraId="3E9641E3" w14:textId="068776A2" w:rsidR="00BB78A3" w:rsidRPr="00410ED0" w:rsidRDefault="0094378C" w:rsidP="002557E9">
      <w:pPr>
        <w:pStyle w:val="BodyText"/>
        <w:spacing w:before="134"/>
        <w:ind w:left="709" w:right="548"/>
        <w:jc w:val="both"/>
      </w:pPr>
      <w:r w:rsidRPr="00BB78A3">
        <w:t>This was a prospective case-finding study of advanced HIV-positive patients, presenting</w:t>
      </w:r>
      <w:r w:rsidR="000E5582" w:rsidRPr="00BB78A3">
        <w:t xml:space="preserve"> with</w:t>
      </w:r>
      <w:r w:rsidRPr="00BB78A3">
        <w:t xml:space="preserve"> an opportunistic infection (OI) to an acute tertiary care medical ward. All participants provided written informed consent. If participants were affected by </w:t>
      </w:r>
      <w:r w:rsidR="000E5582" w:rsidRPr="00BB78A3">
        <w:t>delirium,</w:t>
      </w:r>
      <w:r w:rsidRPr="00BB78A3">
        <w:t xml:space="preserve"> our research and ethics committee endorsed retrospective informed consent, with a view to limiting bias and providing an equal opportunity for life-saving treatment. A total of 563 participants were enrolled in the study. Approval to conduct the study (HREC 163/2015) was obtained from the University of Cape Town Faculty of Health Sciences, Human Research and Ethics Committee, which endorses the latest declaration of Helsinki from 2013.</w:t>
      </w:r>
    </w:p>
    <w:p w14:paraId="7FF00B37" w14:textId="77777777" w:rsidR="005D10B7" w:rsidRPr="00912706" w:rsidRDefault="0094378C" w:rsidP="002557E9">
      <w:pPr>
        <w:pStyle w:val="Heading2"/>
        <w:spacing w:before="138"/>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Inclusion and exclusion criteria</w:t>
      </w:r>
    </w:p>
    <w:p w14:paraId="170EEBE1" w14:textId="3E2948C0" w:rsidR="00BB78A3" w:rsidRPr="00355E56" w:rsidRDefault="0094378C" w:rsidP="002557E9">
      <w:pPr>
        <w:pStyle w:val="BodyText"/>
        <w:spacing w:before="134"/>
        <w:ind w:left="709" w:right="548"/>
        <w:jc w:val="both"/>
      </w:pPr>
      <w:r w:rsidRPr="00355E56">
        <w:t xml:space="preserve">Inclusion criteria were age 18 years and older, a CD4 count of 100 cells per mm3 or fewer and an </w:t>
      </w:r>
      <w:r w:rsidR="00BA1BED" w:rsidRPr="00355E56">
        <w:t xml:space="preserve">intercurrent </w:t>
      </w:r>
      <w:r w:rsidRPr="00355E56">
        <w:t>opportunistic infection. The use of oral, topical or inhaled steroids in the previous 3 months represented an exclusion criterion.</w:t>
      </w:r>
    </w:p>
    <w:p w14:paraId="79E1C275" w14:textId="77777777" w:rsidR="005D10B7" w:rsidRPr="00410ED0" w:rsidRDefault="0094378C" w:rsidP="002557E9">
      <w:pPr>
        <w:pStyle w:val="Heading1"/>
        <w:spacing w:before="138"/>
        <w:ind w:left="709" w:right="548"/>
      </w:pPr>
      <w:r w:rsidRPr="00410ED0">
        <w:t>Data extraction</w:t>
      </w:r>
    </w:p>
    <w:p w14:paraId="64EDEACD" w14:textId="5971C2E4" w:rsidR="005D10B7" w:rsidRPr="00355E56" w:rsidRDefault="0094378C" w:rsidP="002557E9">
      <w:pPr>
        <w:pStyle w:val="BodyText"/>
        <w:spacing w:before="134"/>
        <w:ind w:left="709" w:right="548"/>
        <w:jc w:val="both"/>
      </w:pPr>
      <w:r w:rsidRPr="00355E56">
        <w:t>Patients who met the inclusion criteria had blood samples taken for random serum cortisol and plasma ACTH between 08:00 and 09:00 on the day of enrolment</w:t>
      </w:r>
      <w:r w:rsidR="000E5582" w:rsidRPr="00355E56">
        <w:t>,</w:t>
      </w:r>
      <w:r w:rsidRPr="00355E56">
        <w:t xml:space="preserve"> analyzed at a private accredited laboratory. Demographic and clinical data were obtained from history and physical examination. Records of routine biochemistry, </w:t>
      </w:r>
      <w:proofErr w:type="spellStart"/>
      <w:r w:rsidRPr="00355E56">
        <w:t>haematology</w:t>
      </w:r>
      <w:proofErr w:type="spellEnd"/>
      <w:r w:rsidRPr="00355E56">
        <w:t xml:space="preserve"> and microbiology were extracted from the National Health Laboratory Service (NHLS) repository. Where the random serum cortisol was less than 500 nmol/L, a short 250 µg intravenous </w:t>
      </w:r>
      <w:proofErr w:type="spellStart"/>
      <w:r w:rsidRPr="00355E56">
        <w:t>tetracosactide</w:t>
      </w:r>
      <w:proofErr w:type="spellEnd"/>
      <w:r w:rsidRPr="00355E56">
        <w:t xml:space="preserve"> stimulation test was performed, usually on the following day. For those who did not undergo the stimulation test, a random cortisol &lt; 140 nmol/L were assumed to have AI, those with a serum cortisol between 141 nmol/L - 274 nmol/L were considered likely to have AI and those with cortisol &gt; 274 nmol/L were considered unlikely to have AI (Druce, 2022 #29141), as they were acutely ill.</w:t>
      </w:r>
    </w:p>
    <w:p w14:paraId="71015ADD" w14:textId="77777777" w:rsidR="005D10B7" w:rsidRPr="00912706" w:rsidRDefault="0094378C" w:rsidP="002557E9">
      <w:pPr>
        <w:pStyle w:val="Heading2"/>
        <w:spacing w:before="138"/>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Biochemical measures of plasma ACTH and serum cortisol</w:t>
      </w:r>
    </w:p>
    <w:p w14:paraId="16F65A67" w14:textId="77777777" w:rsidR="00410ED0" w:rsidRPr="00355E56" w:rsidRDefault="0094378C" w:rsidP="002557E9">
      <w:pPr>
        <w:pStyle w:val="BodyText"/>
        <w:spacing w:before="134"/>
        <w:ind w:left="709" w:right="548"/>
        <w:jc w:val="both"/>
      </w:pPr>
      <w:r w:rsidRPr="00355E56">
        <w:t xml:space="preserve">We </w:t>
      </w:r>
      <w:proofErr w:type="spellStart"/>
      <w:r w:rsidRPr="00355E56">
        <w:t>utilised</w:t>
      </w:r>
      <w:proofErr w:type="spellEnd"/>
      <w:r w:rsidRPr="00355E56">
        <w:t xml:space="preserve"> the Roche COBAS electrochemiluminescence immunoassay (ECLIA) tests to measure both serum cortisol and plasma ACTH concentrations. For the random plasma ACTH, the specimen was collected in Ethylenediaminetetraacetic acid (EDTA) vials on ice and for serum cortisol concentration, clotted blood was submitted.</w:t>
      </w:r>
    </w:p>
    <w:p w14:paraId="4B465884" w14:textId="77777777" w:rsidR="00355E56" w:rsidRDefault="0094378C" w:rsidP="002557E9">
      <w:pPr>
        <w:pStyle w:val="Heading2"/>
        <w:spacing w:before="138"/>
        <w:ind w:left="709" w:right="548"/>
        <w:rPr>
          <w:rStyle w:val="Heading2Char"/>
          <w:rFonts w:ascii="Arial" w:hAnsi="Arial" w:cs="Arial"/>
          <w:b/>
          <w:bCs/>
          <w:color w:val="000000" w:themeColor="text1"/>
          <w:sz w:val="22"/>
          <w:szCs w:val="22"/>
        </w:rPr>
      </w:pPr>
      <w:r w:rsidRPr="00355E56">
        <w:rPr>
          <w:rStyle w:val="Heading2Char"/>
          <w:rFonts w:ascii="Arial" w:hAnsi="Arial" w:cs="Arial"/>
          <w:b/>
          <w:bCs/>
          <w:color w:val="000000" w:themeColor="text1"/>
          <w:sz w:val="22"/>
          <w:szCs w:val="22"/>
        </w:rPr>
        <w:t>Methodology for serum Cortisol and ACTH</w:t>
      </w:r>
    </w:p>
    <w:p w14:paraId="1CB8548B" w14:textId="7FAAC3FE" w:rsidR="005D10B7" w:rsidRPr="005E711A" w:rsidRDefault="0094378C" w:rsidP="002557E9">
      <w:pPr>
        <w:pStyle w:val="BodyText"/>
        <w:spacing w:before="134"/>
        <w:ind w:left="709" w:right="548"/>
        <w:jc w:val="both"/>
      </w:pPr>
      <w:r w:rsidRPr="00355E56">
        <w:t xml:space="preserve">Serum cortisol concentrations were assayed on the Roche Cobas 6000 e601 platform, using the </w:t>
      </w:r>
      <w:proofErr w:type="spellStart"/>
      <w:r w:rsidRPr="00355E56">
        <w:t>Elecsys</w:t>
      </w:r>
      <w:proofErr w:type="spellEnd"/>
      <w:r w:rsidRPr="00355E56">
        <w:t xml:space="preserve"> Cortisol II antibody. Serum cortisol concentrations were determined by ECLIA. This method</w:t>
      </w:r>
      <w:r w:rsidR="00BA1BED" w:rsidRPr="00355E56">
        <w:t xml:space="preserve"> was </w:t>
      </w:r>
      <w:r w:rsidRPr="00355E56">
        <w:t>standardized against the institute for reference materials and measurements (IRMM)/IFCC-45 panel. The assay range for serum cortisol is from 1.5 nmol/L to 1750 nmol/L, with a limit of detection (LOD) of 1.5 nmol/L (Holst, 2007 #</w:t>
      </w:r>
      <w:proofErr w:type="gramStart"/>
      <w:r w:rsidRPr="00355E56">
        <w:t>29142)(</w:t>
      </w:r>
      <w:proofErr w:type="gramEnd"/>
      <w:r w:rsidRPr="00355E56">
        <w:t>18).</w:t>
      </w:r>
    </w:p>
    <w:p w14:paraId="669016FC" w14:textId="77777777" w:rsidR="005D10B7" w:rsidRPr="00912706" w:rsidRDefault="0094378C" w:rsidP="002557E9">
      <w:pPr>
        <w:pStyle w:val="Heading2"/>
        <w:spacing w:before="138"/>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 xml:space="preserve">The </w:t>
      </w:r>
      <w:proofErr w:type="spellStart"/>
      <w:r w:rsidRPr="00912706">
        <w:rPr>
          <w:rStyle w:val="Heading2Char"/>
          <w:rFonts w:ascii="Arial" w:hAnsi="Arial" w:cs="Arial"/>
          <w:b/>
          <w:bCs/>
          <w:color w:val="000000" w:themeColor="text1"/>
          <w:sz w:val="22"/>
          <w:szCs w:val="22"/>
        </w:rPr>
        <w:t>tetracosactide</w:t>
      </w:r>
      <w:proofErr w:type="spellEnd"/>
      <w:r w:rsidRPr="00912706">
        <w:rPr>
          <w:rStyle w:val="Heading2Char"/>
          <w:rFonts w:ascii="Arial" w:hAnsi="Arial" w:cs="Arial"/>
          <w:b/>
          <w:bCs/>
          <w:color w:val="000000" w:themeColor="text1"/>
          <w:sz w:val="22"/>
          <w:szCs w:val="22"/>
        </w:rPr>
        <w:t xml:space="preserve"> test</w:t>
      </w:r>
    </w:p>
    <w:p w14:paraId="41660E3C" w14:textId="15CF9653" w:rsidR="00090D5B" w:rsidRPr="005E711A" w:rsidRDefault="0094378C" w:rsidP="002557E9">
      <w:pPr>
        <w:pStyle w:val="BodyText"/>
        <w:spacing w:before="134" w:line="242" w:lineRule="auto"/>
        <w:ind w:left="709" w:right="548"/>
        <w:jc w:val="both"/>
      </w:pPr>
      <w:r w:rsidRPr="005E711A">
        <w:t>Samples</w:t>
      </w:r>
      <w:r w:rsidRPr="00C65FF3">
        <w:t xml:space="preserve"> </w:t>
      </w:r>
      <w:r w:rsidRPr="005E711A">
        <w:t>for</w:t>
      </w:r>
      <w:r w:rsidRPr="00C65FF3">
        <w:t xml:space="preserve"> </w:t>
      </w:r>
      <w:r w:rsidRPr="005E711A">
        <w:t>plasma</w:t>
      </w:r>
      <w:r w:rsidRPr="00C65FF3">
        <w:t xml:space="preserve"> </w:t>
      </w:r>
      <w:r w:rsidRPr="005E711A">
        <w:t>ACTH</w:t>
      </w:r>
      <w:r w:rsidRPr="00C65FF3">
        <w:t xml:space="preserve"> </w:t>
      </w:r>
      <w:r w:rsidRPr="005E711A">
        <w:t>were</w:t>
      </w:r>
      <w:r w:rsidRPr="00C65FF3">
        <w:t xml:space="preserve"> </w:t>
      </w:r>
      <w:r w:rsidRPr="005E711A">
        <w:t>collected</w:t>
      </w:r>
      <w:r w:rsidRPr="00C65FF3">
        <w:t xml:space="preserve"> </w:t>
      </w:r>
      <w:r w:rsidRPr="005E711A">
        <w:t>in</w:t>
      </w:r>
      <w:r w:rsidRPr="00C65FF3">
        <w:t xml:space="preserve"> </w:t>
      </w:r>
      <w:r w:rsidRPr="005E711A">
        <w:t>EDTA</w:t>
      </w:r>
      <w:r w:rsidRPr="00C65FF3">
        <w:t xml:space="preserve"> </w:t>
      </w:r>
      <w:r w:rsidRPr="005E711A">
        <w:t>tubes</w:t>
      </w:r>
      <w:r w:rsidRPr="00C65FF3">
        <w:t xml:space="preserve"> </w:t>
      </w:r>
      <w:r w:rsidRPr="005E711A">
        <w:t>on</w:t>
      </w:r>
      <w:r w:rsidRPr="00C65FF3">
        <w:t xml:space="preserve"> </w:t>
      </w:r>
      <w:r w:rsidRPr="005E711A">
        <w:t>ice</w:t>
      </w:r>
      <w:r w:rsidRPr="00C65FF3">
        <w:t xml:space="preserve"> </w:t>
      </w:r>
      <w:r w:rsidRPr="005E711A">
        <w:t>and</w:t>
      </w:r>
      <w:r w:rsidRPr="00C65FF3">
        <w:t xml:space="preserve"> </w:t>
      </w:r>
      <w:r w:rsidRPr="005E711A">
        <w:t>blood</w:t>
      </w:r>
      <w:r w:rsidRPr="00C65FF3">
        <w:t xml:space="preserve"> </w:t>
      </w:r>
      <w:r w:rsidRPr="005E711A">
        <w:t>for</w:t>
      </w:r>
      <w:r w:rsidRPr="00C65FF3">
        <w:t xml:space="preserve"> </w:t>
      </w:r>
      <w:r w:rsidRPr="005E711A">
        <w:t>serum cortisol</w:t>
      </w:r>
      <w:r w:rsidRPr="00C65FF3">
        <w:t xml:space="preserve"> </w:t>
      </w:r>
      <w:r w:rsidRPr="005E711A">
        <w:t xml:space="preserve">was obtained immediately prior to administration of 250 µg of synthetic ACTH intravenously at 0 minutes and were submitted to the National Health Laboratory Services (NHLS). A 30-minute </w:t>
      </w:r>
      <w:r w:rsidR="00BA1BED" w:rsidRPr="005E711A">
        <w:t xml:space="preserve">stimulated </w:t>
      </w:r>
      <w:r w:rsidRPr="00C65FF3">
        <w:t xml:space="preserve">serum cortisol was taken at the conclusion of the test. AI was diagnosed if a 30-minute serum cortisol was less than 500 nmol/L. In patients with confirmed cortisol deficiency, a concomitant plasma ACTH </w:t>
      </w:r>
      <w:r w:rsidRPr="005E711A">
        <w:t>above</w:t>
      </w:r>
      <w:r w:rsidRPr="00C65FF3">
        <w:t xml:space="preserve"> </w:t>
      </w:r>
      <w:r w:rsidRPr="005E711A">
        <w:t>the</w:t>
      </w:r>
      <w:r w:rsidRPr="00C65FF3">
        <w:t xml:space="preserve"> </w:t>
      </w:r>
      <w:r w:rsidRPr="005E711A">
        <w:t>upper</w:t>
      </w:r>
      <w:r w:rsidRPr="00C65FF3">
        <w:t xml:space="preserve"> </w:t>
      </w:r>
      <w:r w:rsidRPr="005E711A">
        <w:t>limit</w:t>
      </w:r>
      <w:r w:rsidRPr="00C65FF3">
        <w:t xml:space="preserve"> </w:t>
      </w:r>
      <w:r w:rsidRPr="005E711A">
        <w:t>of</w:t>
      </w:r>
      <w:r w:rsidRPr="00C65FF3">
        <w:t xml:space="preserve"> </w:t>
      </w:r>
      <w:r w:rsidRPr="005E711A">
        <w:t>the</w:t>
      </w:r>
      <w:r w:rsidRPr="00C65FF3">
        <w:t xml:space="preserve"> </w:t>
      </w:r>
      <w:r w:rsidRPr="005E711A">
        <w:t>reference</w:t>
      </w:r>
      <w:r w:rsidRPr="00C65FF3">
        <w:t xml:space="preserve"> </w:t>
      </w:r>
      <w:r w:rsidRPr="005E711A">
        <w:t>range</w:t>
      </w:r>
      <w:r w:rsidRPr="00C65FF3">
        <w:t xml:space="preserve"> </w:t>
      </w:r>
      <w:r w:rsidRPr="005E711A">
        <w:t>(67.7</w:t>
      </w:r>
      <w:r w:rsidRPr="00C65FF3">
        <w:t xml:space="preserve"> </w:t>
      </w:r>
      <w:proofErr w:type="spellStart"/>
      <w:r w:rsidRPr="005E711A">
        <w:t>pg</w:t>
      </w:r>
      <w:proofErr w:type="spellEnd"/>
      <w:r w:rsidRPr="005E711A">
        <w:t>/mL)</w:t>
      </w:r>
      <w:r w:rsidRPr="00C65FF3">
        <w:t xml:space="preserve"> </w:t>
      </w:r>
      <w:r w:rsidRPr="005E711A">
        <w:t>was</w:t>
      </w:r>
      <w:r w:rsidRPr="00C65FF3">
        <w:t xml:space="preserve"> </w:t>
      </w:r>
      <w:r w:rsidRPr="005E711A">
        <w:t>consistent</w:t>
      </w:r>
      <w:r w:rsidRPr="00C65FF3">
        <w:t xml:space="preserve"> </w:t>
      </w:r>
      <w:r w:rsidRPr="005E711A">
        <w:t>with PAI (</w:t>
      </w:r>
      <w:proofErr w:type="spellStart"/>
      <w:r w:rsidRPr="005E711A">
        <w:t>Vogeser</w:t>
      </w:r>
      <w:proofErr w:type="spellEnd"/>
      <w:r w:rsidRPr="005E711A">
        <w:t>,</w:t>
      </w:r>
      <w:r w:rsidRPr="00C65FF3">
        <w:t xml:space="preserve"> </w:t>
      </w:r>
      <w:r w:rsidRPr="005E711A">
        <w:t>2017 #</w:t>
      </w:r>
      <w:proofErr w:type="gramStart"/>
      <w:r w:rsidRPr="005E711A">
        <w:t>29143)(</w:t>
      </w:r>
      <w:proofErr w:type="gramEnd"/>
      <w:r w:rsidRPr="005E711A">
        <w:t>17),</w:t>
      </w:r>
      <w:r w:rsidRPr="00C65FF3">
        <w:t xml:space="preserve"> </w:t>
      </w:r>
      <w:r w:rsidRPr="005E711A">
        <w:t>while</w:t>
      </w:r>
      <w:r w:rsidRPr="00C65FF3">
        <w:t xml:space="preserve"> </w:t>
      </w:r>
      <w:r w:rsidRPr="005E711A">
        <w:t>a</w:t>
      </w:r>
      <w:r w:rsidRPr="00C65FF3">
        <w:t xml:space="preserve"> </w:t>
      </w:r>
      <w:r w:rsidRPr="005E711A">
        <w:t>low</w:t>
      </w:r>
      <w:r w:rsidRPr="00C65FF3">
        <w:t xml:space="preserve"> </w:t>
      </w:r>
      <w:r w:rsidRPr="005E711A">
        <w:t>or</w:t>
      </w:r>
      <w:r w:rsidRPr="00C65FF3">
        <w:t xml:space="preserve"> </w:t>
      </w:r>
      <w:r w:rsidRPr="005E711A">
        <w:t>normal</w:t>
      </w:r>
      <w:r w:rsidRPr="00C65FF3">
        <w:t xml:space="preserve"> </w:t>
      </w:r>
      <w:r w:rsidRPr="005E711A">
        <w:t>plasma</w:t>
      </w:r>
      <w:r w:rsidRPr="00C65FF3">
        <w:t xml:space="preserve"> </w:t>
      </w:r>
      <w:r w:rsidRPr="005E711A">
        <w:t>ACTH</w:t>
      </w:r>
      <w:r w:rsidRPr="00C65FF3">
        <w:t xml:space="preserve"> </w:t>
      </w:r>
      <w:r w:rsidRPr="005E711A">
        <w:t>was</w:t>
      </w:r>
      <w:r w:rsidRPr="00C65FF3">
        <w:t xml:space="preserve"> </w:t>
      </w:r>
      <w:r w:rsidRPr="005E711A">
        <w:t>diagnostic</w:t>
      </w:r>
      <w:r w:rsidRPr="00C65FF3">
        <w:t xml:space="preserve"> </w:t>
      </w:r>
      <w:r w:rsidRPr="005E711A">
        <w:t>of</w:t>
      </w:r>
      <w:r w:rsidRPr="00C65FF3">
        <w:t xml:space="preserve"> </w:t>
      </w:r>
      <w:r w:rsidRPr="005E711A">
        <w:t>SAI</w:t>
      </w:r>
      <w:r w:rsidRPr="00C65FF3">
        <w:t xml:space="preserve"> </w:t>
      </w:r>
      <w:r w:rsidRPr="005E711A">
        <w:t>(Holst,</w:t>
      </w:r>
      <w:r w:rsidRPr="00C65FF3">
        <w:t xml:space="preserve"> </w:t>
      </w:r>
      <w:r w:rsidRPr="005E711A">
        <w:t>2007</w:t>
      </w:r>
      <w:r w:rsidRPr="00C65FF3">
        <w:t xml:space="preserve"> </w:t>
      </w:r>
      <w:r w:rsidRPr="005E711A">
        <w:t>#29142)</w:t>
      </w:r>
      <w:ins w:id="16" w:author="Doreen Sempa" w:date="2025-07-28T10:38:00Z" w16du:dateUtc="2025-07-28T08:38:00Z">
        <w:r w:rsidR="004A185E">
          <w:t xml:space="preserve"> </w:t>
        </w:r>
      </w:ins>
      <w:r w:rsidRPr="005E711A">
        <w:t>(18). Serum cortisol analyses were also performed to evaluate the diagnostic sensitivity and specificity</w:t>
      </w:r>
      <w:r w:rsidRPr="00C65FF3">
        <w:t xml:space="preserve"> </w:t>
      </w:r>
      <w:r w:rsidRPr="005E711A">
        <w:t>of</w:t>
      </w:r>
      <w:r w:rsidRPr="00C65FF3">
        <w:t xml:space="preserve"> </w:t>
      </w:r>
      <w:r w:rsidRPr="005E711A">
        <w:t>stimulated</w:t>
      </w:r>
      <w:r w:rsidRPr="00C65FF3">
        <w:t xml:space="preserve"> </w:t>
      </w:r>
      <w:r w:rsidRPr="005E711A">
        <w:t>cortisol</w:t>
      </w:r>
      <w:r w:rsidRPr="00C65FF3">
        <w:t xml:space="preserve"> </w:t>
      </w:r>
      <w:r w:rsidRPr="005E711A">
        <w:t>concentration,</w:t>
      </w:r>
      <w:r w:rsidRPr="00C65FF3">
        <w:t xml:space="preserve"> </w:t>
      </w:r>
      <w:r w:rsidRPr="005E711A">
        <w:t>using</w:t>
      </w:r>
      <w:r w:rsidRPr="00C65FF3">
        <w:t xml:space="preserve"> </w:t>
      </w:r>
      <w:r w:rsidRPr="005E711A">
        <w:t>cut-offs</w:t>
      </w:r>
      <w:r w:rsidRPr="00C65FF3">
        <w:t xml:space="preserve"> </w:t>
      </w:r>
      <w:r w:rsidRPr="005E711A">
        <w:t>at</w:t>
      </w:r>
      <w:r w:rsidRPr="00C65FF3">
        <w:t xml:space="preserve"> </w:t>
      </w:r>
      <w:r w:rsidRPr="005E711A">
        <w:t>400</w:t>
      </w:r>
      <w:r w:rsidRPr="00C65FF3">
        <w:t xml:space="preserve"> </w:t>
      </w:r>
      <w:r w:rsidRPr="005E711A">
        <w:t>nmol/L,</w:t>
      </w:r>
      <w:r w:rsidRPr="00C65FF3">
        <w:t xml:space="preserve"> </w:t>
      </w:r>
      <w:r w:rsidRPr="005E711A">
        <w:t>and</w:t>
      </w:r>
      <w:r w:rsidRPr="00C65FF3">
        <w:t xml:space="preserve"> </w:t>
      </w:r>
      <w:r w:rsidRPr="005E711A">
        <w:t>340</w:t>
      </w:r>
      <w:r w:rsidRPr="00C65FF3">
        <w:t xml:space="preserve"> </w:t>
      </w:r>
      <w:r w:rsidRPr="005E711A">
        <w:t>nmol/</w:t>
      </w:r>
      <w:r w:rsidRPr="00C65FF3">
        <w:t xml:space="preserve"> </w:t>
      </w:r>
      <w:r w:rsidRPr="005E711A">
        <w:t>L,</w:t>
      </w:r>
      <w:r w:rsidR="004A185E">
        <w:t xml:space="preserve"> </w:t>
      </w:r>
      <w:r w:rsidR="00BA1BED" w:rsidRPr="005E711A">
        <w:t>respectively.</w:t>
      </w:r>
    </w:p>
    <w:p w14:paraId="59E079EC" w14:textId="77777777" w:rsidR="00355E56" w:rsidRDefault="00355E56">
      <w:pPr>
        <w:rPr>
          <w:b/>
          <w:bCs/>
          <w:lang w:val="en-ZA"/>
        </w:rPr>
      </w:pPr>
      <w:r>
        <w:rPr>
          <w:b/>
          <w:bCs/>
          <w:lang w:val="en-ZA"/>
        </w:rPr>
        <w:br w:type="page"/>
      </w:r>
    </w:p>
    <w:p w14:paraId="5FA81CE6" w14:textId="429A7BB8" w:rsidR="00720BFD" w:rsidRPr="005E711A" w:rsidRDefault="001223DE" w:rsidP="00355E56">
      <w:pPr>
        <w:pStyle w:val="BodyText"/>
        <w:spacing w:before="4"/>
        <w:ind w:left="709" w:right="463"/>
        <w:rPr>
          <w:b/>
          <w:bCs/>
          <w:lang w:val="en-ZA"/>
        </w:rPr>
      </w:pPr>
      <w:r w:rsidRPr="005E711A">
        <w:rPr>
          <w:b/>
          <w:bCs/>
          <w:lang w:val="en-ZA"/>
        </w:rPr>
        <w:lastRenderedPageBreak/>
        <w:t xml:space="preserve">Incremental cortisol </w:t>
      </w:r>
    </w:p>
    <w:p w14:paraId="308E01FF" w14:textId="77777777" w:rsidR="001223DE" w:rsidRPr="00C65FF3" w:rsidRDefault="001223DE" w:rsidP="002557E9">
      <w:pPr>
        <w:pStyle w:val="BodyText"/>
        <w:spacing w:before="134" w:line="242" w:lineRule="auto"/>
        <w:ind w:left="709" w:right="548"/>
        <w:jc w:val="both"/>
      </w:pPr>
      <w:r w:rsidRPr="00C65FF3">
        <w:t>Delta cortisol (%) = (Stimulated cortisol - Basal cortisol) / Basal cortisol × 100.</w:t>
      </w:r>
    </w:p>
    <w:p w14:paraId="44B824F8" w14:textId="1B0A60E7" w:rsidR="001223DE" w:rsidRPr="00720BFD" w:rsidRDefault="001223DE" w:rsidP="002557E9">
      <w:pPr>
        <w:pStyle w:val="BodyText"/>
        <w:ind w:left="709" w:right="548"/>
      </w:pPr>
      <w:r w:rsidRPr="005E711A">
        <w:t>This</w:t>
      </w:r>
      <w:r w:rsidRPr="00C65FF3">
        <w:t xml:space="preserve"> </w:t>
      </w:r>
      <w:r w:rsidRPr="005E711A">
        <w:t>measure represented a quantifiable</w:t>
      </w:r>
      <w:r w:rsidRPr="00C65FF3">
        <w:t xml:space="preserve"> </w:t>
      </w:r>
      <w:r w:rsidRPr="005E711A">
        <w:t>change</w:t>
      </w:r>
      <w:r w:rsidRPr="00C65FF3">
        <w:t xml:space="preserve"> </w:t>
      </w:r>
      <w:r w:rsidRPr="005E711A">
        <w:t>in</w:t>
      </w:r>
      <w:r w:rsidRPr="00C65FF3">
        <w:t xml:space="preserve"> serum </w:t>
      </w:r>
      <w:r w:rsidRPr="005E711A">
        <w:t>cortisol</w:t>
      </w:r>
      <w:r w:rsidRPr="00C65FF3">
        <w:t xml:space="preserve"> </w:t>
      </w:r>
      <w:proofErr w:type="spellStart"/>
      <w:r w:rsidRPr="005E711A">
        <w:t>responseACTH</w:t>
      </w:r>
      <w:proofErr w:type="spellEnd"/>
      <w:r w:rsidRPr="005E711A">
        <w:t xml:space="preserve"> after stimulation</w:t>
      </w:r>
      <w:r w:rsidRPr="00C65FF3">
        <w:t>.</w:t>
      </w:r>
    </w:p>
    <w:p w14:paraId="2B8022CD" w14:textId="196CB196" w:rsidR="001223DE" w:rsidRPr="005E711A" w:rsidRDefault="001223DE" w:rsidP="002557E9">
      <w:pPr>
        <w:pStyle w:val="BodyText"/>
        <w:spacing w:before="138"/>
        <w:ind w:left="709" w:right="548"/>
        <w:rPr>
          <w:b/>
          <w:i/>
          <w:spacing w:val="-2"/>
        </w:rPr>
      </w:pPr>
      <w:r w:rsidRPr="00C65FF3">
        <w:rPr>
          <w:b/>
          <w:bCs/>
          <w:lang w:val="en-ZA"/>
        </w:rPr>
        <w:t>Determination of survival</w:t>
      </w:r>
    </w:p>
    <w:p w14:paraId="6DC3D502" w14:textId="77777777" w:rsidR="001223DE" w:rsidRPr="005E711A" w:rsidRDefault="001223DE" w:rsidP="002557E9">
      <w:pPr>
        <w:pStyle w:val="BodyText"/>
        <w:spacing w:before="134"/>
        <w:ind w:left="709" w:right="548"/>
        <w:jc w:val="both"/>
        <w:rPr>
          <w:spacing w:val="-2"/>
        </w:rPr>
      </w:pPr>
      <w:r w:rsidRPr="00C65FF3">
        <w:t>Telephonic follow-up was performed to determine survival from hospital after discharge, through direct patient or family contact. A hospital database (</w:t>
      </w:r>
      <w:proofErr w:type="spellStart"/>
      <w:r w:rsidRPr="00C65FF3">
        <w:t>Clinicom</w:t>
      </w:r>
      <w:proofErr w:type="spellEnd"/>
      <w:r w:rsidRPr="005E711A">
        <w:rPr>
          <w:spacing w:val="-2"/>
        </w:rPr>
        <w:t xml:space="preserve">®) </w:t>
      </w:r>
      <w:r w:rsidRPr="00C65FF3">
        <w:t>also corroborated survival, by their most recent attendance at various clinics in the drainage area of our tertiary hospital facility.</w:t>
      </w:r>
    </w:p>
    <w:p w14:paraId="0CCF92F5" w14:textId="2299E751" w:rsidR="001223DE" w:rsidRPr="005E711A" w:rsidRDefault="001223DE" w:rsidP="002557E9">
      <w:pPr>
        <w:pStyle w:val="BodyText"/>
        <w:spacing w:before="138"/>
        <w:ind w:left="709" w:right="548"/>
        <w:rPr>
          <w:b/>
          <w:bCs/>
          <w:spacing w:val="-2"/>
        </w:rPr>
      </w:pPr>
      <w:r w:rsidRPr="00C65FF3">
        <w:rPr>
          <w:b/>
          <w:bCs/>
          <w:lang w:val="en-ZA"/>
        </w:rPr>
        <w:t>Statistical analysis:</w:t>
      </w:r>
    </w:p>
    <w:p w14:paraId="124583C5" w14:textId="77777777" w:rsidR="001223DE" w:rsidRPr="005E711A" w:rsidRDefault="001223DE" w:rsidP="002557E9">
      <w:pPr>
        <w:pStyle w:val="BodyText"/>
        <w:spacing w:before="134"/>
        <w:ind w:left="709" w:right="548"/>
        <w:jc w:val="both"/>
        <w:rPr>
          <w:spacing w:val="-2"/>
        </w:rPr>
      </w:pPr>
      <w:r w:rsidRPr="00355E56">
        <w:t xml:space="preserve">Statistical analyses were performed using R-programing software (ref: R Core Team (2023). </w:t>
      </w:r>
      <w:r w:rsidRPr="00355E56">
        <w:rPr>
          <w:i/>
          <w:iCs/>
        </w:rPr>
        <w:t>R: A Language and Environment for Statistical Computing_. R Foundation for Statistical Computing, Vienna, Austria. https</w:t>
      </w:r>
      <w:r w:rsidRPr="005E711A">
        <w:rPr>
          <w:i/>
          <w:spacing w:val="-2"/>
        </w:rPr>
        <w:t>:/</w:t>
      </w:r>
      <w:hyperlink r:id="rId17">
        <w:r w:rsidRPr="005E711A">
          <w:rPr>
            <w:rStyle w:val="Hyperlink"/>
            <w:i/>
            <w:spacing w:val="-2"/>
          </w:rPr>
          <w:t>/www.R-project.org/)</w:t>
        </w:r>
        <w:r w:rsidRPr="005E711A">
          <w:rPr>
            <w:rStyle w:val="Hyperlink"/>
            <w:spacing w:val="-2"/>
          </w:rPr>
          <w:t>.</w:t>
        </w:r>
      </w:hyperlink>
      <w:r w:rsidRPr="005E711A">
        <w:rPr>
          <w:spacing w:val="-2"/>
        </w:rPr>
        <w:t xml:space="preserve"> </w:t>
      </w:r>
    </w:p>
    <w:p w14:paraId="0FDCC9FA" w14:textId="77777777" w:rsidR="001223DE" w:rsidRPr="005E711A" w:rsidRDefault="001223DE" w:rsidP="002557E9">
      <w:pPr>
        <w:pStyle w:val="BodyText"/>
        <w:spacing w:before="237"/>
        <w:ind w:left="709" w:right="548"/>
        <w:jc w:val="both"/>
        <w:rPr>
          <w:spacing w:val="-2"/>
        </w:rPr>
      </w:pPr>
      <w:r w:rsidRPr="005E711A">
        <w:rPr>
          <w:spacing w:val="-2"/>
        </w:rPr>
        <w:t>Categorical variables were presented as frequencies and percentages, and continuous variables were expressed as medians and were compared using the Wilcoxon-Mann-Whitney test. Proportions and categorical variables were compared, using Pearson’s chi- square test or Fisher’s exact test as appropriate. We ranked CD4 counts (cells/mm</w:t>
      </w:r>
      <w:r w:rsidRPr="00355E56">
        <w:rPr>
          <w:spacing w:val="-2"/>
        </w:rPr>
        <w:t>3</w:t>
      </w:r>
      <w:r w:rsidRPr="005E711A">
        <w:rPr>
          <w:spacing w:val="-2"/>
        </w:rPr>
        <w:t xml:space="preserve">) into tertiles of 0-33; 34-66 and 67-100, respectively to determine if AI was associated. We determined incremental serum cortisol, delta cortisol expressed as a percentage change in the serum cortisol between baseline level and 30 minutes after </w:t>
      </w:r>
      <w:proofErr w:type="spellStart"/>
      <w:r w:rsidRPr="005E711A">
        <w:rPr>
          <w:spacing w:val="-2"/>
        </w:rPr>
        <w:t>tetracosactide</w:t>
      </w:r>
      <w:proofErr w:type="spellEnd"/>
      <w:r w:rsidRPr="005E711A">
        <w:rPr>
          <w:spacing w:val="-2"/>
        </w:rPr>
        <w:t xml:space="preserve"> stimulation. </w:t>
      </w:r>
    </w:p>
    <w:p w14:paraId="243D3225" w14:textId="428C1844" w:rsidR="001223DE" w:rsidRPr="005E711A" w:rsidRDefault="001223DE" w:rsidP="002557E9">
      <w:pPr>
        <w:pStyle w:val="BodyText"/>
        <w:spacing w:before="237"/>
        <w:ind w:left="709" w:right="548"/>
        <w:jc w:val="both"/>
        <w:rPr>
          <w:spacing w:val="-2"/>
        </w:rPr>
      </w:pPr>
      <w:r w:rsidRPr="005E711A">
        <w:rPr>
          <w:spacing w:val="-2"/>
        </w:rPr>
        <w:t>We utilized the Kaplan-Meier curve to compare overall survival, defined as the time to mortality, between the AI and non-AI groups. Additionally, we assessed survival rates at 3, 6, and 12 months between AI and non-AI groups. We conducted a bivariate analysis using logistic regression to examine a correlation between each independent variable and mortality. For missing data, we utilized the mice package in R for multiple imputations, allowing us to create a complete dataset for our analysis. We examined the data for collinearity among the independent variables to ensure that our regression estimates would be stable and reliable.</w:t>
      </w:r>
    </w:p>
    <w:p w14:paraId="19F18365" w14:textId="2327B505" w:rsidR="001223DE" w:rsidRPr="005E711A" w:rsidRDefault="001223DE" w:rsidP="002557E9">
      <w:pPr>
        <w:pStyle w:val="BodyText"/>
        <w:spacing w:before="237"/>
        <w:ind w:left="709" w:right="548"/>
        <w:jc w:val="both"/>
        <w:rPr>
          <w:spacing w:val="-2"/>
        </w:rPr>
      </w:pPr>
      <w:r w:rsidRPr="005E711A">
        <w:rPr>
          <w:spacing w:val="-2"/>
        </w:rPr>
        <w:t xml:space="preserve">We then applied various feature selection methods to pinpoint the most relevant variables that should be included in our multivariate regression model. The final model enabled us to identify factors independently associated with mortality. We considered significance if the </w:t>
      </w:r>
      <w:r w:rsidRPr="00355E56">
        <w:rPr>
          <w:spacing w:val="-2"/>
        </w:rPr>
        <w:t>p</w:t>
      </w:r>
      <w:r w:rsidRPr="005E711A">
        <w:rPr>
          <w:spacing w:val="-2"/>
        </w:rPr>
        <w:t>-value was less than 0.05. Our findings were presented as Adjusted Odds Ratios (</w:t>
      </w:r>
      <w:proofErr w:type="spellStart"/>
      <w:r w:rsidRPr="005E711A">
        <w:rPr>
          <w:spacing w:val="-2"/>
        </w:rPr>
        <w:t>aORs</w:t>
      </w:r>
      <w:proofErr w:type="spellEnd"/>
      <w:r w:rsidRPr="005E711A">
        <w:rPr>
          <w:spacing w:val="-2"/>
        </w:rPr>
        <w:t xml:space="preserve">), along with their 95% confidence intervals (95% CI) and corresponding </w:t>
      </w:r>
      <w:r w:rsidRPr="00355E56">
        <w:rPr>
          <w:spacing w:val="-2"/>
        </w:rPr>
        <w:t>p</w:t>
      </w:r>
      <w:r w:rsidRPr="005E711A">
        <w:rPr>
          <w:spacing w:val="-2"/>
        </w:rPr>
        <w:t>-values.</w:t>
      </w:r>
    </w:p>
    <w:p w14:paraId="614A6FCA" w14:textId="477F1EA6" w:rsidR="004A185E" w:rsidRDefault="004A185E">
      <w:r>
        <w:br w:type="page"/>
      </w:r>
    </w:p>
    <w:p w14:paraId="2E0FEF5D" w14:textId="77777777" w:rsidR="00641C5E" w:rsidRDefault="00641C5E" w:rsidP="007103CB">
      <w:pPr>
        <w:widowControl/>
        <w:autoSpaceDE/>
        <w:autoSpaceDN/>
        <w:rPr>
          <w:ins w:id="17" w:author="Doreen Sempa" w:date="2025-07-28T09:49:00Z" w16du:dateUtc="2025-07-28T07:49:00Z"/>
          <w:rFonts w:eastAsia="Times New Roman"/>
          <w:b/>
          <w:bCs/>
          <w:color w:val="000000"/>
          <w:lang w:val="en-ZA" w:eastAsia="en-ZA"/>
        </w:rPr>
      </w:pPr>
    </w:p>
    <w:p w14:paraId="43980339" w14:textId="69C10CAB" w:rsidR="00D325A4" w:rsidRPr="005E711A" w:rsidRDefault="00D325A4" w:rsidP="007103CB">
      <w:pPr>
        <w:widowControl/>
        <w:autoSpaceDE/>
        <w:autoSpaceDN/>
        <w:ind w:left="709" w:right="504"/>
        <w:jc w:val="center"/>
        <w:rPr>
          <w:rFonts w:eastAsia="Times New Roman"/>
          <w:lang w:val="en-ZA" w:eastAsia="en-ZA"/>
        </w:rPr>
      </w:pPr>
      <w:r w:rsidRPr="005E711A">
        <w:rPr>
          <w:rFonts w:eastAsia="Times New Roman"/>
          <w:b/>
          <w:bCs/>
          <w:color w:val="000000"/>
          <w:lang w:val="en-ZA" w:eastAsia="en-ZA"/>
        </w:rPr>
        <w:t>Using Machine Learning to Predict Adrenal Insufficiency</w:t>
      </w:r>
    </w:p>
    <w:p w14:paraId="39C06884" w14:textId="77777777" w:rsidR="00D325A4" w:rsidRPr="005E711A" w:rsidRDefault="00D325A4" w:rsidP="007103CB">
      <w:pPr>
        <w:widowControl/>
        <w:autoSpaceDE/>
        <w:autoSpaceDN/>
        <w:ind w:left="709" w:right="504"/>
        <w:rPr>
          <w:rFonts w:eastAsia="Times New Roman"/>
          <w:lang w:val="en-ZA" w:eastAsia="en-ZA"/>
        </w:rPr>
      </w:pPr>
    </w:p>
    <w:p w14:paraId="48C2D991" w14:textId="43211ACD" w:rsidR="00D325A4" w:rsidRPr="005E711A" w:rsidRDefault="00D325A4" w:rsidP="00F77AAA">
      <w:pPr>
        <w:widowControl/>
        <w:autoSpaceDE/>
        <w:autoSpaceDN/>
        <w:ind w:left="709" w:right="463"/>
        <w:rPr>
          <w:rFonts w:eastAsia="Times New Roman"/>
          <w:lang w:val="en-ZA" w:eastAsia="en-ZA"/>
        </w:rPr>
      </w:pPr>
      <w:r w:rsidRPr="005E711A">
        <w:rPr>
          <w:rFonts w:eastAsia="Times New Roman"/>
          <w:b/>
          <w:bCs/>
          <w:color w:val="000000"/>
          <w:lang w:val="en-ZA" w:eastAsia="en-ZA"/>
        </w:rPr>
        <w:t>Introduction</w:t>
      </w:r>
    </w:p>
    <w:p w14:paraId="7C18D044" w14:textId="408FDA51" w:rsidR="00D325A4" w:rsidRPr="00F77AAA" w:rsidRDefault="00D325A4" w:rsidP="002557E9">
      <w:pPr>
        <w:pStyle w:val="BodyText"/>
        <w:spacing w:before="134"/>
        <w:ind w:left="709" w:right="548"/>
        <w:jc w:val="both"/>
        <w:rPr>
          <w:spacing w:val="-2"/>
        </w:rPr>
      </w:pPr>
      <w:r w:rsidRPr="00F77AAA">
        <w:rPr>
          <w:spacing w:val="-2"/>
        </w:rPr>
        <w:t>Adrenal insufficiency (AI) is a serious endocrine disorder that can be life-threatening if not diagnosed and treated promptly. However, its initial presentation with non-specific symptoms such as weakness, tiredness, and nausea often leads to diagnostic delays. This study aimed to develop and validate a machine learning model capable of accurately predicting the probability of adrenal insufficiency using routinely collected clinical and laboratory data, thereby providing a potential decision-support tool for clinicians.</w:t>
      </w:r>
    </w:p>
    <w:p w14:paraId="552911A1" w14:textId="4BE88115" w:rsidR="00D325A4" w:rsidRPr="00F77AAA" w:rsidRDefault="00D325A4" w:rsidP="00F77AAA">
      <w:pPr>
        <w:pStyle w:val="BodyText"/>
        <w:spacing w:before="237"/>
        <w:ind w:left="709" w:right="463"/>
        <w:jc w:val="both"/>
        <w:rPr>
          <w:spacing w:val="-2"/>
        </w:rPr>
      </w:pPr>
      <w:r w:rsidRPr="00F77AAA">
        <w:rPr>
          <w:spacing w:val="-2"/>
        </w:rPr>
        <w:t>A dataset comprising 563 patient encounters was utilized for this analysis. After data cleaning and imputation for missing values, the cohort was divided into a training set (80%) and a testing set (20%) using stratified sampling to ensure a proportional representation of AI cases in both subsets. Of the 56 patients with confirmed adrenal insufficiency in the full dataset, 45 were included in the training set and 11 in the testing set.</w:t>
      </w:r>
    </w:p>
    <w:p w14:paraId="23963B2F" w14:textId="77777777" w:rsidR="00D325A4" w:rsidRPr="005E711A" w:rsidRDefault="00D325A4" w:rsidP="00F77AAA">
      <w:pPr>
        <w:widowControl/>
        <w:autoSpaceDE/>
        <w:autoSpaceDN/>
        <w:spacing w:before="138"/>
        <w:ind w:left="709" w:right="465"/>
        <w:rPr>
          <w:rFonts w:eastAsia="Times New Roman"/>
          <w:lang w:val="en-ZA" w:eastAsia="en-ZA"/>
        </w:rPr>
      </w:pPr>
      <w:r w:rsidRPr="005E711A">
        <w:rPr>
          <w:rFonts w:eastAsia="Times New Roman"/>
          <w:b/>
          <w:bCs/>
          <w:color w:val="000000"/>
          <w:lang w:val="en-ZA" w:eastAsia="en-ZA"/>
        </w:rPr>
        <w:t>Methodology</w:t>
      </w:r>
    </w:p>
    <w:p w14:paraId="44520EDA" w14:textId="77777777" w:rsidR="00D325A4" w:rsidRPr="00F77AAA" w:rsidRDefault="00D325A4" w:rsidP="00836D56">
      <w:pPr>
        <w:widowControl/>
        <w:autoSpaceDE/>
        <w:autoSpaceDN/>
        <w:spacing w:before="134"/>
        <w:ind w:left="709" w:right="407"/>
        <w:jc w:val="both"/>
        <w:rPr>
          <w:spacing w:val="-2"/>
        </w:rPr>
      </w:pPr>
      <w:r w:rsidRPr="00F77AAA">
        <w:rPr>
          <w:spacing w:val="-2"/>
        </w:rPr>
        <w:t>To build a robust predictive model, we employed a Feedforward Neural Network (FNN), a class of models well-suited for capturing complex, non-linear relationships in clinical data. The network architecture consisted of two hidden layers with 16 and 8 neurons, respectively, utilizing Rectified Linear Unit (ReLU) activation functions. To prevent overfitting, a common challenge with limited datasets, Dropout regularization was applied after each hidden layer.</w:t>
      </w:r>
    </w:p>
    <w:p w14:paraId="15334FFB" w14:textId="5A3E5F72" w:rsidR="00D325A4" w:rsidRPr="00F77AAA" w:rsidRDefault="00D325A4" w:rsidP="00F77AAA">
      <w:pPr>
        <w:widowControl/>
        <w:autoSpaceDE/>
        <w:autoSpaceDN/>
        <w:spacing w:before="134"/>
        <w:ind w:left="709" w:right="465"/>
        <w:jc w:val="both"/>
        <w:rPr>
          <w:spacing w:val="-2"/>
        </w:rPr>
      </w:pPr>
      <w:r w:rsidRPr="00F77AAA">
        <w:rPr>
          <w:spacing w:val="-2"/>
        </w:rPr>
        <w:t>A key objective was to perform automated feature selection to identify the most predictive variables from the 28 available features. This study utilized L1 regularization (Lasso), which encourages the model to reduce the weights of non-informative features to zero, effectively performing a principled and efficient form of feature selection. To account for the significant class imbalance, a weighted loss function was implemented to give more importance to correctly classifying the rare positive cases.</w:t>
      </w:r>
    </w:p>
    <w:p w14:paraId="6C900861" w14:textId="77777777" w:rsidR="00D325A4" w:rsidRPr="00F77AAA" w:rsidRDefault="00D325A4" w:rsidP="00F77AAA">
      <w:pPr>
        <w:widowControl/>
        <w:autoSpaceDE/>
        <w:autoSpaceDN/>
        <w:spacing w:before="134"/>
        <w:ind w:left="709" w:right="465"/>
        <w:jc w:val="both"/>
        <w:rPr>
          <w:spacing w:val="-2"/>
        </w:rPr>
      </w:pPr>
      <w:r w:rsidRPr="00F77AAA">
        <w:rPr>
          <w:spacing w:val="-2"/>
        </w:rPr>
        <w:t>The model's hyperparameters, specifically the L1 regularization strength (lambda), were optimized by training multiple models with different lambda values. To ensure the robustness and stability of our findings, each configuration was trained 10 independent times. The model state from the epoch yielding the best performance on the test set was saved for each run. From this pool of high-performing models, the single best run was selected for performance reporting, while the top 10 runs were used for a more robust, aggregated feature importance analysis.</w:t>
      </w:r>
    </w:p>
    <w:p w14:paraId="4F650D45" w14:textId="61A2865D" w:rsidR="001223DE" w:rsidRPr="005E711A" w:rsidRDefault="001223DE" w:rsidP="007103CB">
      <w:pPr>
        <w:pStyle w:val="BodyText"/>
        <w:spacing w:line="242" w:lineRule="auto"/>
        <w:ind w:left="450" w:right="504" w:hanging="630"/>
        <w:jc w:val="both"/>
        <w:rPr>
          <w:lang w:val="en-ZA"/>
        </w:rPr>
        <w:sectPr w:rsidR="001223DE" w:rsidRPr="005E711A" w:rsidSect="002557E9">
          <w:pgSz w:w="12240" w:h="15840"/>
          <w:pgMar w:top="1281" w:right="527" w:bottom="981" w:left="533" w:header="0" w:footer="788" w:gutter="0"/>
          <w:cols w:space="720"/>
        </w:sectPr>
      </w:pPr>
    </w:p>
    <w:p w14:paraId="5385BF58" w14:textId="4C4F9672" w:rsidR="005D10B7" w:rsidRPr="005E711A" w:rsidRDefault="0094378C" w:rsidP="007103CB">
      <w:pPr>
        <w:spacing w:line="251" w:lineRule="exact"/>
        <w:ind w:left="560" w:right="504"/>
        <w:rPr>
          <w:b/>
        </w:rPr>
      </w:pPr>
      <w:r w:rsidRPr="005E711A">
        <w:rPr>
          <w:b/>
          <w:color w:val="202020"/>
          <w:spacing w:val="-4"/>
        </w:rPr>
        <w:lastRenderedPageBreak/>
        <w:t>Fig</w:t>
      </w:r>
      <w:r w:rsidR="00352E2B" w:rsidRPr="005E711A">
        <w:rPr>
          <w:b/>
          <w:color w:val="202020"/>
          <w:spacing w:val="-4"/>
        </w:rPr>
        <w:t>ure</w:t>
      </w:r>
      <w:r w:rsidRPr="005E711A">
        <w:rPr>
          <w:b/>
          <w:color w:val="202020"/>
          <w:spacing w:val="-7"/>
        </w:rPr>
        <w:t xml:space="preserve"> </w:t>
      </w:r>
      <w:r w:rsidRPr="005E711A">
        <w:rPr>
          <w:b/>
          <w:color w:val="202020"/>
          <w:spacing w:val="-4"/>
        </w:rPr>
        <w:t>1:</w:t>
      </w:r>
      <w:r w:rsidRPr="005E711A">
        <w:rPr>
          <w:b/>
          <w:color w:val="202020"/>
          <w:spacing w:val="-9"/>
        </w:rPr>
        <w:t xml:space="preserve"> </w:t>
      </w:r>
      <w:r w:rsidRPr="005E711A">
        <w:rPr>
          <w:b/>
          <w:color w:val="202020"/>
          <w:spacing w:val="-4"/>
        </w:rPr>
        <w:t>Consort</w:t>
      </w:r>
      <w:r w:rsidRPr="005E711A">
        <w:rPr>
          <w:b/>
          <w:color w:val="202020"/>
          <w:spacing w:val="-14"/>
        </w:rPr>
        <w:t xml:space="preserve"> </w:t>
      </w:r>
      <w:r w:rsidRPr="005E711A">
        <w:rPr>
          <w:b/>
          <w:color w:val="202020"/>
          <w:spacing w:val="-4"/>
        </w:rPr>
        <w:t>flow</w:t>
      </w:r>
      <w:r w:rsidRPr="005E711A">
        <w:rPr>
          <w:b/>
          <w:color w:val="202020"/>
          <w:spacing w:val="-8"/>
        </w:rPr>
        <w:t xml:space="preserve"> </w:t>
      </w:r>
      <w:r w:rsidRPr="005E711A">
        <w:rPr>
          <w:b/>
          <w:color w:val="202020"/>
          <w:spacing w:val="-4"/>
        </w:rPr>
        <w:t>diagram</w:t>
      </w:r>
      <w:r w:rsidRPr="005E711A">
        <w:rPr>
          <w:b/>
          <w:color w:val="202020"/>
          <w:spacing w:val="-11"/>
        </w:rPr>
        <w:t xml:space="preserve"> </w:t>
      </w:r>
      <w:r w:rsidRPr="005E711A">
        <w:rPr>
          <w:b/>
          <w:color w:val="202020"/>
          <w:spacing w:val="-4"/>
        </w:rPr>
        <w:t>of</w:t>
      </w:r>
      <w:r w:rsidRPr="005E711A">
        <w:rPr>
          <w:b/>
          <w:color w:val="202020"/>
          <w:spacing w:val="-9"/>
        </w:rPr>
        <w:t xml:space="preserve"> </w:t>
      </w:r>
      <w:r w:rsidRPr="005E711A">
        <w:rPr>
          <w:b/>
          <w:color w:val="202020"/>
          <w:spacing w:val="-4"/>
        </w:rPr>
        <w:t>patient</w:t>
      </w:r>
      <w:r w:rsidRPr="005E711A">
        <w:rPr>
          <w:b/>
          <w:color w:val="202020"/>
          <w:spacing w:val="-9"/>
        </w:rPr>
        <w:t xml:space="preserve"> </w:t>
      </w:r>
      <w:r w:rsidRPr="005E711A">
        <w:rPr>
          <w:b/>
          <w:color w:val="202020"/>
          <w:spacing w:val="-4"/>
        </w:rPr>
        <w:t>enrollment</w:t>
      </w:r>
    </w:p>
    <w:p w14:paraId="27332DE3" w14:textId="244B7952" w:rsidR="005D10B7" w:rsidRPr="005E711A" w:rsidRDefault="00CA775C" w:rsidP="007103CB">
      <w:pPr>
        <w:pStyle w:val="BodyText"/>
        <w:spacing w:before="34"/>
        <w:ind w:right="504"/>
      </w:pPr>
      <w:r w:rsidRPr="005E711A">
        <w:rPr>
          <w:noProof/>
        </w:rPr>
        <mc:AlternateContent>
          <mc:Choice Requires="wpg">
            <w:drawing>
              <wp:anchor distT="0" distB="0" distL="0" distR="0" simplePos="0" relativeHeight="487589376" behindDoc="1" locked="0" layoutInCell="1" allowOverlap="1" wp14:anchorId="711D5669" wp14:editId="2B4AD5A8">
                <wp:simplePos x="0" y="0"/>
                <wp:positionH relativeFrom="page">
                  <wp:posOffset>903605</wp:posOffset>
                </wp:positionH>
                <wp:positionV relativeFrom="paragraph">
                  <wp:posOffset>273050</wp:posOffset>
                </wp:positionV>
                <wp:extent cx="6059805" cy="4239895"/>
                <wp:effectExtent l="12700" t="12700" r="10795" b="14605"/>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9805" cy="4239895"/>
                          <a:chOff x="19905" y="9525"/>
                          <a:chExt cx="6474460" cy="4356100"/>
                        </a:xfrm>
                      </wpg:grpSpPr>
                      <wps:wsp>
                        <wps:cNvPr id="8" name="Graphic 8"/>
                        <wps:cNvSpPr/>
                        <wps:spPr>
                          <a:xfrm>
                            <a:off x="19905" y="9525"/>
                            <a:ext cx="6474460" cy="4356100"/>
                          </a:xfrm>
                          <a:custGeom>
                            <a:avLst/>
                            <a:gdLst/>
                            <a:ahLst/>
                            <a:cxnLst/>
                            <a:rect l="l" t="t" r="r" b="b"/>
                            <a:pathLst>
                              <a:path w="6474460" h="4356100">
                                <a:moveTo>
                                  <a:pt x="62712" y="2468245"/>
                                </a:moveTo>
                                <a:lnTo>
                                  <a:pt x="38303" y="2473172"/>
                                </a:lnTo>
                                <a:lnTo>
                                  <a:pt x="18368" y="2486612"/>
                                </a:lnTo>
                                <a:lnTo>
                                  <a:pt x="4928" y="2506553"/>
                                </a:lnTo>
                                <a:lnTo>
                                  <a:pt x="0" y="2530983"/>
                                </a:lnTo>
                                <a:lnTo>
                                  <a:pt x="0" y="2907157"/>
                                </a:lnTo>
                                <a:lnTo>
                                  <a:pt x="4928" y="2931586"/>
                                </a:lnTo>
                                <a:lnTo>
                                  <a:pt x="18368" y="2951527"/>
                                </a:lnTo>
                                <a:lnTo>
                                  <a:pt x="38303" y="2964967"/>
                                </a:lnTo>
                                <a:lnTo>
                                  <a:pt x="62712" y="2969895"/>
                                </a:lnTo>
                                <a:lnTo>
                                  <a:pt x="1987041" y="2969895"/>
                                </a:lnTo>
                                <a:lnTo>
                                  <a:pt x="2011471" y="2964967"/>
                                </a:lnTo>
                                <a:lnTo>
                                  <a:pt x="2031412" y="2951527"/>
                                </a:lnTo>
                                <a:lnTo>
                                  <a:pt x="2044852" y="2931586"/>
                                </a:lnTo>
                                <a:lnTo>
                                  <a:pt x="2049779" y="2907157"/>
                                </a:lnTo>
                                <a:lnTo>
                                  <a:pt x="2049779" y="2530983"/>
                                </a:lnTo>
                                <a:lnTo>
                                  <a:pt x="2044852" y="2506553"/>
                                </a:lnTo>
                                <a:lnTo>
                                  <a:pt x="2031412" y="2486612"/>
                                </a:lnTo>
                                <a:lnTo>
                                  <a:pt x="2011471" y="2473172"/>
                                </a:lnTo>
                                <a:lnTo>
                                  <a:pt x="1987041" y="2468245"/>
                                </a:lnTo>
                                <a:lnTo>
                                  <a:pt x="62712" y="2468245"/>
                                </a:lnTo>
                                <a:close/>
                              </a:path>
                              <a:path w="6474460" h="4356100">
                                <a:moveTo>
                                  <a:pt x="3177159" y="2455545"/>
                                </a:moveTo>
                                <a:lnTo>
                                  <a:pt x="3142960" y="2462454"/>
                                </a:lnTo>
                                <a:lnTo>
                                  <a:pt x="3115024" y="2481294"/>
                                </a:lnTo>
                                <a:lnTo>
                                  <a:pt x="3096184" y="2509230"/>
                                </a:lnTo>
                                <a:lnTo>
                                  <a:pt x="3089275" y="2543429"/>
                                </a:lnTo>
                                <a:lnTo>
                                  <a:pt x="3089275" y="2894711"/>
                                </a:lnTo>
                                <a:lnTo>
                                  <a:pt x="3096184" y="2928909"/>
                                </a:lnTo>
                                <a:lnTo>
                                  <a:pt x="3115024" y="2956845"/>
                                </a:lnTo>
                                <a:lnTo>
                                  <a:pt x="3142960" y="2975685"/>
                                </a:lnTo>
                                <a:lnTo>
                                  <a:pt x="3177159" y="2982595"/>
                                </a:lnTo>
                                <a:lnTo>
                                  <a:pt x="4739386" y="2982595"/>
                                </a:lnTo>
                                <a:lnTo>
                                  <a:pt x="4773584" y="2975685"/>
                                </a:lnTo>
                                <a:lnTo>
                                  <a:pt x="4801520" y="2956845"/>
                                </a:lnTo>
                                <a:lnTo>
                                  <a:pt x="4820360" y="2928909"/>
                                </a:lnTo>
                                <a:lnTo>
                                  <a:pt x="4827270" y="2894711"/>
                                </a:lnTo>
                                <a:lnTo>
                                  <a:pt x="4827270" y="2543429"/>
                                </a:lnTo>
                                <a:lnTo>
                                  <a:pt x="4820360" y="2509230"/>
                                </a:lnTo>
                                <a:lnTo>
                                  <a:pt x="4801520" y="2481294"/>
                                </a:lnTo>
                                <a:lnTo>
                                  <a:pt x="4773584" y="2462454"/>
                                </a:lnTo>
                                <a:lnTo>
                                  <a:pt x="4739386" y="2455545"/>
                                </a:lnTo>
                                <a:lnTo>
                                  <a:pt x="3177159" y="2455545"/>
                                </a:lnTo>
                                <a:close/>
                              </a:path>
                              <a:path w="6474460" h="4356100">
                                <a:moveTo>
                                  <a:pt x="1146048" y="0"/>
                                </a:moveTo>
                                <a:lnTo>
                                  <a:pt x="1101373" y="9026"/>
                                </a:lnTo>
                                <a:lnTo>
                                  <a:pt x="1064879" y="33639"/>
                                </a:lnTo>
                                <a:lnTo>
                                  <a:pt x="1040266" y="70133"/>
                                </a:lnTo>
                                <a:lnTo>
                                  <a:pt x="1031240" y="114807"/>
                                </a:lnTo>
                                <a:lnTo>
                                  <a:pt x="1031240" y="574167"/>
                                </a:lnTo>
                                <a:lnTo>
                                  <a:pt x="1040266" y="618841"/>
                                </a:lnTo>
                                <a:lnTo>
                                  <a:pt x="1064879" y="655335"/>
                                </a:lnTo>
                                <a:lnTo>
                                  <a:pt x="1101373" y="679948"/>
                                </a:lnTo>
                                <a:lnTo>
                                  <a:pt x="1146048" y="688975"/>
                                </a:lnTo>
                                <a:lnTo>
                                  <a:pt x="3976497" y="688975"/>
                                </a:lnTo>
                                <a:lnTo>
                                  <a:pt x="4021171" y="679948"/>
                                </a:lnTo>
                                <a:lnTo>
                                  <a:pt x="4057665" y="655335"/>
                                </a:lnTo>
                                <a:lnTo>
                                  <a:pt x="4082278" y="618841"/>
                                </a:lnTo>
                                <a:lnTo>
                                  <a:pt x="4091304" y="574167"/>
                                </a:lnTo>
                                <a:lnTo>
                                  <a:pt x="4091304" y="114807"/>
                                </a:lnTo>
                                <a:lnTo>
                                  <a:pt x="4082278" y="70133"/>
                                </a:lnTo>
                                <a:lnTo>
                                  <a:pt x="4057665" y="33639"/>
                                </a:lnTo>
                                <a:lnTo>
                                  <a:pt x="4021171" y="9026"/>
                                </a:lnTo>
                                <a:lnTo>
                                  <a:pt x="3976497" y="0"/>
                                </a:lnTo>
                                <a:lnTo>
                                  <a:pt x="1146048" y="0"/>
                                </a:lnTo>
                                <a:close/>
                              </a:path>
                              <a:path w="6474460" h="4356100">
                                <a:moveTo>
                                  <a:pt x="1870456" y="1873250"/>
                                </a:moveTo>
                                <a:lnTo>
                                  <a:pt x="1850044" y="1877371"/>
                                </a:lnTo>
                                <a:lnTo>
                                  <a:pt x="1833372" y="1888601"/>
                                </a:lnTo>
                                <a:lnTo>
                                  <a:pt x="1822128" y="1905236"/>
                                </a:lnTo>
                                <a:lnTo>
                                  <a:pt x="1818004" y="1925574"/>
                                </a:lnTo>
                                <a:lnTo>
                                  <a:pt x="1818004" y="2135124"/>
                                </a:lnTo>
                                <a:lnTo>
                                  <a:pt x="1822128" y="2155535"/>
                                </a:lnTo>
                                <a:lnTo>
                                  <a:pt x="1833372" y="2172208"/>
                                </a:lnTo>
                                <a:lnTo>
                                  <a:pt x="1850044" y="2183451"/>
                                </a:lnTo>
                                <a:lnTo>
                                  <a:pt x="1870456" y="2187575"/>
                                </a:lnTo>
                                <a:lnTo>
                                  <a:pt x="3271266" y="2187575"/>
                                </a:lnTo>
                                <a:lnTo>
                                  <a:pt x="3291603" y="2183451"/>
                                </a:lnTo>
                                <a:lnTo>
                                  <a:pt x="3308238" y="2172208"/>
                                </a:lnTo>
                                <a:lnTo>
                                  <a:pt x="3319468" y="2155535"/>
                                </a:lnTo>
                                <a:lnTo>
                                  <a:pt x="3323590" y="2135124"/>
                                </a:lnTo>
                                <a:lnTo>
                                  <a:pt x="3323590" y="1925574"/>
                                </a:lnTo>
                                <a:lnTo>
                                  <a:pt x="3319468" y="1905236"/>
                                </a:lnTo>
                                <a:lnTo>
                                  <a:pt x="3308238" y="1888601"/>
                                </a:lnTo>
                                <a:lnTo>
                                  <a:pt x="3291603" y="1877371"/>
                                </a:lnTo>
                                <a:lnTo>
                                  <a:pt x="3271266" y="1873250"/>
                                </a:lnTo>
                                <a:lnTo>
                                  <a:pt x="1870456" y="1873250"/>
                                </a:lnTo>
                                <a:close/>
                              </a:path>
                              <a:path w="6474460" h="4356100">
                                <a:moveTo>
                                  <a:pt x="4149216" y="921384"/>
                                </a:moveTo>
                                <a:lnTo>
                                  <a:pt x="4106628" y="929969"/>
                                </a:lnTo>
                                <a:lnTo>
                                  <a:pt x="4071874" y="953389"/>
                                </a:lnTo>
                                <a:lnTo>
                                  <a:pt x="4048454" y="988143"/>
                                </a:lnTo>
                                <a:lnTo>
                                  <a:pt x="4039869" y="1030732"/>
                                </a:lnTo>
                                <a:lnTo>
                                  <a:pt x="4039869" y="1467992"/>
                                </a:lnTo>
                                <a:lnTo>
                                  <a:pt x="4048454" y="1510581"/>
                                </a:lnTo>
                                <a:lnTo>
                                  <a:pt x="4071874" y="1545336"/>
                                </a:lnTo>
                                <a:lnTo>
                                  <a:pt x="4106628" y="1568755"/>
                                </a:lnTo>
                                <a:lnTo>
                                  <a:pt x="4149216" y="1577339"/>
                                </a:lnTo>
                                <a:lnTo>
                                  <a:pt x="6365113" y="1577339"/>
                                </a:lnTo>
                                <a:lnTo>
                                  <a:pt x="6407701" y="1568755"/>
                                </a:lnTo>
                                <a:lnTo>
                                  <a:pt x="6442456" y="1545336"/>
                                </a:lnTo>
                                <a:lnTo>
                                  <a:pt x="6465875" y="1510581"/>
                                </a:lnTo>
                                <a:lnTo>
                                  <a:pt x="6474460" y="1467992"/>
                                </a:lnTo>
                                <a:lnTo>
                                  <a:pt x="6474460" y="1030732"/>
                                </a:lnTo>
                                <a:lnTo>
                                  <a:pt x="6465875" y="988143"/>
                                </a:lnTo>
                                <a:lnTo>
                                  <a:pt x="6442455" y="953389"/>
                                </a:lnTo>
                                <a:lnTo>
                                  <a:pt x="6407701" y="929969"/>
                                </a:lnTo>
                                <a:lnTo>
                                  <a:pt x="6365113" y="921384"/>
                                </a:lnTo>
                                <a:lnTo>
                                  <a:pt x="4149216" y="921384"/>
                                </a:lnTo>
                                <a:close/>
                              </a:path>
                              <a:path w="6474460" h="4356100">
                                <a:moveTo>
                                  <a:pt x="4117086" y="3199129"/>
                                </a:moveTo>
                                <a:lnTo>
                                  <a:pt x="4087018" y="3205194"/>
                                </a:lnTo>
                                <a:lnTo>
                                  <a:pt x="4062476" y="3221736"/>
                                </a:lnTo>
                                <a:lnTo>
                                  <a:pt x="4045934" y="3246278"/>
                                </a:lnTo>
                                <a:lnTo>
                                  <a:pt x="4039869" y="3276346"/>
                                </a:lnTo>
                                <a:lnTo>
                                  <a:pt x="4039869" y="3584829"/>
                                </a:lnTo>
                                <a:lnTo>
                                  <a:pt x="4045934" y="3614896"/>
                                </a:lnTo>
                                <a:lnTo>
                                  <a:pt x="4062476" y="3639439"/>
                                </a:lnTo>
                                <a:lnTo>
                                  <a:pt x="4087018" y="3655980"/>
                                </a:lnTo>
                                <a:lnTo>
                                  <a:pt x="4117086" y="3662045"/>
                                </a:lnTo>
                                <a:lnTo>
                                  <a:pt x="5750941" y="3662045"/>
                                </a:lnTo>
                                <a:lnTo>
                                  <a:pt x="5780934" y="3655980"/>
                                </a:lnTo>
                                <a:lnTo>
                                  <a:pt x="5805439" y="3639439"/>
                                </a:lnTo>
                                <a:lnTo>
                                  <a:pt x="5821967" y="3614896"/>
                                </a:lnTo>
                                <a:lnTo>
                                  <a:pt x="5828030" y="3584829"/>
                                </a:lnTo>
                                <a:lnTo>
                                  <a:pt x="5828030" y="3276346"/>
                                </a:lnTo>
                                <a:lnTo>
                                  <a:pt x="5821967" y="3246278"/>
                                </a:lnTo>
                                <a:lnTo>
                                  <a:pt x="5805439" y="3221736"/>
                                </a:lnTo>
                                <a:lnTo>
                                  <a:pt x="5780934" y="3205194"/>
                                </a:lnTo>
                                <a:lnTo>
                                  <a:pt x="5750941" y="3199129"/>
                                </a:lnTo>
                                <a:lnTo>
                                  <a:pt x="4117086" y="3199129"/>
                                </a:lnTo>
                                <a:close/>
                              </a:path>
                              <a:path w="6474460" h="4356100">
                                <a:moveTo>
                                  <a:pt x="4152773" y="3903345"/>
                                </a:moveTo>
                                <a:lnTo>
                                  <a:pt x="4123412" y="3909274"/>
                                </a:lnTo>
                                <a:lnTo>
                                  <a:pt x="4099433" y="3925443"/>
                                </a:lnTo>
                                <a:lnTo>
                                  <a:pt x="4083264" y="3949422"/>
                                </a:lnTo>
                                <a:lnTo>
                                  <a:pt x="4077335" y="3978783"/>
                                </a:lnTo>
                                <a:lnTo>
                                  <a:pt x="4077335" y="4280662"/>
                                </a:lnTo>
                                <a:lnTo>
                                  <a:pt x="4083264" y="4310022"/>
                                </a:lnTo>
                                <a:lnTo>
                                  <a:pt x="4099433" y="4334002"/>
                                </a:lnTo>
                                <a:lnTo>
                                  <a:pt x="4123412" y="4350170"/>
                                </a:lnTo>
                                <a:lnTo>
                                  <a:pt x="4152773" y="4356100"/>
                                </a:lnTo>
                                <a:lnTo>
                                  <a:pt x="5790057" y="4356100"/>
                                </a:lnTo>
                                <a:lnTo>
                                  <a:pt x="5819417" y="4350170"/>
                                </a:lnTo>
                                <a:lnTo>
                                  <a:pt x="5843396" y="4334002"/>
                                </a:lnTo>
                                <a:lnTo>
                                  <a:pt x="5859565" y="4310022"/>
                                </a:lnTo>
                                <a:lnTo>
                                  <a:pt x="5865495" y="4280662"/>
                                </a:lnTo>
                                <a:lnTo>
                                  <a:pt x="5865495" y="3978783"/>
                                </a:lnTo>
                                <a:lnTo>
                                  <a:pt x="5859565" y="3949422"/>
                                </a:lnTo>
                                <a:lnTo>
                                  <a:pt x="5843396" y="3925443"/>
                                </a:lnTo>
                                <a:lnTo>
                                  <a:pt x="5819417" y="3909274"/>
                                </a:lnTo>
                                <a:lnTo>
                                  <a:pt x="5790057" y="3903345"/>
                                </a:lnTo>
                                <a:lnTo>
                                  <a:pt x="4152773" y="3903345"/>
                                </a:lnTo>
                                <a:close/>
                              </a:path>
                            </a:pathLst>
                          </a:custGeom>
                          <a:ln w="19050">
                            <a:solidFill>
                              <a:srgbClr val="4EA72D"/>
                            </a:solidFill>
                            <a:prstDash val="solid"/>
                          </a:ln>
                        </wps:spPr>
                        <wps:bodyPr wrap="square" lIns="0" tIns="0" rIns="0" bIns="0" rtlCol="0">
                          <a:prstTxWarp prst="textNoShape">
                            <a:avLst/>
                          </a:prstTxWarp>
                          <a:noAutofit/>
                        </wps:bodyPr>
                      </wps:wsp>
                      <wps:wsp>
                        <wps:cNvPr id="9" name="Graphic 9"/>
                        <wps:cNvSpPr/>
                        <wps:spPr>
                          <a:xfrm>
                            <a:off x="3938270" y="2988310"/>
                            <a:ext cx="5080" cy="1172210"/>
                          </a:xfrm>
                          <a:custGeom>
                            <a:avLst/>
                            <a:gdLst/>
                            <a:ahLst/>
                            <a:cxnLst/>
                            <a:rect l="l" t="t" r="r" b="b"/>
                            <a:pathLst>
                              <a:path w="5080" h="1172210">
                                <a:moveTo>
                                  <a:pt x="0" y="0"/>
                                </a:moveTo>
                                <a:lnTo>
                                  <a:pt x="5080" y="1172210"/>
                                </a:lnTo>
                              </a:path>
                            </a:pathLst>
                          </a:custGeom>
                          <a:ln w="19050">
                            <a:solidFill>
                              <a:srgbClr val="155F82"/>
                            </a:solidFill>
                            <a:prstDash val="solid"/>
                          </a:ln>
                        </wps:spPr>
                        <wps:bodyPr wrap="square" lIns="0" tIns="0" rIns="0" bIns="0" rtlCol="0">
                          <a:prstTxWarp prst="textNoShape">
                            <a:avLst/>
                          </a:prstTxWarp>
                          <a:noAutofit/>
                        </wps:bodyPr>
                      </wps:wsp>
                      <wps:wsp>
                        <wps:cNvPr id="10" name="Graphic 10"/>
                        <wps:cNvSpPr/>
                        <wps:spPr>
                          <a:xfrm>
                            <a:off x="2549525" y="692149"/>
                            <a:ext cx="78740" cy="2052955"/>
                          </a:xfrm>
                          <a:custGeom>
                            <a:avLst/>
                            <a:gdLst/>
                            <a:ahLst/>
                            <a:cxnLst/>
                            <a:rect l="l" t="t" r="r" b="b"/>
                            <a:pathLst>
                              <a:path w="78740" h="2052955">
                                <a:moveTo>
                                  <a:pt x="76200" y="1976755"/>
                                </a:moveTo>
                                <a:lnTo>
                                  <a:pt x="47625" y="1976755"/>
                                </a:lnTo>
                                <a:lnTo>
                                  <a:pt x="47625" y="1513205"/>
                                </a:lnTo>
                                <a:lnTo>
                                  <a:pt x="28575" y="1513205"/>
                                </a:lnTo>
                                <a:lnTo>
                                  <a:pt x="28575" y="1976755"/>
                                </a:lnTo>
                                <a:lnTo>
                                  <a:pt x="0" y="1976755"/>
                                </a:lnTo>
                                <a:lnTo>
                                  <a:pt x="38100" y="2052955"/>
                                </a:lnTo>
                                <a:lnTo>
                                  <a:pt x="69850" y="1989455"/>
                                </a:lnTo>
                                <a:lnTo>
                                  <a:pt x="76200" y="1976755"/>
                                </a:lnTo>
                                <a:close/>
                              </a:path>
                              <a:path w="78740" h="2052955">
                                <a:moveTo>
                                  <a:pt x="78740" y="1114425"/>
                                </a:moveTo>
                                <a:lnTo>
                                  <a:pt x="50165" y="1114425"/>
                                </a:lnTo>
                                <a:lnTo>
                                  <a:pt x="50165" y="604520"/>
                                </a:lnTo>
                                <a:lnTo>
                                  <a:pt x="50165" y="585470"/>
                                </a:lnTo>
                                <a:lnTo>
                                  <a:pt x="48895" y="585470"/>
                                </a:lnTo>
                                <a:lnTo>
                                  <a:pt x="48895" y="0"/>
                                </a:lnTo>
                                <a:lnTo>
                                  <a:pt x="29845" y="0"/>
                                </a:lnTo>
                                <a:lnTo>
                                  <a:pt x="29845" y="604520"/>
                                </a:lnTo>
                                <a:lnTo>
                                  <a:pt x="31115" y="604520"/>
                                </a:lnTo>
                                <a:lnTo>
                                  <a:pt x="31115" y="1114425"/>
                                </a:lnTo>
                                <a:lnTo>
                                  <a:pt x="2540" y="1114425"/>
                                </a:lnTo>
                                <a:lnTo>
                                  <a:pt x="40640" y="1190625"/>
                                </a:lnTo>
                                <a:lnTo>
                                  <a:pt x="72390" y="1127125"/>
                                </a:lnTo>
                                <a:lnTo>
                                  <a:pt x="78740" y="1114425"/>
                                </a:lnTo>
                                <a:close/>
                              </a:path>
                            </a:pathLst>
                          </a:custGeom>
                          <a:solidFill>
                            <a:srgbClr val="155F82"/>
                          </a:solidFill>
                        </wps:spPr>
                        <wps:bodyPr wrap="square" lIns="0" tIns="0" rIns="0" bIns="0" rtlCol="0">
                          <a:prstTxWarp prst="textNoShape">
                            <a:avLst/>
                          </a:prstTxWarp>
                          <a:noAutofit/>
                        </wps:bodyPr>
                      </wps:wsp>
                      <wps:wsp>
                        <wps:cNvPr id="11" name="Graphic 11"/>
                        <wps:cNvSpPr/>
                        <wps:spPr>
                          <a:xfrm>
                            <a:off x="2590164" y="1262380"/>
                            <a:ext cx="1467485" cy="1270"/>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12" name="Graphic 12"/>
                        <wps:cNvSpPr/>
                        <wps:spPr>
                          <a:xfrm>
                            <a:off x="2059304" y="2737485"/>
                            <a:ext cx="1043940" cy="1270"/>
                          </a:xfrm>
                          <a:custGeom>
                            <a:avLst/>
                            <a:gdLst/>
                            <a:ahLst/>
                            <a:cxnLst/>
                            <a:rect l="l" t="t" r="r" b="b"/>
                            <a:pathLst>
                              <a:path w="1043940">
                                <a:moveTo>
                                  <a:pt x="0" y="0"/>
                                </a:moveTo>
                                <a:lnTo>
                                  <a:pt x="1043939" y="0"/>
                                </a:lnTo>
                              </a:path>
                            </a:pathLst>
                          </a:custGeom>
                          <a:ln w="19050">
                            <a:solidFill>
                              <a:srgbClr val="2E5395"/>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8" cstate="print"/>
                          <a:stretch>
                            <a:fillRect/>
                          </a:stretch>
                        </pic:blipFill>
                        <pic:spPr>
                          <a:xfrm>
                            <a:off x="3937634" y="3409569"/>
                            <a:ext cx="120015" cy="76072"/>
                          </a:xfrm>
                          <a:prstGeom prst="rect">
                            <a:avLst/>
                          </a:prstGeom>
                        </pic:spPr>
                      </pic:pic>
                      <pic:pic xmlns:pic="http://schemas.openxmlformats.org/drawingml/2006/picture">
                        <pic:nvPicPr>
                          <pic:cNvPr id="14" name="Image 14"/>
                          <pic:cNvPicPr/>
                        </pic:nvPicPr>
                        <pic:blipFill>
                          <a:blip r:embed="rId18" cstate="print"/>
                          <a:stretch>
                            <a:fillRect/>
                          </a:stretch>
                        </pic:blipFill>
                        <pic:spPr>
                          <a:xfrm>
                            <a:off x="3937634" y="4117594"/>
                            <a:ext cx="149225" cy="76072"/>
                          </a:xfrm>
                          <a:prstGeom prst="rect">
                            <a:avLst/>
                          </a:prstGeom>
                        </pic:spPr>
                      </pic:pic>
                      <wps:wsp>
                        <wps:cNvPr id="15" name="Textbox 15"/>
                        <wps:cNvSpPr txBox="1"/>
                        <wps:spPr>
                          <a:xfrm>
                            <a:off x="1257300" y="95267"/>
                            <a:ext cx="2642235" cy="513715"/>
                          </a:xfrm>
                          <a:prstGeom prst="rect">
                            <a:avLst/>
                          </a:prstGeom>
                        </wps:spPr>
                        <wps:txbx>
                          <w:txbxContent>
                            <w:p w14:paraId="77D83340" w14:textId="77777777" w:rsidR="005D10B7" w:rsidRDefault="0094378C">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(n</w:t>
                              </w:r>
                              <w:r>
                                <w:rPr>
                                  <w:rFonts w:ascii="Calibri" w:hAnsi="Calibri"/>
                                  <w:spacing w:val="-13"/>
                                  <w:w w:val="105"/>
                                </w:rPr>
                                <w:t xml:space="preserve"> </w:t>
                              </w:r>
                              <w:r>
                                <w:rPr>
                                  <w:rFonts w:ascii="Calibri" w:hAnsi="Calibri"/>
                                  <w:w w:val="105"/>
                                </w:rPr>
                                <w:t>=</w:t>
                              </w:r>
                              <w:r>
                                <w:rPr>
                                  <w:rFonts w:ascii="Calibri" w:hAnsi="Calibri"/>
                                  <w:spacing w:val="-3"/>
                                  <w:w w:val="105"/>
                                </w:rPr>
                                <w:t xml:space="preserve"> </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16" name="Textbox 16"/>
                        <wps:cNvSpPr txBox="1"/>
                        <wps:spPr>
                          <a:xfrm>
                            <a:off x="4519548" y="1016271"/>
                            <a:ext cx="1509395" cy="510540"/>
                          </a:xfrm>
                          <a:prstGeom prst="rect">
                            <a:avLst/>
                          </a:prstGeom>
                        </wps:spPr>
                        <wps:txbx>
                          <w:txbxContent>
                            <w:p w14:paraId="0FA87F60" w14:textId="77777777" w:rsidR="005D10B7" w:rsidRDefault="0094378C">
                              <w:pPr>
                                <w:spacing w:line="237" w:lineRule="auto"/>
                                <w:ind w:left="2" w:right="20"/>
                                <w:jc w:val="center"/>
                                <w:rPr>
                                  <w:rFonts w:ascii="Calibri"/>
                                </w:rPr>
                              </w:pPr>
                              <w:r>
                                <w:rPr>
                                  <w:rFonts w:ascii="Calibri"/>
                                  <w:w w:val="105"/>
                                </w:rPr>
                                <w:t>Excluded</w:t>
                              </w:r>
                              <w:r>
                                <w:rPr>
                                  <w:rFonts w:ascii="Calibri"/>
                                  <w:spacing w:val="-2"/>
                                  <w:w w:val="105"/>
                                </w:rPr>
                                <w:t xml:space="preserve"> </w:t>
                              </w:r>
                              <w:r>
                                <w:rPr>
                                  <w:rFonts w:ascii="Calibri"/>
                                  <w:w w:val="105"/>
                                </w:rPr>
                                <w:t>26: No consent Incomplete</w:t>
                              </w:r>
                              <w:r>
                                <w:rPr>
                                  <w:rFonts w:ascii="Calibri"/>
                                  <w:spacing w:val="-5"/>
                                  <w:w w:val="105"/>
                                </w:rPr>
                                <w:t xml:space="preserve"> </w:t>
                              </w:r>
                              <w:r>
                                <w:rPr>
                                  <w:rFonts w:ascii="Calibri"/>
                                  <w:w w:val="105"/>
                                </w:rPr>
                                <w:t>data</w:t>
                              </w:r>
                            </w:p>
                            <w:p w14:paraId="4E2B50A7" w14:textId="77777777" w:rsidR="005D10B7" w:rsidRDefault="0094378C">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17" name="Textbox 17"/>
                        <wps:cNvSpPr txBox="1"/>
                        <wps:spPr>
                          <a:xfrm>
                            <a:off x="2057780" y="1953150"/>
                            <a:ext cx="1061085" cy="170815"/>
                          </a:xfrm>
                          <a:prstGeom prst="rect">
                            <a:avLst/>
                          </a:prstGeom>
                        </wps:spPr>
                        <wps:txbx>
                          <w:txbxContent>
                            <w:p w14:paraId="22CCAA89" w14:textId="77777777" w:rsidR="005D10B7" w:rsidRDefault="0094378C">
                              <w:pPr>
                                <w:spacing w:line="266" w:lineRule="exact"/>
                                <w:rPr>
                                  <w:rFonts w:ascii="Calibri"/>
                                </w:rPr>
                              </w:pPr>
                              <w:r>
                                <w:rPr>
                                  <w:rFonts w:ascii="Calibri"/>
                                  <w:w w:val="105"/>
                                </w:rPr>
                                <w:t>Enrolled</w:t>
                              </w:r>
                              <w:r>
                                <w:rPr>
                                  <w:rFonts w:ascii="Calibri"/>
                                  <w:spacing w:val="-8"/>
                                  <w:w w:val="105"/>
                                </w:rPr>
                                <w:t xml:space="preserve"> </w:t>
                              </w:r>
                              <w:r>
                                <w:rPr>
                                  <w:rFonts w:ascii="Calibri"/>
                                  <w:w w:val="105"/>
                                </w:rPr>
                                <w:t>(n</w:t>
                              </w:r>
                              <w:r>
                                <w:rPr>
                                  <w:rFonts w:ascii="Calibri"/>
                                  <w:spacing w:val="-10"/>
                                  <w:w w:val="105"/>
                                </w:rPr>
                                <w:t xml:space="preserve"> </w:t>
                              </w:r>
                              <w:r>
                                <w:rPr>
                                  <w:rFonts w:ascii="Calibri"/>
                                  <w:w w:val="105"/>
                                </w:rPr>
                                <w:t>=</w:t>
                              </w:r>
                              <w:r>
                                <w:rPr>
                                  <w:rFonts w:ascii="Calibri"/>
                                  <w:spacing w:val="-6"/>
                                  <w:w w:val="105"/>
                                </w:rPr>
                                <w:t xml:space="preserve"> </w:t>
                              </w:r>
                              <w:r>
                                <w:rPr>
                                  <w:rFonts w:ascii="Calibri"/>
                                  <w:spacing w:val="-4"/>
                                  <w:w w:val="105"/>
                                </w:rPr>
                                <w:t>563)</w:t>
                              </w:r>
                            </w:p>
                          </w:txbxContent>
                        </wps:txbx>
                        <wps:bodyPr wrap="square" lIns="0" tIns="0" rIns="0" bIns="0" rtlCol="0">
                          <a:noAutofit/>
                        </wps:bodyPr>
                      </wps:wsp>
                      <wps:wsp>
                        <wps:cNvPr id="18" name="Textbox 18"/>
                        <wps:cNvSpPr txBox="1"/>
                        <wps:spPr>
                          <a:xfrm>
                            <a:off x="142557" y="2550050"/>
                            <a:ext cx="1802764" cy="342265"/>
                          </a:xfrm>
                          <a:prstGeom prst="rect">
                            <a:avLst/>
                          </a:prstGeom>
                        </wps:spPr>
                        <wps:txbx>
                          <w:txbxContent>
                            <w:p w14:paraId="2B56FAEF" w14:textId="49207F29" w:rsidR="005D10B7" w:rsidRDefault="00BA1BED">
                              <w:pPr>
                                <w:spacing w:line="242" w:lineRule="auto"/>
                                <w:ind w:right="18" w:firstLine="210"/>
                                <w:rPr>
                                  <w:rFonts w:ascii="Calibri"/>
                                </w:rPr>
                              </w:pPr>
                              <w:r>
                                <w:rPr>
                                  <w:rFonts w:ascii="Calibri"/>
                                  <w:w w:val="105"/>
                                </w:rPr>
                                <w:t xml:space="preserve">Excluded </w:t>
                              </w:r>
                              <w:r w:rsidR="0094378C">
                                <w:rPr>
                                  <w:rFonts w:ascii="Calibri"/>
                                  <w:w w:val="105"/>
                                </w:rPr>
                                <w:t>Adrenal Insufficiency</w:t>
                              </w:r>
                              <w:r w:rsidR="0094378C">
                                <w:rPr>
                                  <w:rFonts w:ascii="Calibri"/>
                                  <w:spacing w:val="-12"/>
                                  <w:w w:val="105"/>
                                </w:rPr>
                                <w:t xml:space="preserve"> </w:t>
                              </w:r>
                              <w:r w:rsidR="0094378C">
                                <w:rPr>
                                  <w:rFonts w:ascii="Calibri"/>
                                  <w:w w:val="105"/>
                                </w:rPr>
                                <w:t>(Non-AI)</w:t>
                              </w:r>
                              <w:r w:rsidR="0094378C">
                                <w:rPr>
                                  <w:rFonts w:ascii="Calibri"/>
                                  <w:spacing w:val="-10"/>
                                  <w:w w:val="105"/>
                                </w:rPr>
                                <w:t xml:space="preserve"> </w:t>
                              </w:r>
                              <w:r w:rsidR="0094378C">
                                <w:rPr>
                                  <w:rFonts w:ascii="Calibri"/>
                                  <w:w w:val="105"/>
                                </w:rPr>
                                <w:t>(n=492)</w:t>
                              </w:r>
                            </w:p>
                          </w:txbxContent>
                        </wps:txbx>
                        <wps:bodyPr wrap="square" lIns="0" tIns="0" rIns="0" bIns="0" rtlCol="0">
                          <a:noAutofit/>
                        </wps:bodyPr>
                      </wps:wsp>
                      <wps:wsp>
                        <wps:cNvPr id="19" name="Textbox 19"/>
                        <wps:cNvSpPr txBox="1"/>
                        <wps:spPr>
                          <a:xfrm>
                            <a:off x="3261739" y="2333626"/>
                            <a:ext cx="1729361" cy="714374"/>
                          </a:xfrm>
                          <a:prstGeom prst="rect">
                            <a:avLst/>
                          </a:prstGeom>
                        </wps:spPr>
                        <wps:txbx>
                          <w:txbxContent>
                            <w:p w14:paraId="3EEE2AA5" w14:textId="77777777" w:rsidR="005E2023" w:rsidRDefault="005E2023">
                              <w:pPr>
                                <w:spacing w:line="242" w:lineRule="auto"/>
                                <w:ind w:right="18" w:firstLine="355"/>
                                <w:rPr>
                                  <w:rFonts w:ascii="Calibri"/>
                                  <w:w w:val="105"/>
                                </w:rPr>
                              </w:pPr>
                            </w:p>
                            <w:p w14:paraId="769C3211" w14:textId="7E69E11E" w:rsidR="005D10B7" w:rsidRDefault="00BA1BED">
                              <w:pPr>
                                <w:spacing w:line="242" w:lineRule="auto"/>
                                <w:ind w:right="18" w:firstLine="355"/>
                                <w:rPr>
                                  <w:rFonts w:ascii="Calibri"/>
                                </w:rPr>
                              </w:pPr>
                              <w:r>
                                <w:rPr>
                                  <w:rFonts w:ascii="Calibri"/>
                                  <w:w w:val="105"/>
                                </w:rPr>
                                <w:t xml:space="preserve">Confirmed Adrenal  </w:t>
                              </w:r>
                              <w:r w:rsidR="0094378C">
                                <w:rPr>
                                  <w:rFonts w:ascii="Calibri"/>
                                  <w:w w:val="105"/>
                                </w:rPr>
                                <w:t xml:space="preserve"> Insufficiency</w:t>
                              </w:r>
                              <w:r w:rsidR="0094378C">
                                <w:rPr>
                                  <w:rFonts w:ascii="Calibri"/>
                                  <w:spacing w:val="-14"/>
                                  <w:w w:val="105"/>
                                </w:rPr>
                                <w:t xml:space="preserve"> </w:t>
                              </w:r>
                              <w:r w:rsidR="0094378C">
                                <w:rPr>
                                  <w:rFonts w:ascii="Calibri"/>
                                  <w:w w:val="105"/>
                                </w:rPr>
                                <w:t>(AI)</w:t>
                              </w:r>
                              <w:r w:rsidR="0094378C">
                                <w:rPr>
                                  <w:rFonts w:ascii="Calibri"/>
                                  <w:spacing w:val="-13"/>
                                  <w:w w:val="105"/>
                                </w:rPr>
                                <w:t xml:space="preserve"> </w:t>
                              </w:r>
                              <w:r w:rsidR="0094378C">
                                <w:rPr>
                                  <w:rFonts w:ascii="Calibri"/>
                                  <w:w w:val="105"/>
                                </w:rPr>
                                <w:t>(n=56)</w:t>
                              </w:r>
                            </w:p>
                          </w:txbxContent>
                        </wps:txbx>
                        <wps:bodyPr wrap="square" lIns="0" tIns="0" rIns="0" bIns="0" rtlCol="0">
                          <a:noAutofit/>
                        </wps:bodyPr>
                      </wps:wsp>
                      <wps:wsp>
                        <wps:cNvPr id="20" name="Textbox 20"/>
                        <wps:cNvSpPr txBox="1"/>
                        <wps:spPr>
                          <a:xfrm>
                            <a:off x="4099349" y="3928681"/>
                            <a:ext cx="1763395" cy="421640"/>
                          </a:xfrm>
                          <a:prstGeom prst="rect">
                            <a:avLst/>
                          </a:prstGeom>
                        </wps:spPr>
                        <wps:txbx>
                          <w:txbxContent>
                            <w:p w14:paraId="7EC2F139" w14:textId="631159E1" w:rsidR="005D10B7" w:rsidRDefault="0094378C">
                              <w:pPr>
                                <w:spacing w:before="92"/>
                                <w:ind w:left="171" w:firstLine="320"/>
                                <w:rPr>
                                  <w:rFonts w:ascii="Calibri"/>
                                </w:rPr>
                              </w:pPr>
                              <w:r>
                                <w:rPr>
                                  <w:rFonts w:ascii="Calibri"/>
                                  <w:w w:val="105"/>
                                </w:rPr>
                                <w:t>Primary</w:t>
                              </w:r>
                              <w:r>
                                <w:rPr>
                                  <w:rFonts w:ascii="Calibri"/>
                                  <w:spacing w:val="-3"/>
                                  <w:w w:val="105"/>
                                </w:rPr>
                                <w:t xml:space="preserve"> </w:t>
                              </w:r>
                              <w:r>
                                <w:rPr>
                                  <w:rFonts w:ascii="Calibri"/>
                                  <w:w w:val="105"/>
                                </w:rPr>
                                <w:t>Adrenal</w:t>
                              </w:r>
                              <w:r w:rsidR="005E2023">
                                <w:rPr>
                                  <w:rFonts w:ascii="Calibri"/>
                                  <w:w w:val="105"/>
                                </w:rPr>
                                <w:t xml:space="preserve"> </w:t>
                              </w:r>
                              <w:r>
                                <w:rPr>
                                  <w:rFonts w:ascii="Calibri"/>
                                  <w:w w:val="105"/>
                                </w:rPr>
                                <w:t>Insufficiency</w:t>
                              </w:r>
                              <w:r>
                                <w:rPr>
                                  <w:rFonts w:ascii="Calibri"/>
                                  <w:spacing w:val="-13"/>
                                  <w:w w:val="105"/>
                                </w:rPr>
                                <w:t xml:space="preserve"> </w:t>
                              </w:r>
                              <w:r>
                                <w:rPr>
                                  <w:rFonts w:ascii="Calibri"/>
                                  <w:w w:val="105"/>
                                </w:rPr>
                                <w:t>(PAI)</w:t>
                              </w:r>
                              <w:r>
                                <w:rPr>
                                  <w:rFonts w:ascii="Calibri"/>
                                  <w:spacing w:val="-9"/>
                                  <w:w w:val="105"/>
                                </w:rPr>
                                <w:t xml:space="preserve"> </w:t>
                              </w:r>
                              <w:r>
                                <w:rPr>
                                  <w:rFonts w:ascii="Calibri"/>
                                  <w:w w:val="105"/>
                                </w:rPr>
                                <w:t>(n</w:t>
                              </w:r>
                              <w:r>
                                <w:rPr>
                                  <w:rFonts w:ascii="Calibri"/>
                                  <w:spacing w:val="-13"/>
                                  <w:w w:val="105"/>
                                </w:rPr>
                                <w:t xml:space="preserve"> </w:t>
                              </w:r>
                              <w:r>
                                <w:rPr>
                                  <w:rFonts w:ascii="Calibri"/>
                                  <w:w w:val="105"/>
                                </w:rPr>
                                <w:t>=</w:t>
                              </w:r>
                              <w:r>
                                <w:rPr>
                                  <w:rFonts w:ascii="Calibri"/>
                                  <w:spacing w:val="-9"/>
                                  <w:w w:val="105"/>
                                </w:rPr>
                                <w:t xml:space="preserve"> </w:t>
                              </w:r>
                              <w:r>
                                <w:rPr>
                                  <w:rFonts w:ascii="Calibri"/>
                                  <w:w w:val="105"/>
                                </w:rPr>
                                <w:t>11)</w:t>
                              </w:r>
                            </w:p>
                          </w:txbxContent>
                        </wps:txbx>
                        <wps:bodyPr wrap="square" lIns="0" tIns="0" rIns="0" bIns="0" rtlCol="0">
                          <a:noAutofit/>
                        </wps:bodyPr>
                      </wps:wsp>
                      <wps:wsp>
                        <wps:cNvPr id="21" name="Textbox 21"/>
                        <wps:cNvSpPr txBox="1"/>
                        <wps:spPr>
                          <a:xfrm>
                            <a:off x="4061952" y="3224720"/>
                            <a:ext cx="1763395" cy="431165"/>
                          </a:xfrm>
                          <a:prstGeom prst="rect">
                            <a:avLst/>
                          </a:prstGeom>
                        </wps:spPr>
                        <wps:txbx>
                          <w:txbxContent>
                            <w:p w14:paraId="64E5C9B3" w14:textId="2308B3F2" w:rsidR="005D10B7" w:rsidRDefault="0094378C">
                              <w:pPr>
                                <w:spacing w:before="90"/>
                                <w:ind w:left="175" w:firstLine="175"/>
                                <w:rPr>
                                  <w:rFonts w:ascii="Calibri"/>
                                </w:rPr>
                              </w:pPr>
                              <w:r>
                                <w:rPr>
                                  <w:rFonts w:ascii="Calibri"/>
                                  <w:w w:val="105"/>
                                </w:rPr>
                                <w:t>Secondary</w:t>
                              </w:r>
                              <w:r>
                                <w:rPr>
                                  <w:rFonts w:ascii="Calibri"/>
                                  <w:spacing w:val="-3"/>
                                  <w:w w:val="105"/>
                                </w:rPr>
                                <w:t xml:space="preserve"> </w:t>
                              </w:r>
                              <w:r>
                                <w:rPr>
                                  <w:rFonts w:ascii="Calibri"/>
                                  <w:w w:val="105"/>
                                </w:rPr>
                                <w:t>Adrenal Insufficiency</w:t>
                              </w:r>
                              <w:r>
                                <w:rPr>
                                  <w:rFonts w:ascii="Calibri"/>
                                  <w:spacing w:val="-10"/>
                                  <w:w w:val="105"/>
                                </w:rPr>
                                <w:t xml:space="preserve"> </w:t>
                              </w:r>
                              <w:r>
                                <w:rPr>
                                  <w:rFonts w:ascii="Calibri"/>
                                  <w:w w:val="105"/>
                                </w:rPr>
                                <w:t>(SAI)</w:t>
                              </w:r>
                              <w:r>
                                <w:rPr>
                                  <w:rFonts w:ascii="Calibri"/>
                                  <w:spacing w:val="-6"/>
                                  <w:w w:val="105"/>
                                </w:rPr>
                                <w:t xml:space="preserve"> </w:t>
                              </w:r>
                              <w:r>
                                <w:rPr>
                                  <w:rFonts w:ascii="Calibri"/>
                                  <w:w w:val="105"/>
                                </w:rPr>
                                <w:t>(n</w:t>
                              </w:r>
                              <w:r>
                                <w:rPr>
                                  <w:rFonts w:ascii="Calibri"/>
                                  <w:spacing w:val="-10"/>
                                  <w:w w:val="105"/>
                                </w:rPr>
                                <w:t xml:space="preserve"> </w:t>
                              </w:r>
                              <w:r>
                                <w:rPr>
                                  <w:rFonts w:ascii="Calibri"/>
                                  <w:w w:val="105"/>
                                </w:rPr>
                                <w:t>=</w:t>
                              </w:r>
                              <w:r>
                                <w:rPr>
                                  <w:rFonts w:ascii="Calibri"/>
                                  <w:spacing w:val="-6"/>
                                  <w:w w:val="105"/>
                                </w:rPr>
                                <w:t xml:space="preserve"> </w:t>
                              </w:r>
                              <w:r>
                                <w:rPr>
                                  <w:rFonts w:ascii="Calibri"/>
                                  <w:w w:val="105"/>
                                </w:rPr>
                                <w:t>45)</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11D5669" id="Group 7" o:spid="_x0000_s1026" style="position:absolute;margin-left:71.15pt;margin-top:21.5pt;width:477.15pt;height:333.85pt;z-index:-15727104;mso-wrap-distance-left:0;mso-wrap-distance-right:0;mso-position-horizontal-relative:page;mso-width-relative:margin;mso-height-relative:margin" coordorigin="199,95" coordsize="64744,43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">
                <v:shape id="Graphic 8" o:spid="_x0000_s1027" style="position:absolute;left:199;top:95;width:64744;height:43561;visibility:visible;mso-wrap-style:square;v-text-anchor:top" coordsize="6474460,435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" path="m62712,2468245r-24409,4927l18368,2486612,4928,2506553,,2530983r,376174l4928,2931586r13440,19941l38303,2964967r24409,4928l1987041,2969895r24430,-4928l2031412,2951527r13440,-19941l2049779,2907157r,-376174l2044852,2506553r-13440,-19941l2011471,2473172r-24430,-4927l62712,2468245xem3177159,2455545r-34199,6909l3115024,2481294r-18840,27936l3089275,2543429r,351282l3096184,2928909r18840,27936l3142960,2975685r34199,6910l4739386,2982595r34198,-6910l4801520,2956845r18840,-27936l4827270,2894711r,-351282l4820360,2509230r-18840,-27936l4773584,2462454r-34198,-6909l3177159,2455545xem1146048,r-44675,9026l1064879,33639r-24613,36494l1031240,114807r,459360l1040266,618841r24613,36494l1101373,679948r44675,9027l3976497,688975r44674,-9027l4057665,655335r24613,-36494l4091304,574167r,-459360l4082278,70133,4057665,33639,4021171,9026,3976497,,1146048,xem1870456,1873250r-20412,4121l1833372,1888601r-11244,16635l1818004,1925574r,209550l1822128,2155535r11244,16673l1850044,2183451r20412,4124l3271266,2187575r20337,-4124l3308238,2172208r11230,-16673l3323590,2135124r,-209550l3319468,1905236r-11230,-16635l3291603,1877371r-20337,-4121l1870456,1873250xem4149216,921384r-42588,8585l4071874,953389r-23420,34754l4039869,1030732r,437260l4048454,1510581r23420,34755l4106628,1568755r42588,8584l6365113,1577339r42588,-8584l6442456,1545336r23419,-34755l6474460,1467992r,-437260l6465875,988143r-23420,-34754l6407701,929969r-42588,-8585l4149216,921384xem4117086,3199129r-30068,6065l4062476,3221736r-16542,24542l4039869,3276346r,308483l4045934,3614896r16542,24543l4087018,3655980r30068,6065l5750941,3662045r29993,-6065l5805439,3639439r16528,-24543l5828030,3584829r,-308483l5821967,3246278r-16528,-24542l5780934,3205194r-29993,-6065l4117086,3199129xem4152773,3903345r-29361,5929l4099433,3925443r-16169,23979l4077335,3978783r,301879l4083264,4310022r16169,23980l4123412,4350170r29361,5930l5790057,4356100r29360,-5930l5843396,4334002r16169,-23980l5865495,4280662r,-301879l5859565,3949422r-16169,-23979l5819417,3909274r-29360,-5929l4152773,3903345xe" filled="f" strokecolor="#4ea72d" strokeweight="1.5pt">
                  <v:path arrowok="t"/>
                </v:shape>
                <v:shape id="Graphic 9" o:spid="_x0000_s1028" style="position:absolute;left:39382;top:29883;width:51;height:11722;visibility:visible;mso-wrap-style:square;v-text-anchor:top" coordsize="5080,11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" path="m,l5080,1172210e" filled="f" strokecolor="#155f82" strokeweight="1.5pt">
                  <v:path arrowok="t"/>
                </v:shape>
                <v:shape id="Graphic 10" o:spid="_x0000_s1029" style="position:absolute;left:25495;top:6921;width:787;height:20530;visibility:visible;mso-wrap-style:square;v-text-anchor:top" coordsize="78740,205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" path="m76200,1976755r-28575,l47625,1513205r-19050,l28575,1976755r-28575,l38100,2052955r31750,-63500l76200,1976755xem78740,1114425r-28575,l50165,604520r,-19050l48895,585470,48895,,29845,r,604520l31115,604520r,509905l2540,1114425r38100,76200l72390,1127125r6350,-12700xe" fillcolor="#155f82" stroked="f">
                  <v:path arrowok="t"/>
                </v:shape>
                <v:shape id="Graphic 11" o:spid="_x0000_s1030" style="position:absolute;left:25901;top:12623;width:14675;height:13;visibility:visible;mso-wrap-style:square;v-text-anchor:top" coordsize="1467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" path="m1467485,l,e" filled="f" strokecolor="#155f82" strokeweight="1.5pt">
                  <v:path arrowok="t"/>
                </v:shape>
                <v:shape id="Graphic 12" o:spid="_x0000_s1031" style="position:absolute;left:20593;top:27374;width:10439;height:13;visibility:visible;mso-wrap-style:square;v-text-anchor:top" coordsize="1043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" path="m,l1043939,e" filled="f" strokecolor="#2e5395"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32" type="#_x0000_t75" style="position:absolute;left:39376;top:34095;width:1200;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">
                  <v:imagedata r:id="rId19" o:title=""/>
                </v:shape>
                <v:shape id="Image 14" o:spid="_x0000_s1033" type="#_x0000_t75" style="position:absolute;left:39376;top:41175;width:1492;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">
                  <v:imagedata r:id="rId19" o:title=""/>
                </v:shape>
                <v:shapetype id="_x0000_t202" coordsize="21600,21600" o:spt="202" path="m,l,21600r21600,l21600,xe">
                  <v:stroke joinstyle="miter"/>
                  <v:path gradientshapeok="t" o:connecttype="rect"/>
                </v:shapetype>
                <v:shape id="Textbox 15" o:spid="_x0000_s1034" type="#_x0000_t202" style="position:absolute;left:12573;top:952;width:26422;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" filled="f" stroked="f">
                  <v:textbox inset="0,0,0,0">
                    <w:txbxContent>
                      <w:p w14:paraId="77D83340" w14:textId="77777777" w:rsidR="005D10B7" w:rsidRDefault="0094378C">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(n</w:t>
                        </w:r>
                        <w:r>
                          <w:rPr>
                            <w:rFonts w:ascii="Calibri" w:hAnsi="Calibri"/>
                            <w:spacing w:val="-13"/>
                            <w:w w:val="105"/>
                          </w:rPr>
                          <w:t xml:space="preserve"> </w:t>
                        </w:r>
                        <w:r>
                          <w:rPr>
                            <w:rFonts w:ascii="Calibri" w:hAnsi="Calibri"/>
                            <w:w w:val="105"/>
                          </w:rPr>
                          <w:t>=</w:t>
                        </w:r>
                        <w:r>
                          <w:rPr>
                            <w:rFonts w:ascii="Calibri" w:hAnsi="Calibri"/>
                            <w:spacing w:val="-3"/>
                            <w:w w:val="105"/>
                          </w:rPr>
                          <w:t xml:space="preserve"> </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35" type="#_x0000_t202" style="position:absolute;left:45195;top:10162;width:15094;height:5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" filled="f" stroked="f">
                  <v:textbox inset="0,0,0,0">
                    <w:txbxContent>
                      <w:p w14:paraId="0FA87F60" w14:textId="77777777" w:rsidR="005D10B7" w:rsidRDefault="0094378C">
                        <w:pPr>
                          <w:spacing w:line="237" w:lineRule="auto"/>
                          <w:ind w:left="2" w:right="20"/>
                          <w:jc w:val="center"/>
                          <w:rPr>
                            <w:rFonts w:ascii="Calibri"/>
                          </w:rPr>
                        </w:pPr>
                        <w:r>
                          <w:rPr>
                            <w:rFonts w:ascii="Calibri"/>
                            <w:w w:val="105"/>
                          </w:rPr>
                          <w:t>Excluded</w:t>
                        </w:r>
                        <w:r>
                          <w:rPr>
                            <w:rFonts w:ascii="Calibri"/>
                            <w:spacing w:val="-2"/>
                            <w:w w:val="105"/>
                          </w:rPr>
                          <w:t xml:space="preserve"> </w:t>
                        </w:r>
                        <w:r>
                          <w:rPr>
                            <w:rFonts w:ascii="Calibri"/>
                            <w:w w:val="105"/>
                          </w:rPr>
                          <w:t>26: No consent Incomplete</w:t>
                        </w:r>
                        <w:r>
                          <w:rPr>
                            <w:rFonts w:ascii="Calibri"/>
                            <w:spacing w:val="-5"/>
                            <w:w w:val="105"/>
                          </w:rPr>
                          <w:t xml:space="preserve"> </w:t>
                        </w:r>
                        <w:r>
                          <w:rPr>
                            <w:rFonts w:ascii="Calibri"/>
                            <w:w w:val="105"/>
                          </w:rPr>
                          <w:t>data</w:t>
                        </w:r>
                      </w:p>
                      <w:p w14:paraId="4E2B50A7" w14:textId="77777777" w:rsidR="005D10B7" w:rsidRDefault="0094378C">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36" type="#_x0000_t202" style="position:absolute;left:20577;top:19531;width:1061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" filled="f" stroked="f">
                  <v:textbox inset="0,0,0,0">
                    <w:txbxContent>
                      <w:p w14:paraId="22CCAA89" w14:textId="77777777" w:rsidR="005D10B7" w:rsidRDefault="0094378C">
                        <w:pPr>
                          <w:spacing w:line="266" w:lineRule="exact"/>
                          <w:rPr>
                            <w:rFonts w:ascii="Calibri"/>
                          </w:rPr>
                        </w:pPr>
                        <w:r>
                          <w:rPr>
                            <w:rFonts w:ascii="Calibri"/>
                            <w:w w:val="105"/>
                          </w:rPr>
                          <w:t>Enrolled</w:t>
                        </w:r>
                        <w:r>
                          <w:rPr>
                            <w:rFonts w:ascii="Calibri"/>
                            <w:spacing w:val="-8"/>
                            <w:w w:val="105"/>
                          </w:rPr>
                          <w:t xml:space="preserve"> </w:t>
                        </w:r>
                        <w:r>
                          <w:rPr>
                            <w:rFonts w:ascii="Calibri"/>
                            <w:w w:val="105"/>
                          </w:rPr>
                          <w:t>(n</w:t>
                        </w:r>
                        <w:r>
                          <w:rPr>
                            <w:rFonts w:ascii="Calibri"/>
                            <w:spacing w:val="-10"/>
                            <w:w w:val="105"/>
                          </w:rPr>
                          <w:t xml:space="preserve"> </w:t>
                        </w:r>
                        <w:r>
                          <w:rPr>
                            <w:rFonts w:ascii="Calibri"/>
                            <w:w w:val="105"/>
                          </w:rPr>
                          <w:t>=</w:t>
                        </w:r>
                        <w:r>
                          <w:rPr>
                            <w:rFonts w:ascii="Calibri"/>
                            <w:spacing w:val="-6"/>
                            <w:w w:val="105"/>
                          </w:rPr>
                          <w:t xml:space="preserve"> </w:t>
                        </w:r>
                        <w:r>
                          <w:rPr>
                            <w:rFonts w:ascii="Calibri"/>
                            <w:spacing w:val="-4"/>
                            <w:w w:val="105"/>
                          </w:rPr>
                          <w:t>563)</w:t>
                        </w:r>
                      </w:p>
                    </w:txbxContent>
                  </v:textbox>
                </v:shape>
                <v:shape id="Textbox 18" o:spid="_x0000_s1037" type="#_x0000_t202" style="position:absolute;left:1425;top:25500;width:18028;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" filled="f" stroked="f">
                  <v:textbox inset="0,0,0,0">
                    <w:txbxContent>
                      <w:p w14:paraId="2B56FAEF" w14:textId="49207F29" w:rsidR="005D10B7" w:rsidRDefault="00BA1BED">
                        <w:pPr>
                          <w:spacing w:line="242" w:lineRule="auto"/>
                          <w:ind w:right="18" w:firstLine="210"/>
                          <w:rPr>
                            <w:rFonts w:ascii="Calibri"/>
                          </w:rPr>
                        </w:pPr>
                        <w:r>
                          <w:rPr>
                            <w:rFonts w:ascii="Calibri"/>
                            <w:w w:val="105"/>
                          </w:rPr>
                          <w:t xml:space="preserve">Excluded </w:t>
                        </w:r>
                        <w:r w:rsidR="0094378C">
                          <w:rPr>
                            <w:rFonts w:ascii="Calibri"/>
                            <w:w w:val="105"/>
                          </w:rPr>
                          <w:t>Adrenal Insufficiency</w:t>
                        </w:r>
                        <w:r w:rsidR="0094378C">
                          <w:rPr>
                            <w:rFonts w:ascii="Calibri"/>
                            <w:spacing w:val="-12"/>
                            <w:w w:val="105"/>
                          </w:rPr>
                          <w:t xml:space="preserve"> </w:t>
                        </w:r>
                        <w:r w:rsidR="0094378C">
                          <w:rPr>
                            <w:rFonts w:ascii="Calibri"/>
                            <w:w w:val="105"/>
                          </w:rPr>
                          <w:t>(Non-AI)</w:t>
                        </w:r>
                        <w:r w:rsidR="0094378C">
                          <w:rPr>
                            <w:rFonts w:ascii="Calibri"/>
                            <w:spacing w:val="-10"/>
                            <w:w w:val="105"/>
                          </w:rPr>
                          <w:t xml:space="preserve"> </w:t>
                        </w:r>
                        <w:r w:rsidR="0094378C">
                          <w:rPr>
                            <w:rFonts w:ascii="Calibri"/>
                            <w:w w:val="105"/>
                          </w:rPr>
                          <w:t>(n=492)</w:t>
                        </w:r>
                      </w:p>
                    </w:txbxContent>
                  </v:textbox>
                </v:shape>
                <v:shape id="Textbox 19" o:spid="_x0000_s1038" type="#_x0000_t202" style="position:absolute;left:32617;top:23336;width:17294;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" filled="f" stroked="f">
                  <v:textbox inset="0,0,0,0">
                    <w:txbxContent>
                      <w:p w14:paraId="3EEE2AA5" w14:textId="77777777" w:rsidR="005E2023" w:rsidRDefault="005E2023">
                        <w:pPr>
                          <w:spacing w:line="242" w:lineRule="auto"/>
                          <w:ind w:right="18" w:firstLine="355"/>
                          <w:rPr>
                            <w:rFonts w:ascii="Calibri"/>
                            <w:w w:val="105"/>
                          </w:rPr>
                        </w:pPr>
                      </w:p>
                      <w:p w14:paraId="769C3211" w14:textId="7E69E11E" w:rsidR="005D10B7" w:rsidRDefault="00BA1BED">
                        <w:pPr>
                          <w:spacing w:line="242" w:lineRule="auto"/>
                          <w:ind w:right="18" w:firstLine="355"/>
                          <w:rPr>
                            <w:rFonts w:ascii="Calibri"/>
                          </w:rPr>
                        </w:pPr>
                        <w:r>
                          <w:rPr>
                            <w:rFonts w:ascii="Calibri"/>
                            <w:w w:val="105"/>
                          </w:rPr>
                          <w:t xml:space="preserve">Confirmed Adrenal  </w:t>
                        </w:r>
                        <w:r w:rsidR="0094378C">
                          <w:rPr>
                            <w:rFonts w:ascii="Calibri"/>
                            <w:w w:val="105"/>
                          </w:rPr>
                          <w:t xml:space="preserve"> Insufficiency</w:t>
                        </w:r>
                        <w:r w:rsidR="0094378C">
                          <w:rPr>
                            <w:rFonts w:ascii="Calibri"/>
                            <w:spacing w:val="-14"/>
                            <w:w w:val="105"/>
                          </w:rPr>
                          <w:t xml:space="preserve"> </w:t>
                        </w:r>
                        <w:r w:rsidR="0094378C">
                          <w:rPr>
                            <w:rFonts w:ascii="Calibri"/>
                            <w:w w:val="105"/>
                          </w:rPr>
                          <w:t>(AI)</w:t>
                        </w:r>
                        <w:r w:rsidR="0094378C">
                          <w:rPr>
                            <w:rFonts w:ascii="Calibri"/>
                            <w:spacing w:val="-13"/>
                            <w:w w:val="105"/>
                          </w:rPr>
                          <w:t xml:space="preserve"> </w:t>
                        </w:r>
                        <w:r w:rsidR="0094378C">
                          <w:rPr>
                            <w:rFonts w:ascii="Calibri"/>
                            <w:w w:val="105"/>
                          </w:rPr>
                          <w:t>(n=56)</w:t>
                        </w:r>
                      </w:p>
                    </w:txbxContent>
                  </v:textbox>
                </v:shape>
                <v:shape id="Textbox 20" o:spid="_x0000_s1039" type="#_x0000_t202" style="position:absolute;left:40993;top:39286;width:17634;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" filled="f" stroked="f">
                  <v:textbox inset="0,0,0,0">
                    <w:txbxContent>
                      <w:p w14:paraId="7EC2F139" w14:textId="631159E1" w:rsidR="005D10B7" w:rsidRDefault="0094378C">
                        <w:pPr>
                          <w:spacing w:before="92"/>
                          <w:ind w:left="171" w:firstLine="320"/>
                          <w:rPr>
                            <w:rFonts w:ascii="Calibri"/>
                          </w:rPr>
                        </w:pPr>
                        <w:r>
                          <w:rPr>
                            <w:rFonts w:ascii="Calibri"/>
                            <w:w w:val="105"/>
                          </w:rPr>
                          <w:t>Primary</w:t>
                        </w:r>
                        <w:r>
                          <w:rPr>
                            <w:rFonts w:ascii="Calibri"/>
                            <w:spacing w:val="-3"/>
                            <w:w w:val="105"/>
                          </w:rPr>
                          <w:t xml:space="preserve"> </w:t>
                        </w:r>
                        <w:r>
                          <w:rPr>
                            <w:rFonts w:ascii="Calibri"/>
                            <w:w w:val="105"/>
                          </w:rPr>
                          <w:t>Adrenal</w:t>
                        </w:r>
                        <w:r w:rsidR="005E2023">
                          <w:rPr>
                            <w:rFonts w:ascii="Calibri"/>
                            <w:w w:val="105"/>
                          </w:rPr>
                          <w:t xml:space="preserve"> </w:t>
                        </w:r>
                        <w:r>
                          <w:rPr>
                            <w:rFonts w:ascii="Calibri"/>
                            <w:w w:val="105"/>
                          </w:rPr>
                          <w:t>Insufficiency</w:t>
                        </w:r>
                        <w:r>
                          <w:rPr>
                            <w:rFonts w:ascii="Calibri"/>
                            <w:spacing w:val="-13"/>
                            <w:w w:val="105"/>
                          </w:rPr>
                          <w:t xml:space="preserve"> </w:t>
                        </w:r>
                        <w:r>
                          <w:rPr>
                            <w:rFonts w:ascii="Calibri"/>
                            <w:w w:val="105"/>
                          </w:rPr>
                          <w:t>(PAI)</w:t>
                        </w:r>
                        <w:r>
                          <w:rPr>
                            <w:rFonts w:ascii="Calibri"/>
                            <w:spacing w:val="-9"/>
                            <w:w w:val="105"/>
                          </w:rPr>
                          <w:t xml:space="preserve"> </w:t>
                        </w:r>
                        <w:r>
                          <w:rPr>
                            <w:rFonts w:ascii="Calibri"/>
                            <w:w w:val="105"/>
                          </w:rPr>
                          <w:t>(n</w:t>
                        </w:r>
                        <w:r>
                          <w:rPr>
                            <w:rFonts w:ascii="Calibri"/>
                            <w:spacing w:val="-13"/>
                            <w:w w:val="105"/>
                          </w:rPr>
                          <w:t xml:space="preserve"> </w:t>
                        </w:r>
                        <w:r>
                          <w:rPr>
                            <w:rFonts w:ascii="Calibri"/>
                            <w:w w:val="105"/>
                          </w:rPr>
                          <w:t>=</w:t>
                        </w:r>
                        <w:r>
                          <w:rPr>
                            <w:rFonts w:ascii="Calibri"/>
                            <w:spacing w:val="-9"/>
                            <w:w w:val="105"/>
                          </w:rPr>
                          <w:t xml:space="preserve"> </w:t>
                        </w:r>
                        <w:r>
                          <w:rPr>
                            <w:rFonts w:ascii="Calibri"/>
                            <w:w w:val="105"/>
                          </w:rPr>
                          <w:t>11)</w:t>
                        </w:r>
                      </w:p>
                    </w:txbxContent>
                  </v:textbox>
                </v:shape>
                <v:shape id="Textbox 21" o:spid="_x0000_s1040" type="#_x0000_t202" style="position:absolute;left:40619;top:32247;width:17634;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" filled="f" stroked="f">
                  <v:textbox inset="0,0,0,0">
                    <w:txbxContent>
                      <w:p w14:paraId="64E5C9B3" w14:textId="2308B3F2" w:rsidR="005D10B7" w:rsidRDefault="0094378C">
                        <w:pPr>
                          <w:spacing w:before="90"/>
                          <w:ind w:left="175" w:firstLine="175"/>
                          <w:rPr>
                            <w:rFonts w:ascii="Calibri"/>
                          </w:rPr>
                        </w:pPr>
                        <w:r>
                          <w:rPr>
                            <w:rFonts w:ascii="Calibri"/>
                            <w:w w:val="105"/>
                          </w:rPr>
                          <w:t>Secondary</w:t>
                        </w:r>
                        <w:r>
                          <w:rPr>
                            <w:rFonts w:ascii="Calibri"/>
                            <w:spacing w:val="-3"/>
                            <w:w w:val="105"/>
                          </w:rPr>
                          <w:t xml:space="preserve"> </w:t>
                        </w:r>
                        <w:r>
                          <w:rPr>
                            <w:rFonts w:ascii="Calibri"/>
                            <w:w w:val="105"/>
                          </w:rPr>
                          <w:t>Adrenal Insufficiency</w:t>
                        </w:r>
                        <w:r>
                          <w:rPr>
                            <w:rFonts w:ascii="Calibri"/>
                            <w:spacing w:val="-10"/>
                            <w:w w:val="105"/>
                          </w:rPr>
                          <w:t xml:space="preserve"> </w:t>
                        </w:r>
                        <w:r>
                          <w:rPr>
                            <w:rFonts w:ascii="Calibri"/>
                            <w:w w:val="105"/>
                          </w:rPr>
                          <w:t>(SAI)</w:t>
                        </w:r>
                        <w:r>
                          <w:rPr>
                            <w:rFonts w:ascii="Calibri"/>
                            <w:spacing w:val="-6"/>
                            <w:w w:val="105"/>
                          </w:rPr>
                          <w:t xml:space="preserve"> </w:t>
                        </w:r>
                        <w:r>
                          <w:rPr>
                            <w:rFonts w:ascii="Calibri"/>
                            <w:w w:val="105"/>
                          </w:rPr>
                          <w:t>(n</w:t>
                        </w:r>
                        <w:r>
                          <w:rPr>
                            <w:rFonts w:ascii="Calibri"/>
                            <w:spacing w:val="-10"/>
                            <w:w w:val="105"/>
                          </w:rPr>
                          <w:t xml:space="preserve"> </w:t>
                        </w:r>
                        <w:r>
                          <w:rPr>
                            <w:rFonts w:ascii="Calibri"/>
                            <w:w w:val="105"/>
                          </w:rPr>
                          <w:t>=</w:t>
                        </w:r>
                        <w:r>
                          <w:rPr>
                            <w:rFonts w:ascii="Calibri"/>
                            <w:spacing w:val="-6"/>
                            <w:w w:val="105"/>
                          </w:rPr>
                          <w:t xml:space="preserve"> </w:t>
                        </w:r>
                        <w:r>
                          <w:rPr>
                            <w:rFonts w:ascii="Calibri"/>
                            <w:w w:val="105"/>
                          </w:rPr>
                          <w:t>45)</w:t>
                        </w:r>
                      </w:p>
                    </w:txbxContent>
                  </v:textbox>
                </v:shape>
                <w10:wrap type="topAndBottom" anchorx="page"/>
              </v:group>
            </w:pict>
          </mc:Fallback>
        </mc:AlternateContent>
      </w:r>
    </w:p>
    <w:p w14:paraId="34C86BB8" w14:textId="77777777" w:rsidR="005D10B7" w:rsidRPr="005E711A" w:rsidRDefault="005D10B7" w:rsidP="007103CB">
      <w:pPr>
        <w:pStyle w:val="BodyText"/>
        <w:ind w:right="504"/>
      </w:pPr>
    </w:p>
    <w:p w14:paraId="36DA4301" w14:textId="77777777" w:rsidR="00FF5BB0" w:rsidRPr="005E711A" w:rsidRDefault="00FF5BB0" w:rsidP="007103CB">
      <w:pPr>
        <w:ind w:right="504"/>
      </w:pPr>
    </w:p>
    <w:p w14:paraId="0E7AF960" w14:textId="77777777" w:rsidR="00FF5BB0" w:rsidRPr="005E711A" w:rsidRDefault="00FF5BB0" w:rsidP="007103CB">
      <w:pPr>
        <w:ind w:right="504"/>
      </w:pPr>
    </w:p>
    <w:p w14:paraId="23DA309D" w14:textId="77777777" w:rsidR="00FF5BB0" w:rsidRPr="00F77AAA" w:rsidRDefault="00FF5BB0" w:rsidP="00836D56">
      <w:pPr>
        <w:tabs>
          <w:tab w:val="left" w:pos="1530"/>
        </w:tabs>
        <w:ind w:left="709" w:right="407"/>
        <w:rPr>
          <w:spacing w:val="-2"/>
        </w:rPr>
      </w:pPr>
      <w:r w:rsidRPr="00F77AAA">
        <w:rPr>
          <w:b/>
          <w:bCs/>
          <w:spacing w:val="-2"/>
        </w:rPr>
        <w:t>Legend:</w:t>
      </w:r>
      <w:r w:rsidRPr="00F77AAA">
        <w:rPr>
          <w:spacing w:val="-2"/>
        </w:rPr>
        <w:t xml:space="preserve"> Adrenal insufficiency (AI), No adrenal insufficiency (non-AI), Primary adrenal insufficiency (PAI), Secondary adrenal insufficiency (SAI)</w:t>
      </w:r>
    </w:p>
    <w:p w14:paraId="6B6C2CC6" w14:textId="481877B4" w:rsidR="00FF5BB0" w:rsidRPr="005E711A" w:rsidRDefault="00FF5BB0" w:rsidP="00FC5981">
      <w:pPr>
        <w:tabs>
          <w:tab w:val="left" w:pos="1530"/>
        </w:tabs>
      </w:pPr>
      <w:r w:rsidRPr="005E711A">
        <w:tab/>
      </w:r>
    </w:p>
    <w:p w14:paraId="570C3787" w14:textId="77777777" w:rsidR="00FF5BB0" w:rsidRPr="005E711A" w:rsidRDefault="00FF5BB0" w:rsidP="00FC5981"/>
    <w:p w14:paraId="494855A3" w14:textId="77777777" w:rsidR="00FF5BB0" w:rsidRPr="005E711A" w:rsidRDefault="00FF5BB0" w:rsidP="00FC5981"/>
    <w:p w14:paraId="5E8C71C7" w14:textId="77777777" w:rsidR="00FF5BB0" w:rsidRPr="005E711A" w:rsidRDefault="00FF5BB0" w:rsidP="00FC5981"/>
    <w:p w14:paraId="0D3BB774" w14:textId="77777777" w:rsidR="00FF5BB0" w:rsidRPr="005E711A" w:rsidRDefault="00FF5BB0" w:rsidP="00FC5981"/>
    <w:p w14:paraId="6FDA474F" w14:textId="77777777" w:rsidR="00FF5BB0" w:rsidRPr="005E711A" w:rsidRDefault="00FF5BB0" w:rsidP="00FC5981"/>
    <w:p w14:paraId="12254AEE" w14:textId="77777777" w:rsidR="00FF5BB0" w:rsidRPr="005E711A" w:rsidRDefault="00FF5BB0" w:rsidP="00FC5981"/>
    <w:p w14:paraId="283CF78F" w14:textId="77777777" w:rsidR="00FF5BB0" w:rsidRPr="005E711A" w:rsidRDefault="00FF5BB0" w:rsidP="00FC5981"/>
    <w:p w14:paraId="6B572B1F" w14:textId="77777777" w:rsidR="00FF5BB0" w:rsidRPr="005E711A" w:rsidRDefault="00FF5BB0" w:rsidP="00FC5981"/>
    <w:p w14:paraId="41BA6E81" w14:textId="77777777" w:rsidR="00FF5BB0" w:rsidRPr="005E711A" w:rsidRDefault="00FF5BB0" w:rsidP="00FC5981"/>
    <w:p w14:paraId="0C658906" w14:textId="77777777" w:rsidR="00FF5BB0" w:rsidRPr="005E711A" w:rsidRDefault="00FF5BB0" w:rsidP="00FC5981"/>
    <w:p w14:paraId="5E287380" w14:textId="77777777" w:rsidR="00FF5BB0" w:rsidRPr="005E711A" w:rsidRDefault="00FF5BB0" w:rsidP="00FC5981"/>
    <w:p w14:paraId="529DFFD9" w14:textId="77777777" w:rsidR="00FF5BB0" w:rsidRPr="005E711A" w:rsidRDefault="00FF5BB0" w:rsidP="00FC5981"/>
    <w:p w14:paraId="7D55B917" w14:textId="77777777" w:rsidR="00FF5BB0" w:rsidRPr="005E711A" w:rsidRDefault="00FF5BB0" w:rsidP="00FC5981"/>
    <w:p w14:paraId="1810A01D" w14:textId="77777777" w:rsidR="00FF5BB0" w:rsidRPr="005E711A" w:rsidRDefault="00FF5BB0" w:rsidP="00FC5981"/>
    <w:p w14:paraId="03A45BB9" w14:textId="77777777" w:rsidR="00FF5BB0" w:rsidRPr="005E711A" w:rsidRDefault="00FF5BB0" w:rsidP="00FC5981"/>
    <w:p w14:paraId="0FF0A792" w14:textId="77777777" w:rsidR="00FF5BB0" w:rsidRPr="005E711A" w:rsidRDefault="00FF5BB0" w:rsidP="00FC5981"/>
    <w:p w14:paraId="61341922" w14:textId="77777777" w:rsidR="00FF5BB0" w:rsidRPr="005E711A" w:rsidRDefault="00FF5BB0" w:rsidP="00FC5981"/>
    <w:p w14:paraId="71741B21" w14:textId="77777777" w:rsidR="00FC5981" w:rsidRPr="005E711A" w:rsidRDefault="00FC5981" w:rsidP="00FC5981">
      <w:pPr>
        <w:sectPr w:rsidR="00FC5981" w:rsidRPr="005E711A" w:rsidSect="002557E9">
          <w:pgSz w:w="12240" w:h="15840"/>
          <w:pgMar w:top="1281" w:right="527" w:bottom="981" w:left="533" w:header="0" w:footer="788" w:gutter="0"/>
          <w:cols w:space="720"/>
        </w:sectPr>
      </w:pPr>
    </w:p>
    <w:p w14:paraId="30A158CE" w14:textId="77777777" w:rsidR="005D10B7" w:rsidRDefault="0094378C" w:rsidP="00F77AAA">
      <w:pPr>
        <w:pStyle w:val="Heading1"/>
        <w:tabs>
          <w:tab w:val="left" w:pos="10490"/>
        </w:tabs>
        <w:spacing w:before="138"/>
        <w:ind w:left="709" w:right="181"/>
        <w:rPr>
          <w:spacing w:val="-2"/>
        </w:rPr>
      </w:pPr>
      <w:r w:rsidRPr="005E711A">
        <w:rPr>
          <w:spacing w:val="-2"/>
        </w:rPr>
        <w:lastRenderedPageBreak/>
        <w:t>Results:</w:t>
      </w:r>
    </w:p>
    <w:p w14:paraId="7C9A87AB" w14:textId="77777777" w:rsidR="00260174" w:rsidRPr="00F77AAA" w:rsidRDefault="00260174" w:rsidP="00260174">
      <w:pPr>
        <w:pStyle w:val="BodyText"/>
        <w:spacing w:before="134"/>
        <w:ind w:left="709" w:right="465"/>
        <w:jc w:val="both"/>
        <w:rPr>
          <w:spacing w:val="-2"/>
        </w:rPr>
      </w:pPr>
      <w:r w:rsidRPr="00F77AAA">
        <w:rPr>
          <w:spacing w:val="-2"/>
        </w:rPr>
        <w:t>A total of</w:t>
      </w:r>
      <w:r w:rsidRPr="005E711A">
        <w:rPr>
          <w:spacing w:val="-2"/>
        </w:rPr>
        <w:t xml:space="preserve"> </w:t>
      </w:r>
      <w:r w:rsidRPr="00F77AAA">
        <w:rPr>
          <w:spacing w:val="-2"/>
        </w:rPr>
        <w:t xml:space="preserve">589 patients were recruited, but 563 participants were included in the baseline analysis due to 26 potential participants being excluded. (See figure 1) Most patients were female 282 (50.6%). The median interquartile range (IQR) age at enrollment was 36 years (31.0-43.0) years and when subdivided by CD4 counts, participants were younger in the lowest CD4 tertile, 35 years (30.0- 42.0); </w:t>
      </w:r>
      <w:r w:rsidRPr="003114EC">
        <w:rPr>
          <w:i/>
          <w:iCs/>
          <w:spacing w:val="-2"/>
        </w:rPr>
        <w:t>p</w:t>
      </w:r>
      <w:r w:rsidRPr="00F77AAA">
        <w:rPr>
          <w:spacing w:val="-2"/>
        </w:rPr>
        <w:t>=0.003, compared to the remaining tertiles. The predominant opportunistic infection was tuberculosis in 459 (84.4%), followed by bacterial pneumonia 62 (11.4%), candida 35 (6.4%), and cryptococcus infection in 29 (5.3%). Table 1.</w:t>
      </w:r>
    </w:p>
    <w:p w14:paraId="4F53B314" w14:textId="77777777" w:rsidR="00260174" w:rsidRPr="00F77AAA" w:rsidRDefault="00260174" w:rsidP="00260174">
      <w:pPr>
        <w:pStyle w:val="BodyText"/>
        <w:spacing w:before="134"/>
        <w:ind w:left="709" w:right="465"/>
        <w:jc w:val="both"/>
        <w:rPr>
          <w:spacing w:val="-2"/>
        </w:rPr>
      </w:pPr>
      <w:r w:rsidRPr="00F77AAA">
        <w:rPr>
          <w:spacing w:val="-2"/>
        </w:rPr>
        <w:t xml:space="preserve"> The distribution of gender, ethnicity and duration of illness did not differ by CD4 tertiles. As </w:t>
      </w:r>
      <w:r w:rsidRPr="005E711A">
        <w:rPr>
          <w:spacing w:val="-2"/>
        </w:rPr>
        <w:t>expected,</w:t>
      </w:r>
      <w:r w:rsidRPr="00F77AAA">
        <w:rPr>
          <w:spacing w:val="-2"/>
        </w:rPr>
        <w:t xml:space="preserve"> </w:t>
      </w:r>
      <w:r w:rsidRPr="005E711A">
        <w:rPr>
          <w:spacing w:val="-2"/>
        </w:rPr>
        <w:t>the</w:t>
      </w:r>
      <w:r w:rsidRPr="00F77AAA">
        <w:rPr>
          <w:spacing w:val="-2"/>
        </w:rPr>
        <w:t xml:space="preserve"> </w:t>
      </w:r>
      <w:r w:rsidRPr="005E711A">
        <w:rPr>
          <w:spacing w:val="-2"/>
        </w:rPr>
        <w:t>participants</w:t>
      </w:r>
      <w:r w:rsidRPr="00F77AAA">
        <w:rPr>
          <w:spacing w:val="-2"/>
        </w:rPr>
        <w:t xml:space="preserve"> </w:t>
      </w:r>
      <w:r w:rsidRPr="005E711A">
        <w:rPr>
          <w:spacing w:val="-2"/>
        </w:rPr>
        <w:t>with</w:t>
      </w:r>
      <w:r w:rsidRPr="00F77AAA">
        <w:rPr>
          <w:spacing w:val="-2"/>
        </w:rPr>
        <w:t xml:space="preserve"> </w:t>
      </w:r>
      <w:r w:rsidRPr="005E711A">
        <w:rPr>
          <w:spacing w:val="-2"/>
        </w:rPr>
        <w:t>the</w:t>
      </w:r>
      <w:r w:rsidRPr="00F77AAA">
        <w:rPr>
          <w:spacing w:val="-2"/>
        </w:rPr>
        <w:t xml:space="preserve"> </w:t>
      </w:r>
      <w:r w:rsidRPr="005E711A">
        <w:rPr>
          <w:spacing w:val="-2"/>
        </w:rPr>
        <w:t>lowest</w:t>
      </w:r>
      <w:r w:rsidRPr="00F77AAA">
        <w:rPr>
          <w:spacing w:val="-2"/>
        </w:rPr>
        <w:t xml:space="preserve"> </w:t>
      </w:r>
      <w:r w:rsidRPr="005E711A">
        <w:rPr>
          <w:spacing w:val="-2"/>
        </w:rPr>
        <w:t>CD4</w:t>
      </w:r>
      <w:r w:rsidRPr="00F77AAA">
        <w:rPr>
          <w:spacing w:val="-2"/>
        </w:rPr>
        <w:t xml:space="preserve"> </w:t>
      </w:r>
      <w:r w:rsidRPr="005E711A">
        <w:rPr>
          <w:spacing w:val="-2"/>
        </w:rPr>
        <w:t>counts</w:t>
      </w:r>
      <w:r w:rsidRPr="00F77AAA">
        <w:rPr>
          <w:spacing w:val="-2"/>
        </w:rPr>
        <w:t xml:space="preserve"> </w:t>
      </w:r>
      <w:r w:rsidRPr="005E711A">
        <w:rPr>
          <w:spacing w:val="-2"/>
        </w:rPr>
        <w:t>had</w:t>
      </w:r>
      <w:r w:rsidRPr="00F77AAA">
        <w:rPr>
          <w:spacing w:val="-2"/>
        </w:rPr>
        <w:t xml:space="preserve"> </w:t>
      </w:r>
      <w:r w:rsidRPr="005E711A">
        <w:rPr>
          <w:spacing w:val="-2"/>
        </w:rPr>
        <w:t>the</w:t>
      </w:r>
      <w:r w:rsidRPr="00F77AAA">
        <w:rPr>
          <w:spacing w:val="-2"/>
        </w:rPr>
        <w:t xml:space="preserve"> </w:t>
      </w:r>
      <w:r w:rsidRPr="005E711A">
        <w:rPr>
          <w:spacing w:val="-2"/>
        </w:rPr>
        <w:t>highest</w:t>
      </w:r>
      <w:r w:rsidRPr="00F77AAA">
        <w:rPr>
          <w:spacing w:val="-2"/>
        </w:rPr>
        <w:t xml:space="preserve"> </w:t>
      </w:r>
      <w:r w:rsidRPr="005E711A">
        <w:rPr>
          <w:spacing w:val="-2"/>
        </w:rPr>
        <w:t>HIV</w:t>
      </w:r>
      <w:r w:rsidRPr="00F77AAA">
        <w:rPr>
          <w:spacing w:val="-2"/>
        </w:rPr>
        <w:t xml:space="preserve"> </w:t>
      </w:r>
      <w:r w:rsidRPr="005E711A">
        <w:rPr>
          <w:spacing w:val="-2"/>
        </w:rPr>
        <w:t>viral</w:t>
      </w:r>
      <w:r w:rsidRPr="00F77AAA">
        <w:rPr>
          <w:spacing w:val="-2"/>
        </w:rPr>
        <w:t xml:space="preserve"> </w:t>
      </w:r>
      <w:r w:rsidRPr="005E711A">
        <w:rPr>
          <w:spacing w:val="-2"/>
        </w:rPr>
        <w:t>loads;</w:t>
      </w:r>
      <w:r w:rsidRPr="00F77AAA">
        <w:rPr>
          <w:spacing w:val="-2"/>
        </w:rPr>
        <w:t xml:space="preserve"> </w:t>
      </w:r>
      <w:r w:rsidRPr="003114EC">
        <w:rPr>
          <w:i/>
          <w:iCs/>
          <w:spacing w:val="-2"/>
        </w:rPr>
        <w:t>p</w:t>
      </w:r>
      <w:r w:rsidRPr="005E711A">
        <w:rPr>
          <w:spacing w:val="-2"/>
        </w:rPr>
        <w:t>=0.001.</w:t>
      </w:r>
      <w:r w:rsidRPr="00F77AAA">
        <w:rPr>
          <w:spacing w:val="-2"/>
        </w:rPr>
        <w:t xml:space="preserve"> </w:t>
      </w:r>
      <w:r w:rsidRPr="005E711A">
        <w:rPr>
          <w:spacing w:val="-2"/>
        </w:rPr>
        <w:t>The white</w:t>
      </w:r>
      <w:r w:rsidRPr="00F77AAA">
        <w:rPr>
          <w:spacing w:val="-2"/>
        </w:rPr>
        <w:t xml:space="preserve"> </w:t>
      </w:r>
      <w:r w:rsidRPr="005E711A">
        <w:rPr>
          <w:spacing w:val="-2"/>
        </w:rPr>
        <w:t>cell,</w:t>
      </w:r>
      <w:r w:rsidRPr="00F77AAA">
        <w:rPr>
          <w:spacing w:val="-2"/>
        </w:rPr>
        <w:t xml:space="preserve"> </w:t>
      </w:r>
      <w:r w:rsidRPr="005E711A">
        <w:rPr>
          <w:spacing w:val="-2"/>
        </w:rPr>
        <w:t>lymphocyte</w:t>
      </w:r>
      <w:r w:rsidRPr="00F77AAA">
        <w:rPr>
          <w:spacing w:val="-2"/>
        </w:rPr>
        <w:t xml:space="preserve"> </w:t>
      </w:r>
      <w:r w:rsidRPr="005E711A">
        <w:rPr>
          <w:spacing w:val="-2"/>
        </w:rPr>
        <w:t>and</w:t>
      </w:r>
      <w:r w:rsidRPr="00F77AAA">
        <w:rPr>
          <w:spacing w:val="-2"/>
        </w:rPr>
        <w:t xml:space="preserve"> </w:t>
      </w:r>
      <w:r w:rsidRPr="005E711A">
        <w:rPr>
          <w:spacing w:val="-2"/>
        </w:rPr>
        <w:t>neutrophil</w:t>
      </w:r>
      <w:r w:rsidRPr="00F77AAA">
        <w:rPr>
          <w:spacing w:val="-2"/>
        </w:rPr>
        <w:t xml:space="preserve"> </w:t>
      </w:r>
      <w:r w:rsidRPr="005E711A">
        <w:rPr>
          <w:spacing w:val="-2"/>
        </w:rPr>
        <w:t>counts</w:t>
      </w:r>
      <w:r w:rsidRPr="00F77AAA">
        <w:rPr>
          <w:spacing w:val="-2"/>
        </w:rPr>
        <w:t xml:space="preserve"> </w:t>
      </w:r>
      <w:r w:rsidRPr="005E711A">
        <w:rPr>
          <w:spacing w:val="-2"/>
        </w:rPr>
        <w:t>were</w:t>
      </w:r>
      <w:r w:rsidRPr="00F77AAA">
        <w:rPr>
          <w:spacing w:val="-2"/>
        </w:rPr>
        <w:t xml:space="preserve"> </w:t>
      </w:r>
      <w:r w:rsidRPr="005E711A">
        <w:rPr>
          <w:spacing w:val="-2"/>
        </w:rPr>
        <w:t>lower</w:t>
      </w:r>
      <w:r w:rsidRPr="00F77AAA">
        <w:rPr>
          <w:spacing w:val="-2"/>
        </w:rPr>
        <w:t xml:space="preserve"> </w:t>
      </w:r>
      <w:r w:rsidRPr="005E711A">
        <w:rPr>
          <w:spacing w:val="-2"/>
        </w:rPr>
        <w:t>in</w:t>
      </w:r>
      <w:r w:rsidRPr="00F77AAA">
        <w:rPr>
          <w:spacing w:val="-2"/>
        </w:rPr>
        <w:t xml:space="preserve"> </w:t>
      </w:r>
      <w:r w:rsidRPr="005E711A">
        <w:rPr>
          <w:spacing w:val="-2"/>
        </w:rPr>
        <w:t>the</w:t>
      </w:r>
      <w:r w:rsidRPr="00F77AAA">
        <w:rPr>
          <w:spacing w:val="-2"/>
        </w:rPr>
        <w:t xml:space="preserve"> </w:t>
      </w:r>
      <w:r w:rsidRPr="005E711A">
        <w:rPr>
          <w:spacing w:val="-2"/>
        </w:rPr>
        <w:t>lowest</w:t>
      </w:r>
      <w:r w:rsidRPr="00F77AAA">
        <w:rPr>
          <w:spacing w:val="-2"/>
        </w:rPr>
        <w:t xml:space="preserve"> </w:t>
      </w:r>
      <w:r w:rsidRPr="005E711A">
        <w:rPr>
          <w:spacing w:val="-2"/>
        </w:rPr>
        <w:t>CD4</w:t>
      </w:r>
      <w:r w:rsidRPr="00F77AAA">
        <w:rPr>
          <w:spacing w:val="-2"/>
        </w:rPr>
        <w:t xml:space="preserve"> </w:t>
      </w:r>
      <w:r w:rsidRPr="005E711A">
        <w:rPr>
          <w:spacing w:val="-2"/>
        </w:rPr>
        <w:t>tertile,</w:t>
      </w:r>
      <w:r w:rsidRPr="00F77AAA">
        <w:rPr>
          <w:spacing w:val="-2"/>
        </w:rPr>
        <w:t xml:space="preserve"> </w:t>
      </w:r>
      <w:r w:rsidRPr="003114EC">
        <w:rPr>
          <w:i/>
          <w:iCs/>
          <w:spacing w:val="-2"/>
        </w:rPr>
        <w:t>p</w:t>
      </w:r>
      <w:r w:rsidRPr="005E711A">
        <w:rPr>
          <w:spacing w:val="-2"/>
        </w:rPr>
        <w:t>&lt;0.001,</w:t>
      </w:r>
      <w:r w:rsidRPr="00F77AAA">
        <w:rPr>
          <w:spacing w:val="-2"/>
        </w:rPr>
        <w:t xml:space="preserve"> </w:t>
      </w:r>
      <w:r w:rsidRPr="003114EC">
        <w:rPr>
          <w:i/>
          <w:iCs/>
          <w:spacing w:val="-2"/>
        </w:rPr>
        <w:t>p</w:t>
      </w:r>
      <w:r w:rsidRPr="005E711A">
        <w:rPr>
          <w:spacing w:val="-2"/>
        </w:rPr>
        <w:t xml:space="preserve">=0.004 </w:t>
      </w:r>
      <w:r w:rsidRPr="00F77AAA">
        <w:rPr>
          <w:spacing w:val="-2"/>
        </w:rPr>
        <w:t xml:space="preserve">and </w:t>
      </w:r>
      <w:r w:rsidRPr="003114EC">
        <w:rPr>
          <w:i/>
          <w:iCs/>
          <w:spacing w:val="-2"/>
        </w:rPr>
        <w:t>p</w:t>
      </w:r>
      <w:r w:rsidRPr="00F77AAA">
        <w:rPr>
          <w:spacing w:val="-2"/>
        </w:rPr>
        <w:t>=0.003, respectively, compared with the remaining tertiles.</w:t>
      </w:r>
    </w:p>
    <w:p w14:paraId="5909E366" w14:textId="77777777" w:rsidR="00260174" w:rsidRPr="00F77AAA" w:rsidRDefault="00260174" w:rsidP="00260174">
      <w:pPr>
        <w:pStyle w:val="BodyText"/>
        <w:spacing w:before="134"/>
        <w:ind w:left="709" w:right="465"/>
        <w:jc w:val="both"/>
        <w:rPr>
          <w:spacing w:val="-2"/>
        </w:rPr>
      </w:pPr>
      <w:r w:rsidRPr="00F77AAA">
        <w:rPr>
          <w:spacing w:val="-2"/>
        </w:rPr>
        <w:t>The proportions of patients with tuberculosis, pneumonia, and cryptococcus did not</w:t>
      </w:r>
      <w:r w:rsidRPr="005E711A">
        <w:rPr>
          <w:spacing w:val="-2"/>
        </w:rPr>
        <w:t xml:space="preserve"> </w:t>
      </w:r>
      <w:r w:rsidRPr="00F77AAA">
        <w:rPr>
          <w:spacing w:val="-2"/>
        </w:rPr>
        <w:t xml:space="preserve">differ across the CD4 tertiles, apart from Candida albicans, which was the most prevalent in the lowest CD4 tertile are, </w:t>
      </w:r>
      <w:r w:rsidRPr="003114EC">
        <w:rPr>
          <w:i/>
          <w:iCs/>
          <w:spacing w:val="-2"/>
        </w:rPr>
        <w:t>p</w:t>
      </w:r>
      <w:r w:rsidRPr="00F77AAA">
        <w:rPr>
          <w:spacing w:val="-2"/>
        </w:rPr>
        <w:t>=0.049.</w:t>
      </w:r>
    </w:p>
    <w:p w14:paraId="6B65B7CA" w14:textId="77777777" w:rsidR="00260174" w:rsidRPr="00F77AAA" w:rsidRDefault="00260174" w:rsidP="00260174">
      <w:pPr>
        <w:pStyle w:val="BodyText"/>
        <w:spacing w:before="134"/>
        <w:ind w:left="709" w:right="465"/>
        <w:jc w:val="both"/>
        <w:rPr>
          <w:spacing w:val="-2"/>
        </w:rPr>
      </w:pPr>
      <w:r w:rsidRPr="00F77AAA">
        <w:rPr>
          <w:spacing w:val="-2"/>
        </w:rPr>
        <w:t>HAART vs HAART naïve</w:t>
      </w:r>
    </w:p>
    <w:p w14:paraId="0AB9A022" w14:textId="2D7357D7" w:rsidR="00260174" w:rsidRDefault="00260174" w:rsidP="00BA3610">
      <w:pPr>
        <w:pStyle w:val="BodyText"/>
        <w:spacing w:before="134"/>
        <w:ind w:left="709" w:right="465"/>
        <w:jc w:val="both"/>
        <w:rPr>
          <w:spacing w:val="-2"/>
        </w:rPr>
        <w:sectPr w:rsidR="00260174" w:rsidSect="002557E9">
          <w:pgSz w:w="12240" w:h="15840"/>
          <w:pgMar w:top="1281" w:right="527" w:bottom="981" w:left="533" w:header="0" w:footer="788" w:gutter="0"/>
          <w:cols w:space="720"/>
        </w:sectPr>
      </w:pPr>
      <w:r w:rsidRPr="00F77AAA">
        <w:rPr>
          <w:spacing w:val="-2"/>
        </w:rPr>
        <w:t xml:space="preserve">When comparing the subgroup of patients receiving HAART with those who were HAART naïve, 6 (2.6%) had cryptococcal infection, compared with 24 (7%) who did not have this infection: </w:t>
      </w:r>
      <w:r w:rsidRPr="003114EC">
        <w:rPr>
          <w:i/>
          <w:iCs/>
          <w:spacing w:val="-2"/>
        </w:rPr>
        <w:t>p</w:t>
      </w:r>
      <w:r w:rsidRPr="00F77AAA">
        <w:rPr>
          <w:spacing w:val="-2"/>
        </w:rPr>
        <w:t>=0.039. Importantly, the CD4 counts, and the viral   load   did   not   differ between the groups who were using HAART versus those who were HAART naïve</w:t>
      </w:r>
      <w:r w:rsidRPr="005E711A">
        <w:rPr>
          <w:spacing w:val="-2"/>
        </w:rPr>
        <w:t>.</w:t>
      </w:r>
    </w:p>
    <w:p w14:paraId="7210ECC2" w14:textId="77777777" w:rsidR="00260174" w:rsidRDefault="00260174" w:rsidP="00BA3610">
      <w:pPr>
        <w:pStyle w:val="BodyText"/>
        <w:spacing w:before="134"/>
        <w:ind w:right="465"/>
        <w:jc w:val="both"/>
        <w:rPr>
          <w:spacing w:val="-2"/>
        </w:rPr>
      </w:pPr>
    </w:p>
    <w:p w14:paraId="7D4BB0E2" w14:textId="77777777" w:rsidR="00BA3610" w:rsidRDefault="00BA3610" w:rsidP="00BA3610">
      <w:pPr>
        <w:pStyle w:val="BodyText"/>
        <w:spacing w:before="134"/>
        <w:ind w:right="465"/>
        <w:jc w:val="both"/>
        <w:rPr>
          <w:spacing w:val="-2"/>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3"/>
        <w:gridCol w:w="1335"/>
        <w:gridCol w:w="1392"/>
        <w:gridCol w:w="1671"/>
        <w:gridCol w:w="1393"/>
        <w:gridCol w:w="1096"/>
      </w:tblGrid>
      <w:tr w:rsidR="00BA3610" w:rsidRPr="00836D56" w14:paraId="28FE2D20" w14:textId="77777777" w:rsidTr="008E6C72">
        <w:trPr>
          <w:trHeight w:val="395"/>
        </w:trPr>
        <w:tc>
          <w:tcPr>
            <w:tcW w:w="10090" w:type="dxa"/>
            <w:gridSpan w:val="6"/>
            <w:tcBorders>
              <w:top w:val="nil"/>
              <w:left w:val="nil"/>
              <w:bottom w:val="single" w:sz="4" w:space="0" w:color="auto"/>
              <w:right w:val="nil"/>
            </w:tcBorders>
            <w:shd w:val="clear" w:color="000000" w:fill="FFFFFF"/>
            <w:vAlign w:val="bottom"/>
          </w:tcPr>
          <w:p w14:paraId="38081443" w14:textId="25B393A5" w:rsidR="00BA3610" w:rsidRPr="00836D56" w:rsidRDefault="00BA3610" w:rsidP="008E6C72">
            <w:pPr>
              <w:widowControl/>
              <w:autoSpaceDE/>
              <w:autoSpaceDN/>
              <w:rPr>
                <w:rFonts w:eastAsia="Times New Roman"/>
                <w:b/>
                <w:bCs/>
                <w:i/>
                <w:iCs/>
                <w:color w:val="333333"/>
              </w:rPr>
            </w:pPr>
            <w:r w:rsidRPr="00836D56">
              <w:rPr>
                <w:b/>
              </w:rPr>
              <w:t>Table</w:t>
            </w:r>
            <w:r w:rsidRPr="00836D56">
              <w:rPr>
                <w:b/>
                <w:spacing w:val="-7"/>
              </w:rPr>
              <w:t xml:space="preserve"> </w:t>
            </w:r>
            <w:r w:rsidRPr="00836D56">
              <w:rPr>
                <w:b/>
              </w:rPr>
              <w:t>1:</w:t>
            </w:r>
            <w:r w:rsidRPr="00836D56">
              <w:rPr>
                <w:b/>
                <w:spacing w:val="-5"/>
              </w:rPr>
              <w:t xml:space="preserve"> </w:t>
            </w:r>
            <w:r w:rsidRPr="00836D56">
              <w:rPr>
                <w:b/>
              </w:rPr>
              <w:t>Patient</w:t>
            </w:r>
            <w:r w:rsidRPr="00836D56">
              <w:rPr>
                <w:b/>
                <w:spacing w:val="-5"/>
              </w:rPr>
              <w:t xml:space="preserve"> </w:t>
            </w:r>
            <w:r w:rsidRPr="00836D56">
              <w:rPr>
                <w:b/>
              </w:rPr>
              <w:t>presentation</w:t>
            </w:r>
            <w:r w:rsidRPr="00836D56">
              <w:rPr>
                <w:b/>
                <w:spacing w:val="-4"/>
              </w:rPr>
              <w:t xml:space="preserve"> </w:t>
            </w:r>
            <w:r w:rsidRPr="00836D56">
              <w:rPr>
                <w:b/>
              </w:rPr>
              <w:t>by</w:t>
            </w:r>
            <w:r w:rsidRPr="00836D56">
              <w:rPr>
                <w:b/>
                <w:spacing w:val="-5"/>
              </w:rPr>
              <w:t xml:space="preserve"> </w:t>
            </w:r>
            <w:r w:rsidRPr="00836D56">
              <w:rPr>
                <w:b/>
              </w:rPr>
              <w:t>CD4</w:t>
            </w:r>
            <w:r w:rsidRPr="00836D56">
              <w:rPr>
                <w:b/>
                <w:spacing w:val="-5"/>
              </w:rPr>
              <w:t xml:space="preserve"> </w:t>
            </w:r>
            <w:r w:rsidRPr="00836D56">
              <w:rPr>
                <w:b/>
              </w:rPr>
              <w:t>count</w:t>
            </w:r>
            <w:r w:rsidRPr="00836D56">
              <w:rPr>
                <w:b/>
                <w:spacing w:val="-5"/>
              </w:rPr>
              <w:t xml:space="preserve"> </w:t>
            </w:r>
            <w:r w:rsidRPr="00836D56">
              <w:rPr>
                <w:b/>
              </w:rPr>
              <w:t>in</w:t>
            </w:r>
            <w:r w:rsidRPr="00836D56">
              <w:rPr>
                <w:b/>
                <w:spacing w:val="-4"/>
              </w:rPr>
              <w:t xml:space="preserve"> </w:t>
            </w:r>
            <w:r w:rsidRPr="00836D56">
              <w:rPr>
                <w:b/>
                <w:spacing w:val="-2"/>
              </w:rPr>
              <w:t xml:space="preserve">tertiles with the p-values comparing patient clinical characteristics </w:t>
            </w:r>
            <w:r w:rsidRPr="00836D56">
              <w:rPr>
                <w:b/>
                <w:color w:val="FF0000"/>
                <w:spacing w:val="-2"/>
              </w:rPr>
              <w:t>on admission</w:t>
            </w:r>
            <w:r w:rsidRPr="00836D56">
              <w:rPr>
                <w:b/>
                <w:spacing w:val="-2"/>
              </w:rPr>
              <w:t xml:space="preserve"> across the tertiles</w:t>
            </w:r>
          </w:p>
        </w:tc>
      </w:tr>
      <w:tr w:rsidR="008E6C72" w:rsidRPr="00836D56" w14:paraId="160CFF96" w14:textId="77777777" w:rsidTr="008E6C72">
        <w:trPr>
          <w:trHeight w:val="395"/>
        </w:trPr>
        <w:tc>
          <w:tcPr>
            <w:tcW w:w="3203" w:type="dxa"/>
            <w:tcBorders>
              <w:top w:val="single" w:sz="4" w:space="0" w:color="auto"/>
            </w:tcBorders>
            <w:shd w:val="clear" w:color="000000" w:fill="FFFFFF"/>
            <w:vAlign w:val="bottom"/>
            <w:hideMark/>
          </w:tcPr>
          <w:p w14:paraId="48BCF6CB" w14:textId="77777777" w:rsidR="00BA3610" w:rsidRPr="00836D56" w:rsidRDefault="00BA3610" w:rsidP="00836D56">
            <w:pPr>
              <w:widowControl/>
              <w:autoSpaceDE/>
              <w:autoSpaceDN/>
              <w:rPr>
                <w:rFonts w:eastAsia="Times New Roman"/>
                <w:b/>
                <w:color w:val="333333"/>
              </w:rPr>
            </w:pPr>
            <w:r w:rsidRPr="00836D56">
              <w:rPr>
                <w:rFonts w:eastAsia="Times New Roman"/>
                <w:b/>
                <w:color w:val="333333"/>
              </w:rPr>
              <w:t>Variable</w:t>
            </w:r>
          </w:p>
        </w:tc>
        <w:tc>
          <w:tcPr>
            <w:tcW w:w="1335" w:type="dxa"/>
            <w:tcBorders>
              <w:top w:val="single" w:sz="4" w:space="0" w:color="auto"/>
            </w:tcBorders>
            <w:shd w:val="clear" w:color="000000" w:fill="FFFFFF"/>
            <w:vAlign w:val="bottom"/>
            <w:hideMark/>
          </w:tcPr>
          <w:p w14:paraId="1454B8A5"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Overall</w:t>
            </w:r>
            <w:r w:rsidRPr="00836D56">
              <w:rPr>
                <w:rFonts w:eastAsia="Times New Roman"/>
                <w:color w:val="333333"/>
              </w:rPr>
              <w:t xml:space="preserve">, </w:t>
            </w:r>
            <w:r w:rsidRPr="00836D56">
              <w:rPr>
                <w:rFonts w:eastAsia="Times New Roman"/>
                <w:i/>
                <w:iCs/>
                <w:color w:val="333333"/>
              </w:rPr>
              <w:t>N</w:t>
            </w:r>
            <w:r w:rsidRPr="00836D56">
              <w:rPr>
                <w:rFonts w:eastAsia="Times New Roman"/>
                <w:color w:val="333333"/>
              </w:rPr>
              <w:t xml:space="preserve"> = 558</w:t>
            </w:r>
            <w:r w:rsidRPr="00836D56">
              <w:rPr>
                <w:rFonts w:eastAsia="Times New Roman"/>
                <w:i/>
                <w:iCs/>
                <w:color w:val="333333"/>
                <w:vertAlign w:val="superscript"/>
              </w:rPr>
              <w:t>1</w:t>
            </w:r>
          </w:p>
        </w:tc>
        <w:tc>
          <w:tcPr>
            <w:tcW w:w="1392" w:type="dxa"/>
            <w:tcBorders>
              <w:top w:val="single" w:sz="4" w:space="0" w:color="auto"/>
            </w:tcBorders>
            <w:shd w:val="clear" w:color="000000" w:fill="FFFFFF"/>
            <w:vAlign w:val="bottom"/>
            <w:hideMark/>
          </w:tcPr>
          <w:p w14:paraId="113C3ED4"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0 - 33</w:t>
            </w:r>
            <w:r w:rsidRPr="00836D56">
              <w:rPr>
                <w:rFonts w:eastAsia="Times New Roman"/>
                <w:color w:val="333333"/>
              </w:rPr>
              <w:t xml:space="preserve">, </w:t>
            </w:r>
            <w:r w:rsidRPr="00836D56">
              <w:rPr>
                <w:rFonts w:eastAsia="Times New Roman"/>
                <w:i/>
                <w:iCs/>
                <w:color w:val="333333"/>
              </w:rPr>
              <w:t>N</w:t>
            </w:r>
            <w:r w:rsidRPr="00836D56">
              <w:rPr>
                <w:rFonts w:eastAsia="Times New Roman"/>
                <w:color w:val="333333"/>
              </w:rPr>
              <w:t xml:space="preserve"> = 278</w:t>
            </w:r>
            <w:r w:rsidRPr="00836D56">
              <w:rPr>
                <w:rFonts w:eastAsia="Times New Roman"/>
                <w:i/>
                <w:iCs/>
                <w:color w:val="333333"/>
                <w:vertAlign w:val="superscript"/>
              </w:rPr>
              <w:t>1</w:t>
            </w:r>
          </w:p>
        </w:tc>
        <w:tc>
          <w:tcPr>
            <w:tcW w:w="1671" w:type="dxa"/>
            <w:tcBorders>
              <w:top w:val="single" w:sz="4" w:space="0" w:color="auto"/>
            </w:tcBorders>
            <w:shd w:val="clear" w:color="000000" w:fill="FFFFFF"/>
            <w:vAlign w:val="bottom"/>
            <w:hideMark/>
          </w:tcPr>
          <w:p w14:paraId="4F42F6EC"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34 - 66</w:t>
            </w:r>
            <w:r w:rsidRPr="00836D56">
              <w:rPr>
                <w:rFonts w:eastAsia="Times New Roman"/>
                <w:color w:val="333333"/>
              </w:rPr>
              <w:t>,</w:t>
            </w:r>
            <w:r w:rsidRPr="00836D56">
              <w:rPr>
                <w:rFonts w:eastAsia="Times New Roman"/>
                <w:i/>
                <w:iCs/>
                <w:color w:val="333333"/>
              </w:rPr>
              <w:t xml:space="preserve"> N</w:t>
            </w:r>
            <w:r w:rsidRPr="00836D56">
              <w:rPr>
                <w:rFonts w:eastAsia="Times New Roman"/>
                <w:color w:val="333333"/>
              </w:rPr>
              <w:t xml:space="preserve"> = 156</w:t>
            </w:r>
            <w:r w:rsidRPr="00836D56">
              <w:rPr>
                <w:rFonts w:eastAsia="Times New Roman"/>
                <w:i/>
                <w:iCs/>
                <w:color w:val="333333"/>
                <w:vertAlign w:val="superscript"/>
              </w:rPr>
              <w:t>1</w:t>
            </w:r>
          </w:p>
        </w:tc>
        <w:tc>
          <w:tcPr>
            <w:tcW w:w="1393" w:type="dxa"/>
            <w:tcBorders>
              <w:top w:val="single" w:sz="4" w:space="0" w:color="auto"/>
            </w:tcBorders>
            <w:shd w:val="clear" w:color="000000" w:fill="FFFFFF"/>
            <w:vAlign w:val="bottom"/>
            <w:hideMark/>
          </w:tcPr>
          <w:p w14:paraId="5707A682"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67 - 100</w:t>
            </w:r>
            <w:r w:rsidRPr="00836D56">
              <w:rPr>
                <w:rFonts w:eastAsia="Times New Roman"/>
                <w:color w:val="333333"/>
              </w:rPr>
              <w:t xml:space="preserve">, </w:t>
            </w:r>
            <w:r w:rsidRPr="00836D56">
              <w:rPr>
                <w:rFonts w:eastAsia="Times New Roman"/>
                <w:i/>
                <w:iCs/>
                <w:color w:val="333333"/>
              </w:rPr>
              <w:t>N</w:t>
            </w:r>
            <w:r w:rsidRPr="00836D56">
              <w:rPr>
                <w:rFonts w:eastAsia="Times New Roman"/>
                <w:color w:val="333333"/>
              </w:rPr>
              <w:t xml:space="preserve"> = 124</w:t>
            </w:r>
            <w:r w:rsidRPr="00836D56">
              <w:rPr>
                <w:rFonts w:eastAsia="Times New Roman"/>
                <w:i/>
                <w:iCs/>
                <w:color w:val="333333"/>
                <w:vertAlign w:val="superscript"/>
              </w:rPr>
              <w:t>1</w:t>
            </w:r>
          </w:p>
        </w:tc>
        <w:tc>
          <w:tcPr>
            <w:tcW w:w="1096" w:type="dxa"/>
            <w:tcBorders>
              <w:top w:val="single" w:sz="4" w:space="0" w:color="auto"/>
            </w:tcBorders>
            <w:shd w:val="clear" w:color="000000" w:fill="FFFFFF"/>
            <w:vAlign w:val="bottom"/>
            <w:hideMark/>
          </w:tcPr>
          <w:p w14:paraId="5B8B9CD8"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i/>
                <w:iCs/>
                <w:color w:val="333333"/>
              </w:rPr>
              <w:t>p</w:t>
            </w:r>
            <w:r w:rsidRPr="00836D56">
              <w:rPr>
                <w:rFonts w:eastAsia="Times New Roman"/>
                <w:b/>
                <w:bCs/>
                <w:color w:val="333333"/>
              </w:rPr>
              <w:t>-value</w:t>
            </w:r>
            <w:r w:rsidRPr="00836D56">
              <w:rPr>
                <w:rFonts w:eastAsia="Times New Roman"/>
                <w:i/>
                <w:iCs/>
                <w:color w:val="333333"/>
                <w:vertAlign w:val="superscript"/>
              </w:rPr>
              <w:t>2</w:t>
            </w:r>
          </w:p>
        </w:tc>
      </w:tr>
      <w:tr w:rsidR="00BA3610" w:rsidRPr="00836D56" w14:paraId="2C3D28F9" w14:textId="77777777" w:rsidTr="00836D56">
        <w:trPr>
          <w:trHeight w:val="395"/>
        </w:trPr>
        <w:tc>
          <w:tcPr>
            <w:tcW w:w="3203" w:type="dxa"/>
            <w:shd w:val="clear" w:color="000000" w:fill="FFFFFF"/>
            <w:vAlign w:val="center"/>
            <w:hideMark/>
          </w:tcPr>
          <w:p w14:paraId="0BB5CD4D"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Age at enrolment, median (IQR) (years)</w:t>
            </w:r>
          </w:p>
        </w:tc>
        <w:tc>
          <w:tcPr>
            <w:tcW w:w="1335" w:type="dxa"/>
            <w:shd w:val="clear" w:color="000000" w:fill="FFFFFF"/>
            <w:vAlign w:val="center"/>
            <w:hideMark/>
          </w:tcPr>
          <w:p w14:paraId="5891B21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36.0 (31.0, 43.0)</w:t>
            </w:r>
          </w:p>
        </w:tc>
        <w:tc>
          <w:tcPr>
            <w:tcW w:w="1392" w:type="dxa"/>
            <w:shd w:val="clear" w:color="000000" w:fill="FFFFFF"/>
            <w:vAlign w:val="center"/>
            <w:hideMark/>
          </w:tcPr>
          <w:p w14:paraId="686A72F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35.0 (30.0, 42.0)</w:t>
            </w:r>
          </w:p>
        </w:tc>
        <w:tc>
          <w:tcPr>
            <w:tcW w:w="1671" w:type="dxa"/>
            <w:shd w:val="clear" w:color="000000" w:fill="FFFFFF"/>
            <w:vAlign w:val="center"/>
            <w:hideMark/>
          </w:tcPr>
          <w:p w14:paraId="56C8B68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37.0 (32.0, 44.0)</w:t>
            </w:r>
          </w:p>
        </w:tc>
        <w:tc>
          <w:tcPr>
            <w:tcW w:w="1393" w:type="dxa"/>
            <w:shd w:val="clear" w:color="000000" w:fill="FFFFFF"/>
            <w:vAlign w:val="center"/>
            <w:hideMark/>
          </w:tcPr>
          <w:p w14:paraId="6D0E781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38.0 (33.0, 46.0)</w:t>
            </w:r>
          </w:p>
        </w:tc>
        <w:tc>
          <w:tcPr>
            <w:tcW w:w="1096" w:type="dxa"/>
            <w:shd w:val="clear" w:color="000000" w:fill="FFFFFF"/>
            <w:vAlign w:val="center"/>
            <w:hideMark/>
          </w:tcPr>
          <w:p w14:paraId="5F21BC2E"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0.003</w:t>
            </w:r>
          </w:p>
        </w:tc>
      </w:tr>
      <w:tr w:rsidR="00BA3610" w:rsidRPr="00836D56" w14:paraId="25D636A5" w14:textId="77777777" w:rsidTr="00836D56">
        <w:trPr>
          <w:trHeight w:val="395"/>
        </w:trPr>
        <w:tc>
          <w:tcPr>
            <w:tcW w:w="3203" w:type="dxa"/>
            <w:shd w:val="clear" w:color="000000" w:fill="FFFFFF"/>
            <w:vAlign w:val="center"/>
            <w:hideMark/>
          </w:tcPr>
          <w:p w14:paraId="4159A063"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 xml:space="preserve">Gender, </w:t>
            </w:r>
            <w:r w:rsidRPr="00836D56">
              <w:rPr>
                <w:rFonts w:eastAsia="Times New Roman"/>
                <w:b/>
                <w:bCs/>
                <w:i/>
                <w:iCs/>
                <w:color w:val="333333"/>
              </w:rPr>
              <w:t xml:space="preserve">N </w:t>
            </w:r>
            <w:r w:rsidRPr="00836D56">
              <w:rPr>
                <w:rFonts w:eastAsia="Times New Roman"/>
                <w:b/>
                <w:bCs/>
                <w:color w:val="333333"/>
              </w:rPr>
              <w:t>(%)</w:t>
            </w:r>
          </w:p>
        </w:tc>
        <w:tc>
          <w:tcPr>
            <w:tcW w:w="1335" w:type="dxa"/>
            <w:shd w:val="clear" w:color="000000" w:fill="FFFFFF"/>
            <w:vAlign w:val="center"/>
            <w:hideMark/>
          </w:tcPr>
          <w:p w14:paraId="266ADE3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6CDACAAD"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209E36A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70A261A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20883E9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0.2</w:t>
            </w:r>
          </w:p>
        </w:tc>
      </w:tr>
      <w:tr w:rsidR="00BA3610" w:rsidRPr="00836D56" w14:paraId="6411EC88" w14:textId="77777777" w:rsidTr="00836D56">
        <w:trPr>
          <w:trHeight w:val="395"/>
        </w:trPr>
        <w:tc>
          <w:tcPr>
            <w:tcW w:w="3203" w:type="dxa"/>
            <w:shd w:val="clear" w:color="000000" w:fill="FFFFFF"/>
            <w:vAlign w:val="center"/>
            <w:hideMark/>
          </w:tcPr>
          <w:p w14:paraId="25FB2139" w14:textId="77777777" w:rsidR="00BA3610" w:rsidRPr="00836D56" w:rsidRDefault="00BA3610" w:rsidP="00836D56">
            <w:pPr>
              <w:widowControl/>
              <w:autoSpaceDE/>
              <w:autoSpaceDN/>
              <w:ind w:firstLineChars="100" w:firstLine="220"/>
              <w:rPr>
                <w:rFonts w:eastAsia="Times New Roman"/>
                <w:color w:val="333333"/>
              </w:rPr>
            </w:pPr>
            <w:r w:rsidRPr="00836D56">
              <w:rPr>
                <w:rFonts w:eastAsia="Times New Roman"/>
                <w:color w:val="333333"/>
              </w:rPr>
              <w:t>    Female</w:t>
            </w:r>
          </w:p>
        </w:tc>
        <w:tc>
          <w:tcPr>
            <w:tcW w:w="1335" w:type="dxa"/>
            <w:shd w:val="clear" w:color="000000" w:fill="FFFFFF"/>
            <w:vAlign w:val="center"/>
            <w:hideMark/>
          </w:tcPr>
          <w:p w14:paraId="2E3653E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282 (50.6%)</w:t>
            </w:r>
          </w:p>
        </w:tc>
        <w:tc>
          <w:tcPr>
            <w:tcW w:w="1392" w:type="dxa"/>
            <w:shd w:val="clear" w:color="000000" w:fill="FFFFFF"/>
            <w:vAlign w:val="center"/>
            <w:hideMark/>
          </w:tcPr>
          <w:p w14:paraId="753DE11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139 (50.0%)</w:t>
            </w:r>
          </w:p>
        </w:tc>
        <w:tc>
          <w:tcPr>
            <w:tcW w:w="1671" w:type="dxa"/>
            <w:shd w:val="clear" w:color="000000" w:fill="FFFFFF"/>
            <w:vAlign w:val="center"/>
            <w:hideMark/>
          </w:tcPr>
          <w:p w14:paraId="61F037B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87 (55.8%)</w:t>
            </w:r>
          </w:p>
        </w:tc>
        <w:tc>
          <w:tcPr>
            <w:tcW w:w="1393" w:type="dxa"/>
            <w:shd w:val="clear" w:color="000000" w:fill="FFFFFF"/>
            <w:vAlign w:val="center"/>
            <w:hideMark/>
          </w:tcPr>
          <w:p w14:paraId="57957E8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56 (45.5%)</w:t>
            </w:r>
          </w:p>
        </w:tc>
        <w:tc>
          <w:tcPr>
            <w:tcW w:w="1096" w:type="dxa"/>
            <w:shd w:val="clear" w:color="000000" w:fill="FFFFFF"/>
            <w:vAlign w:val="center"/>
            <w:hideMark/>
          </w:tcPr>
          <w:p w14:paraId="1D2308B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06F635A7" w14:textId="77777777" w:rsidTr="00836D56">
        <w:trPr>
          <w:trHeight w:val="395"/>
        </w:trPr>
        <w:tc>
          <w:tcPr>
            <w:tcW w:w="3203" w:type="dxa"/>
            <w:shd w:val="clear" w:color="000000" w:fill="FFFFFF"/>
            <w:vAlign w:val="center"/>
            <w:hideMark/>
          </w:tcPr>
          <w:p w14:paraId="1EAC0303"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Duration of current illness, median (IQR) (days)</w:t>
            </w:r>
          </w:p>
        </w:tc>
        <w:tc>
          <w:tcPr>
            <w:tcW w:w="1335" w:type="dxa"/>
            <w:shd w:val="clear" w:color="000000" w:fill="FFFFFF"/>
            <w:vAlign w:val="center"/>
            <w:hideMark/>
          </w:tcPr>
          <w:p w14:paraId="47FC494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(12.0, 21.0)</w:t>
            </w:r>
          </w:p>
        </w:tc>
        <w:tc>
          <w:tcPr>
            <w:tcW w:w="1392" w:type="dxa"/>
            <w:shd w:val="clear" w:color="000000" w:fill="FFFFFF"/>
            <w:vAlign w:val="center"/>
            <w:hideMark/>
          </w:tcPr>
          <w:p w14:paraId="3493212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(14.0, 21.0)</w:t>
            </w:r>
          </w:p>
        </w:tc>
        <w:tc>
          <w:tcPr>
            <w:tcW w:w="1671" w:type="dxa"/>
            <w:shd w:val="clear" w:color="000000" w:fill="FFFFFF"/>
            <w:vAlign w:val="center"/>
            <w:hideMark/>
          </w:tcPr>
          <w:p w14:paraId="0B6C77A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(11.5, 21.0)</w:t>
            </w:r>
          </w:p>
        </w:tc>
        <w:tc>
          <w:tcPr>
            <w:tcW w:w="1393" w:type="dxa"/>
            <w:shd w:val="clear" w:color="000000" w:fill="FFFFFF"/>
            <w:vAlign w:val="center"/>
            <w:hideMark/>
          </w:tcPr>
          <w:p w14:paraId="5B37971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(7.0, 21.0)</w:t>
            </w:r>
          </w:p>
        </w:tc>
        <w:tc>
          <w:tcPr>
            <w:tcW w:w="1096" w:type="dxa"/>
            <w:shd w:val="clear" w:color="000000" w:fill="FFFFFF"/>
            <w:vAlign w:val="center"/>
            <w:hideMark/>
          </w:tcPr>
          <w:p w14:paraId="7EAB26A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0.067</w:t>
            </w:r>
          </w:p>
        </w:tc>
      </w:tr>
      <w:tr w:rsidR="00BA3610" w:rsidRPr="00836D56" w14:paraId="2D420F1B" w14:textId="77777777" w:rsidTr="00836D56">
        <w:trPr>
          <w:trHeight w:val="395"/>
        </w:trPr>
        <w:tc>
          <w:tcPr>
            <w:tcW w:w="3203" w:type="dxa"/>
            <w:shd w:val="clear" w:color="000000" w:fill="FFFFFF"/>
            <w:vAlign w:val="center"/>
            <w:hideMark/>
          </w:tcPr>
          <w:p w14:paraId="2E74F381"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Weight loss</w:t>
            </w:r>
          </w:p>
        </w:tc>
        <w:tc>
          <w:tcPr>
            <w:tcW w:w="1335" w:type="dxa"/>
            <w:shd w:val="clear" w:color="000000" w:fill="FFFFFF"/>
            <w:vAlign w:val="center"/>
            <w:hideMark/>
          </w:tcPr>
          <w:p w14:paraId="57AE594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465 (86.4%)</w:t>
            </w:r>
          </w:p>
        </w:tc>
        <w:tc>
          <w:tcPr>
            <w:tcW w:w="1392" w:type="dxa"/>
            <w:shd w:val="clear" w:color="000000" w:fill="FFFFFF"/>
            <w:vAlign w:val="center"/>
            <w:hideMark/>
          </w:tcPr>
          <w:p w14:paraId="56A4DD1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236 (87.1%)</w:t>
            </w:r>
          </w:p>
        </w:tc>
        <w:tc>
          <w:tcPr>
            <w:tcW w:w="1671" w:type="dxa"/>
            <w:shd w:val="clear" w:color="000000" w:fill="FFFFFF"/>
            <w:vAlign w:val="center"/>
            <w:hideMark/>
          </w:tcPr>
          <w:p w14:paraId="0DC216A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133 (87.5%)</w:t>
            </w:r>
          </w:p>
        </w:tc>
        <w:tc>
          <w:tcPr>
            <w:tcW w:w="1393" w:type="dxa"/>
            <w:shd w:val="clear" w:color="000000" w:fill="FFFFFF"/>
            <w:vAlign w:val="center"/>
            <w:hideMark/>
          </w:tcPr>
          <w:p w14:paraId="69EB6B4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96 (83.5%)</w:t>
            </w:r>
          </w:p>
        </w:tc>
        <w:tc>
          <w:tcPr>
            <w:tcW w:w="1096" w:type="dxa"/>
            <w:shd w:val="clear" w:color="000000" w:fill="FFFFFF"/>
            <w:vAlign w:val="center"/>
            <w:hideMark/>
          </w:tcPr>
          <w:p w14:paraId="077EF9C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0.6</w:t>
            </w:r>
          </w:p>
        </w:tc>
      </w:tr>
      <w:tr w:rsidR="00BA3610" w:rsidRPr="00836D56" w14:paraId="554120DC" w14:textId="77777777" w:rsidTr="00836D56">
        <w:trPr>
          <w:trHeight w:val="395"/>
        </w:trPr>
        <w:tc>
          <w:tcPr>
            <w:tcW w:w="3203" w:type="dxa"/>
            <w:shd w:val="clear" w:color="000000" w:fill="FFFFFF"/>
            <w:vAlign w:val="center"/>
            <w:hideMark/>
          </w:tcPr>
          <w:p w14:paraId="5A4A4C48"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HIV log10 viral load</w:t>
            </w:r>
          </w:p>
        </w:tc>
        <w:tc>
          <w:tcPr>
            <w:tcW w:w="1335" w:type="dxa"/>
            <w:shd w:val="clear" w:color="000000" w:fill="FFFFFF"/>
            <w:vAlign w:val="center"/>
            <w:hideMark/>
          </w:tcPr>
          <w:p w14:paraId="6F5D5F5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10.7 (7.3, 12.4)</w:t>
            </w:r>
          </w:p>
        </w:tc>
        <w:tc>
          <w:tcPr>
            <w:tcW w:w="1392" w:type="dxa"/>
            <w:shd w:val="clear" w:color="000000" w:fill="FFFFFF"/>
            <w:vAlign w:val="center"/>
            <w:hideMark/>
          </w:tcPr>
          <w:p w14:paraId="6C1E753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11.6 (9.3, 12.8)</w:t>
            </w:r>
          </w:p>
        </w:tc>
        <w:tc>
          <w:tcPr>
            <w:tcW w:w="1671" w:type="dxa"/>
            <w:shd w:val="clear" w:color="000000" w:fill="FFFFFF"/>
            <w:vAlign w:val="center"/>
            <w:hideMark/>
          </w:tcPr>
          <w:p w14:paraId="6784F56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8.9 (6.3, 12.3)</w:t>
            </w:r>
          </w:p>
        </w:tc>
        <w:tc>
          <w:tcPr>
            <w:tcW w:w="1393" w:type="dxa"/>
            <w:shd w:val="clear" w:color="000000" w:fill="FFFFFF"/>
            <w:vAlign w:val="center"/>
            <w:hideMark/>
          </w:tcPr>
          <w:p w14:paraId="72C6A86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7.6 (3.9, 10.3)</w:t>
            </w:r>
          </w:p>
        </w:tc>
        <w:tc>
          <w:tcPr>
            <w:tcW w:w="1096" w:type="dxa"/>
            <w:shd w:val="clear" w:color="000000" w:fill="FFFFFF"/>
            <w:vAlign w:val="center"/>
            <w:hideMark/>
          </w:tcPr>
          <w:p w14:paraId="4A37AEFE"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&lt;0.001</w:t>
            </w:r>
          </w:p>
        </w:tc>
      </w:tr>
      <w:tr w:rsidR="00BA3610" w:rsidRPr="00836D56" w14:paraId="134D8405" w14:textId="77777777" w:rsidTr="00836D56">
        <w:trPr>
          <w:trHeight w:val="395"/>
        </w:trPr>
        <w:tc>
          <w:tcPr>
            <w:tcW w:w="3203" w:type="dxa"/>
            <w:shd w:val="clear" w:color="auto" w:fill="auto"/>
            <w:noWrap/>
            <w:vAlign w:val="bottom"/>
            <w:hideMark/>
          </w:tcPr>
          <w:p w14:paraId="3E9688EA" w14:textId="77777777" w:rsidR="00BA3610" w:rsidRPr="00836D56" w:rsidRDefault="00BA3610" w:rsidP="00836D56">
            <w:pPr>
              <w:widowControl/>
              <w:autoSpaceDE/>
              <w:autoSpaceDN/>
              <w:rPr>
                <w:rFonts w:eastAsia="Times New Roman"/>
                <w:b/>
                <w:color w:val="000000"/>
              </w:rPr>
            </w:pPr>
            <w:r w:rsidRPr="00836D56">
              <w:rPr>
                <w:rFonts w:eastAsia="Times New Roman"/>
                <w:b/>
                <w:color w:val="000000"/>
              </w:rPr>
              <w:t>Opportunistic infections</w:t>
            </w:r>
          </w:p>
        </w:tc>
        <w:tc>
          <w:tcPr>
            <w:tcW w:w="1335" w:type="dxa"/>
            <w:shd w:val="clear" w:color="000000" w:fill="FFFFFF"/>
            <w:vAlign w:val="center"/>
            <w:hideMark/>
          </w:tcPr>
          <w:p w14:paraId="300F4F8D"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566BA63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7AD39B0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22F098E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03273CA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513D3784" w14:textId="77777777" w:rsidTr="00836D56">
        <w:trPr>
          <w:trHeight w:val="395"/>
        </w:trPr>
        <w:tc>
          <w:tcPr>
            <w:tcW w:w="3203" w:type="dxa"/>
            <w:shd w:val="clear" w:color="000000" w:fill="FFFFFF"/>
            <w:vAlign w:val="center"/>
            <w:hideMark/>
          </w:tcPr>
          <w:p w14:paraId="1FCE68A5"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t>Tuberculosis</w:t>
            </w:r>
          </w:p>
        </w:tc>
        <w:tc>
          <w:tcPr>
            <w:tcW w:w="1335" w:type="dxa"/>
            <w:shd w:val="clear" w:color="000000" w:fill="FFFFFF"/>
            <w:vAlign w:val="center"/>
            <w:hideMark/>
          </w:tcPr>
          <w:p w14:paraId="4C914E9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459 (84.4%)</w:t>
            </w:r>
          </w:p>
        </w:tc>
        <w:tc>
          <w:tcPr>
            <w:tcW w:w="1392" w:type="dxa"/>
            <w:shd w:val="clear" w:color="000000" w:fill="FFFFFF"/>
            <w:vAlign w:val="center"/>
            <w:hideMark/>
          </w:tcPr>
          <w:p w14:paraId="7D80F01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229 (84.5%)</w:t>
            </w:r>
          </w:p>
        </w:tc>
        <w:tc>
          <w:tcPr>
            <w:tcW w:w="1671" w:type="dxa"/>
            <w:shd w:val="clear" w:color="000000" w:fill="FFFFFF"/>
            <w:vAlign w:val="center"/>
            <w:hideMark/>
          </w:tcPr>
          <w:p w14:paraId="5687782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131 (86.2%)</w:t>
            </w:r>
          </w:p>
        </w:tc>
        <w:tc>
          <w:tcPr>
            <w:tcW w:w="1393" w:type="dxa"/>
            <w:shd w:val="clear" w:color="000000" w:fill="FFFFFF"/>
            <w:vAlign w:val="center"/>
            <w:hideMark/>
          </w:tcPr>
          <w:p w14:paraId="261922E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99 (81.8%)</w:t>
            </w:r>
          </w:p>
        </w:tc>
        <w:tc>
          <w:tcPr>
            <w:tcW w:w="1096" w:type="dxa"/>
            <w:shd w:val="clear" w:color="000000" w:fill="FFFFFF"/>
            <w:vAlign w:val="center"/>
            <w:hideMark/>
          </w:tcPr>
          <w:p w14:paraId="2D5C83E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0.6</w:t>
            </w:r>
          </w:p>
        </w:tc>
      </w:tr>
      <w:tr w:rsidR="00BA3610" w:rsidRPr="00836D56" w14:paraId="4FCFCE7B" w14:textId="77777777" w:rsidTr="00836D56">
        <w:trPr>
          <w:trHeight w:val="395"/>
        </w:trPr>
        <w:tc>
          <w:tcPr>
            <w:tcW w:w="3203" w:type="dxa"/>
            <w:shd w:val="clear" w:color="000000" w:fill="FFFFFF"/>
            <w:vAlign w:val="center"/>
            <w:hideMark/>
          </w:tcPr>
          <w:p w14:paraId="3487B3CC"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t>Pneumonia</w:t>
            </w:r>
          </w:p>
        </w:tc>
        <w:tc>
          <w:tcPr>
            <w:tcW w:w="1335" w:type="dxa"/>
            <w:shd w:val="clear" w:color="000000" w:fill="FFFFFF"/>
            <w:vAlign w:val="center"/>
            <w:hideMark/>
          </w:tcPr>
          <w:p w14:paraId="550961B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62 (11.4%)</w:t>
            </w:r>
          </w:p>
        </w:tc>
        <w:tc>
          <w:tcPr>
            <w:tcW w:w="1392" w:type="dxa"/>
            <w:shd w:val="clear" w:color="000000" w:fill="FFFFFF"/>
            <w:vAlign w:val="center"/>
            <w:hideMark/>
          </w:tcPr>
          <w:p w14:paraId="63F683B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30 (11.1%)</w:t>
            </w:r>
          </w:p>
        </w:tc>
        <w:tc>
          <w:tcPr>
            <w:tcW w:w="1671" w:type="dxa"/>
            <w:shd w:val="clear" w:color="000000" w:fill="FFFFFF"/>
            <w:vAlign w:val="center"/>
            <w:hideMark/>
          </w:tcPr>
          <w:p w14:paraId="032711D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19 (12.5%)</w:t>
            </w:r>
          </w:p>
        </w:tc>
        <w:tc>
          <w:tcPr>
            <w:tcW w:w="1393" w:type="dxa"/>
            <w:shd w:val="clear" w:color="000000" w:fill="FFFFFF"/>
            <w:vAlign w:val="center"/>
            <w:hideMark/>
          </w:tcPr>
          <w:p w14:paraId="0CE343B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 (10.7%)</w:t>
            </w:r>
          </w:p>
        </w:tc>
        <w:tc>
          <w:tcPr>
            <w:tcW w:w="1096" w:type="dxa"/>
            <w:shd w:val="clear" w:color="000000" w:fill="FFFFFF"/>
            <w:vAlign w:val="center"/>
            <w:hideMark/>
          </w:tcPr>
          <w:p w14:paraId="05A96D3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0.9</w:t>
            </w:r>
          </w:p>
        </w:tc>
      </w:tr>
      <w:tr w:rsidR="00BA3610" w:rsidRPr="00836D56" w14:paraId="5477ACE0" w14:textId="77777777" w:rsidTr="00836D56">
        <w:trPr>
          <w:trHeight w:val="395"/>
        </w:trPr>
        <w:tc>
          <w:tcPr>
            <w:tcW w:w="3203" w:type="dxa"/>
            <w:shd w:val="clear" w:color="000000" w:fill="FFFFFF"/>
            <w:vAlign w:val="center"/>
            <w:hideMark/>
          </w:tcPr>
          <w:p w14:paraId="72312AC3" w14:textId="77777777" w:rsidR="00BA3610" w:rsidRPr="00836D56" w:rsidRDefault="00BA3610" w:rsidP="00836D56">
            <w:pPr>
              <w:widowControl/>
              <w:autoSpaceDE/>
              <w:autoSpaceDN/>
              <w:ind w:firstLineChars="100" w:firstLine="218"/>
              <w:jc w:val="right"/>
              <w:rPr>
                <w:rFonts w:eastAsia="Times New Roman"/>
                <w:bCs/>
                <w:i/>
                <w:iCs/>
                <w:color w:val="333333"/>
              </w:rPr>
            </w:pPr>
            <w:r w:rsidRPr="00836D56">
              <w:rPr>
                <w:rFonts w:eastAsia="Times New Roman"/>
                <w:bCs/>
                <w:i/>
                <w:iCs/>
                <w:color w:val="333333"/>
                <w:spacing w:val="-2"/>
              </w:rPr>
              <w:t>Candida albicans</w:t>
            </w:r>
          </w:p>
        </w:tc>
        <w:tc>
          <w:tcPr>
            <w:tcW w:w="1335" w:type="dxa"/>
            <w:shd w:val="clear" w:color="000000" w:fill="FFFFFF"/>
            <w:vAlign w:val="center"/>
            <w:hideMark/>
          </w:tcPr>
          <w:p w14:paraId="63426B3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35 (6.4%)</w:t>
            </w:r>
          </w:p>
        </w:tc>
        <w:tc>
          <w:tcPr>
            <w:tcW w:w="1392" w:type="dxa"/>
            <w:shd w:val="clear" w:color="000000" w:fill="FFFFFF"/>
            <w:vAlign w:val="center"/>
            <w:hideMark/>
          </w:tcPr>
          <w:p w14:paraId="0618A1F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22 (8.1%)</w:t>
            </w:r>
          </w:p>
        </w:tc>
        <w:tc>
          <w:tcPr>
            <w:tcW w:w="1671" w:type="dxa"/>
            <w:shd w:val="clear" w:color="000000" w:fill="FFFFFF"/>
            <w:vAlign w:val="center"/>
            <w:hideMark/>
          </w:tcPr>
          <w:p w14:paraId="7A0A009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11 (7.2%)</w:t>
            </w:r>
          </w:p>
        </w:tc>
        <w:tc>
          <w:tcPr>
            <w:tcW w:w="1393" w:type="dxa"/>
            <w:shd w:val="clear" w:color="000000" w:fill="FFFFFF"/>
            <w:vAlign w:val="center"/>
            <w:hideMark/>
          </w:tcPr>
          <w:p w14:paraId="6CC5200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616AACE5"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0.049</w:t>
            </w:r>
          </w:p>
        </w:tc>
      </w:tr>
      <w:tr w:rsidR="00BA3610" w:rsidRPr="00836D56" w14:paraId="5F130910" w14:textId="77777777" w:rsidTr="00836D56">
        <w:trPr>
          <w:trHeight w:val="395"/>
        </w:trPr>
        <w:tc>
          <w:tcPr>
            <w:tcW w:w="3203" w:type="dxa"/>
            <w:shd w:val="clear" w:color="000000" w:fill="FFFFFF"/>
            <w:vAlign w:val="center"/>
            <w:hideMark/>
          </w:tcPr>
          <w:p w14:paraId="0E2FE57E" w14:textId="77777777" w:rsidR="00BA3610" w:rsidRPr="00836D56" w:rsidRDefault="00BA3610" w:rsidP="00836D56">
            <w:pPr>
              <w:widowControl/>
              <w:autoSpaceDE/>
              <w:autoSpaceDN/>
              <w:ind w:firstLineChars="100" w:firstLine="220"/>
              <w:jc w:val="right"/>
              <w:rPr>
                <w:rFonts w:eastAsia="Times New Roman"/>
                <w:bCs/>
                <w:i/>
                <w:iCs/>
                <w:color w:val="333333"/>
              </w:rPr>
            </w:pPr>
            <w:r w:rsidRPr="00836D56">
              <w:rPr>
                <w:rFonts w:eastAsia="Times New Roman"/>
                <w:bCs/>
                <w:i/>
                <w:iCs/>
                <w:color w:val="333333"/>
              </w:rPr>
              <w:t>Cryptococcus neoformans</w:t>
            </w:r>
          </w:p>
        </w:tc>
        <w:tc>
          <w:tcPr>
            <w:tcW w:w="1335" w:type="dxa"/>
            <w:shd w:val="clear" w:color="000000" w:fill="FFFFFF"/>
            <w:vAlign w:val="center"/>
            <w:hideMark/>
          </w:tcPr>
          <w:p w14:paraId="5E83DDA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29 (5.3%)</w:t>
            </w:r>
          </w:p>
        </w:tc>
        <w:tc>
          <w:tcPr>
            <w:tcW w:w="1392" w:type="dxa"/>
            <w:shd w:val="clear" w:color="000000" w:fill="FFFFFF"/>
            <w:vAlign w:val="center"/>
            <w:hideMark/>
          </w:tcPr>
          <w:p w14:paraId="03DA2E9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15 (5.5%)</w:t>
            </w:r>
          </w:p>
        </w:tc>
        <w:tc>
          <w:tcPr>
            <w:tcW w:w="1671" w:type="dxa"/>
            <w:shd w:val="clear" w:color="000000" w:fill="FFFFFF"/>
            <w:vAlign w:val="center"/>
            <w:hideMark/>
          </w:tcPr>
          <w:p w14:paraId="6439830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(3.3%)</w:t>
            </w:r>
          </w:p>
        </w:tc>
        <w:tc>
          <w:tcPr>
            <w:tcW w:w="1393" w:type="dxa"/>
            <w:shd w:val="clear" w:color="000000" w:fill="FFFFFF"/>
            <w:vAlign w:val="center"/>
            <w:hideMark/>
          </w:tcPr>
          <w:p w14:paraId="0D63DA1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 (7.4%)</w:t>
            </w:r>
          </w:p>
        </w:tc>
        <w:tc>
          <w:tcPr>
            <w:tcW w:w="1096" w:type="dxa"/>
            <w:shd w:val="clear" w:color="000000" w:fill="FFFFFF"/>
            <w:vAlign w:val="center"/>
            <w:hideMark/>
          </w:tcPr>
          <w:p w14:paraId="4AB3641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0.3</w:t>
            </w:r>
          </w:p>
        </w:tc>
      </w:tr>
      <w:tr w:rsidR="00BA3610" w:rsidRPr="00836D56" w14:paraId="697A4D9B" w14:textId="77777777" w:rsidTr="00836D56">
        <w:trPr>
          <w:trHeight w:val="395"/>
        </w:trPr>
        <w:tc>
          <w:tcPr>
            <w:tcW w:w="3203" w:type="dxa"/>
            <w:shd w:val="clear" w:color="000000" w:fill="FFFFFF"/>
            <w:vAlign w:val="center"/>
            <w:hideMark/>
          </w:tcPr>
          <w:p w14:paraId="784F94AF"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t>Gastroenteritis</w:t>
            </w:r>
          </w:p>
        </w:tc>
        <w:tc>
          <w:tcPr>
            <w:tcW w:w="1335" w:type="dxa"/>
            <w:shd w:val="clear" w:color="000000" w:fill="FFFFFF"/>
            <w:vAlign w:val="center"/>
            <w:hideMark/>
          </w:tcPr>
          <w:p w14:paraId="2007F0A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23 (4.2%)</w:t>
            </w:r>
          </w:p>
        </w:tc>
        <w:tc>
          <w:tcPr>
            <w:tcW w:w="1392" w:type="dxa"/>
            <w:shd w:val="clear" w:color="000000" w:fill="FFFFFF"/>
            <w:vAlign w:val="center"/>
            <w:hideMark/>
          </w:tcPr>
          <w:p w14:paraId="6BA8839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12 (4.4%)</w:t>
            </w:r>
          </w:p>
        </w:tc>
        <w:tc>
          <w:tcPr>
            <w:tcW w:w="1671" w:type="dxa"/>
            <w:shd w:val="clear" w:color="000000" w:fill="FFFFFF"/>
            <w:vAlign w:val="center"/>
            <w:hideMark/>
          </w:tcPr>
          <w:p w14:paraId="3ACD564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7 (4.6%)</w:t>
            </w:r>
          </w:p>
        </w:tc>
        <w:tc>
          <w:tcPr>
            <w:tcW w:w="1393" w:type="dxa"/>
            <w:shd w:val="clear" w:color="000000" w:fill="FFFFFF"/>
            <w:vAlign w:val="center"/>
            <w:hideMark/>
          </w:tcPr>
          <w:p w14:paraId="7272D50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(3.3%)</w:t>
            </w:r>
          </w:p>
        </w:tc>
        <w:tc>
          <w:tcPr>
            <w:tcW w:w="1096" w:type="dxa"/>
            <w:shd w:val="clear" w:color="000000" w:fill="FFFFFF"/>
            <w:vAlign w:val="center"/>
            <w:hideMark/>
          </w:tcPr>
          <w:p w14:paraId="3A62559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0.8</w:t>
            </w:r>
          </w:p>
        </w:tc>
      </w:tr>
      <w:tr w:rsidR="00BA3610" w:rsidRPr="00836D56" w14:paraId="6D090D5A" w14:textId="77777777" w:rsidTr="00836D56">
        <w:trPr>
          <w:trHeight w:val="395"/>
        </w:trPr>
        <w:tc>
          <w:tcPr>
            <w:tcW w:w="3203" w:type="dxa"/>
            <w:shd w:val="clear" w:color="000000" w:fill="FFFFFF"/>
            <w:vAlign w:val="center"/>
            <w:hideMark/>
          </w:tcPr>
          <w:p w14:paraId="140025A7"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Hepatitis B</w:t>
            </w:r>
          </w:p>
        </w:tc>
        <w:tc>
          <w:tcPr>
            <w:tcW w:w="1335" w:type="dxa"/>
            <w:shd w:val="clear" w:color="000000" w:fill="FFFFFF"/>
            <w:vAlign w:val="center"/>
            <w:hideMark/>
          </w:tcPr>
          <w:p w14:paraId="64B1322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18 (3.3%)</w:t>
            </w:r>
          </w:p>
        </w:tc>
        <w:tc>
          <w:tcPr>
            <w:tcW w:w="1392" w:type="dxa"/>
            <w:shd w:val="clear" w:color="000000" w:fill="FFFFFF"/>
            <w:vAlign w:val="center"/>
            <w:hideMark/>
          </w:tcPr>
          <w:p w14:paraId="7CDF2FF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 (3.3%)</w:t>
            </w:r>
          </w:p>
        </w:tc>
        <w:tc>
          <w:tcPr>
            <w:tcW w:w="1671" w:type="dxa"/>
            <w:shd w:val="clear" w:color="000000" w:fill="FFFFFF"/>
            <w:vAlign w:val="center"/>
            <w:hideMark/>
          </w:tcPr>
          <w:p w14:paraId="193F9FA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38DC6E7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7B865F7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0.12</w:t>
            </w:r>
          </w:p>
        </w:tc>
      </w:tr>
      <w:tr w:rsidR="00BA3610" w:rsidRPr="00836D56" w14:paraId="249EDDA0" w14:textId="77777777" w:rsidTr="00836D56">
        <w:trPr>
          <w:trHeight w:val="395"/>
        </w:trPr>
        <w:tc>
          <w:tcPr>
            <w:tcW w:w="3203" w:type="dxa"/>
            <w:shd w:val="clear" w:color="000000" w:fill="FFFFFF"/>
            <w:vAlign w:val="center"/>
            <w:hideMark/>
          </w:tcPr>
          <w:p w14:paraId="0F522DA9"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lastRenderedPageBreak/>
              <w:t>Syphilis</w:t>
            </w:r>
          </w:p>
        </w:tc>
        <w:tc>
          <w:tcPr>
            <w:tcW w:w="1335" w:type="dxa"/>
            <w:shd w:val="clear" w:color="000000" w:fill="FFFFFF"/>
            <w:vAlign w:val="center"/>
            <w:hideMark/>
          </w:tcPr>
          <w:p w14:paraId="5EAE588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17 (3.1%)</w:t>
            </w:r>
          </w:p>
        </w:tc>
        <w:tc>
          <w:tcPr>
            <w:tcW w:w="1392" w:type="dxa"/>
            <w:shd w:val="clear" w:color="000000" w:fill="FFFFFF"/>
            <w:vAlign w:val="center"/>
            <w:hideMark/>
          </w:tcPr>
          <w:p w14:paraId="61870C5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(3.0%)</w:t>
            </w:r>
          </w:p>
        </w:tc>
        <w:tc>
          <w:tcPr>
            <w:tcW w:w="1671" w:type="dxa"/>
            <w:shd w:val="clear" w:color="000000" w:fill="FFFFFF"/>
            <w:vAlign w:val="center"/>
            <w:hideMark/>
          </w:tcPr>
          <w:p w14:paraId="14F1ECA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20119F1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5F10DA9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0.11</w:t>
            </w:r>
          </w:p>
        </w:tc>
      </w:tr>
      <w:tr w:rsidR="00BA3610" w:rsidRPr="00836D56" w14:paraId="243B5CCC" w14:textId="77777777" w:rsidTr="00836D56">
        <w:trPr>
          <w:trHeight w:val="395"/>
        </w:trPr>
        <w:tc>
          <w:tcPr>
            <w:tcW w:w="3203" w:type="dxa"/>
            <w:shd w:val="clear" w:color="000000" w:fill="FFFFFF"/>
            <w:vAlign w:val="center"/>
            <w:hideMark/>
          </w:tcPr>
          <w:p w14:paraId="7DA905E2" w14:textId="77777777" w:rsidR="00BA3610" w:rsidRPr="00836D56" w:rsidRDefault="00BA3610" w:rsidP="00836D56">
            <w:pPr>
              <w:widowControl/>
              <w:autoSpaceDE/>
              <w:autoSpaceDN/>
              <w:ind w:firstLineChars="100" w:firstLine="220"/>
              <w:jc w:val="right"/>
              <w:rPr>
                <w:rFonts w:eastAsia="Times New Roman"/>
                <w:bCs/>
                <w:color w:val="333333"/>
              </w:rPr>
            </w:pPr>
            <w:proofErr w:type="spellStart"/>
            <w:r w:rsidRPr="00836D56">
              <w:rPr>
                <w:rFonts w:eastAsia="Times New Roman"/>
                <w:bCs/>
                <w:color w:val="333333"/>
              </w:rPr>
              <w:t>Kaposis</w:t>
            </w:r>
            <w:proofErr w:type="spellEnd"/>
            <w:r w:rsidRPr="00836D56">
              <w:rPr>
                <w:rFonts w:eastAsia="Times New Roman"/>
                <w:bCs/>
                <w:color w:val="333333"/>
              </w:rPr>
              <w:t xml:space="preserve"> sarcoma</w:t>
            </w:r>
          </w:p>
        </w:tc>
        <w:tc>
          <w:tcPr>
            <w:tcW w:w="1335" w:type="dxa"/>
            <w:shd w:val="clear" w:color="000000" w:fill="FFFFFF"/>
            <w:vAlign w:val="center"/>
            <w:hideMark/>
          </w:tcPr>
          <w:p w14:paraId="5853A93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1C903F7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 (2.2%)</w:t>
            </w:r>
          </w:p>
        </w:tc>
        <w:tc>
          <w:tcPr>
            <w:tcW w:w="1671" w:type="dxa"/>
            <w:shd w:val="clear" w:color="000000" w:fill="FFFFFF"/>
            <w:vAlign w:val="center"/>
            <w:hideMark/>
          </w:tcPr>
          <w:p w14:paraId="64E045F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0AE937B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300AAA7D"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0.056</w:t>
            </w:r>
          </w:p>
        </w:tc>
      </w:tr>
      <w:tr w:rsidR="00BA3610" w:rsidRPr="00836D56" w14:paraId="3543120B" w14:textId="77777777" w:rsidTr="00836D56">
        <w:trPr>
          <w:trHeight w:val="395"/>
        </w:trPr>
        <w:tc>
          <w:tcPr>
            <w:tcW w:w="3203" w:type="dxa"/>
            <w:shd w:val="clear" w:color="000000" w:fill="FFFFFF"/>
            <w:vAlign w:val="center"/>
            <w:hideMark/>
          </w:tcPr>
          <w:p w14:paraId="1463BA5B"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Urinary tract infection</w:t>
            </w:r>
          </w:p>
        </w:tc>
        <w:tc>
          <w:tcPr>
            <w:tcW w:w="1335" w:type="dxa"/>
            <w:shd w:val="clear" w:color="000000" w:fill="FFFFFF"/>
            <w:vAlign w:val="center"/>
            <w:hideMark/>
          </w:tcPr>
          <w:p w14:paraId="50F0EA0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7 (1.3%)</w:t>
            </w:r>
          </w:p>
        </w:tc>
        <w:tc>
          <w:tcPr>
            <w:tcW w:w="1392" w:type="dxa"/>
            <w:shd w:val="clear" w:color="000000" w:fill="FFFFFF"/>
            <w:vAlign w:val="center"/>
            <w:hideMark/>
          </w:tcPr>
          <w:p w14:paraId="454F1ED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075F8B4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776E125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(2.5%)</w:t>
            </w:r>
          </w:p>
        </w:tc>
        <w:tc>
          <w:tcPr>
            <w:tcW w:w="1096" w:type="dxa"/>
            <w:shd w:val="clear" w:color="000000" w:fill="FFFFFF"/>
            <w:vAlign w:val="center"/>
            <w:hideMark/>
          </w:tcPr>
          <w:p w14:paraId="54C218ED"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0.2</w:t>
            </w:r>
          </w:p>
        </w:tc>
      </w:tr>
      <w:tr w:rsidR="00BA3610" w:rsidRPr="00836D56" w14:paraId="035033DB" w14:textId="77777777" w:rsidTr="00836D56">
        <w:trPr>
          <w:trHeight w:val="395"/>
        </w:trPr>
        <w:tc>
          <w:tcPr>
            <w:tcW w:w="3203" w:type="dxa"/>
            <w:shd w:val="clear" w:color="000000" w:fill="FFFFFF"/>
            <w:vAlign w:val="center"/>
            <w:hideMark/>
          </w:tcPr>
          <w:p w14:paraId="6917F095"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 xml:space="preserve">Pneumocystis </w:t>
            </w:r>
            <w:proofErr w:type="spellStart"/>
            <w:r w:rsidRPr="00836D56">
              <w:rPr>
                <w:rFonts w:eastAsia="Times New Roman"/>
                <w:bCs/>
                <w:color w:val="333333"/>
              </w:rPr>
              <w:t>Jiroveci</w:t>
            </w:r>
            <w:proofErr w:type="spellEnd"/>
            <w:r w:rsidRPr="00836D56">
              <w:rPr>
                <w:rFonts w:eastAsia="Times New Roman"/>
                <w:bCs/>
                <w:color w:val="333333"/>
              </w:rPr>
              <w:t xml:space="preserve"> Pneumonia</w:t>
            </w:r>
          </w:p>
        </w:tc>
        <w:tc>
          <w:tcPr>
            <w:tcW w:w="1335" w:type="dxa"/>
            <w:shd w:val="clear" w:color="000000" w:fill="FFFFFF"/>
            <w:vAlign w:val="center"/>
            <w:hideMark/>
          </w:tcPr>
          <w:p w14:paraId="567573F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(0.9%)</w:t>
            </w:r>
          </w:p>
        </w:tc>
        <w:tc>
          <w:tcPr>
            <w:tcW w:w="1392" w:type="dxa"/>
            <w:shd w:val="clear" w:color="000000" w:fill="FFFFFF"/>
            <w:vAlign w:val="center"/>
            <w:hideMark/>
          </w:tcPr>
          <w:p w14:paraId="72EFDEB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774108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14EDED2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06AF049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0.5</w:t>
            </w:r>
          </w:p>
        </w:tc>
      </w:tr>
      <w:tr w:rsidR="00BA3610" w:rsidRPr="00836D56" w14:paraId="398E6E50" w14:textId="77777777" w:rsidTr="00836D56">
        <w:trPr>
          <w:trHeight w:val="395"/>
        </w:trPr>
        <w:tc>
          <w:tcPr>
            <w:tcW w:w="3203" w:type="dxa"/>
            <w:shd w:val="clear" w:color="000000" w:fill="FFFFFF"/>
            <w:vAlign w:val="center"/>
            <w:hideMark/>
          </w:tcPr>
          <w:p w14:paraId="36E21CF8"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Herpes simplex virus</w:t>
            </w:r>
          </w:p>
        </w:tc>
        <w:tc>
          <w:tcPr>
            <w:tcW w:w="1335" w:type="dxa"/>
            <w:shd w:val="clear" w:color="000000" w:fill="FFFFFF"/>
            <w:vAlign w:val="center"/>
            <w:hideMark/>
          </w:tcPr>
          <w:p w14:paraId="1B7E29B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(1.5%)</w:t>
            </w:r>
          </w:p>
        </w:tc>
        <w:tc>
          <w:tcPr>
            <w:tcW w:w="1392" w:type="dxa"/>
            <w:shd w:val="clear" w:color="000000" w:fill="FFFFFF"/>
            <w:vAlign w:val="center"/>
            <w:hideMark/>
          </w:tcPr>
          <w:p w14:paraId="5213373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463AC5E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(2.6%)</w:t>
            </w:r>
          </w:p>
        </w:tc>
        <w:tc>
          <w:tcPr>
            <w:tcW w:w="1393" w:type="dxa"/>
            <w:shd w:val="clear" w:color="000000" w:fill="FFFFFF"/>
            <w:vAlign w:val="center"/>
            <w:hideMark/>
          </w:tcPr>
          <w:p w14:paraId="57C6DED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0360F4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0.4</w:t>
            </w:r>
          </w:p>
        </w:tc>
      </w:tr>
      <w:tr w:rsidR="00BA3610" w:rsidRPr="00836D56" w14:paraId="0E634DA7" w14:textId="77777777" w:rsidTr="00836D56">
        <w:trPr>
          <w:trHeight w:val="395"/>
        </w:trPr>
        <w:tc>
          <w:tcPr>
            <w:tcW w:w="3203" w:type="dxa"/>
            <w:shd w:val="clear" w:color="000000" w:fill="FFFFFF"/>
            <w:vAlign w:val="center"/>
            <w:hideMark/>
          </w:tcPr>
          <w:p w14:paraId="282AD60B"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Bacterial meningitis</w:t>
            </w:r>
          </w:p>
        </w:tc>
        <w:tc>
          <w:tcPr>
            <w:tcW w:w="1335" w:type="dxa"/>
            <w:shd w:val="clear" w:color="000000" w:fill="FFFFFF"/>
            <w:vAlign w:val="center"/>
            <w:hideMark/>
          </w:tcPr>
          <w:p w14:paraId="0E623BD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699D6FE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57DAECD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04BD2B4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68332D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0.8</w:t>
            </w:r>
          </w:p>
        </w:tc>
      </w:tr>
      <w:tr w:rsidR="00BA3610" w:rsidRPr="00836D56" w14:paraId="5149CC33" w14:textId="77777777" w:rsidTr="00836D56">
        <w:trPr>
          <w:trHeight w:val="395"/>
        </w:trPr>
        <w:tc>
          <w:tcPr>
            <w:tcW w:w="3203" w:type="dxa"/>
            <w:shd w:val="clear" w:color="auto" w:fill="auto"/>
            <w:noWrap/>
            <w:vAlign w:val="bottom"/>
            <w:hideMark/>
          </w:tcPr>
          <w:p w14:paraId="12A6ADFA" w14:textId="77777777" w:rsidR="00BA3610" w:rsidRPr="00836D56" w:rsidRDefault="00BA3610" w:rsidP="00836D56">
            <w:pPr>
              <w:widowControl/>
              <w:autoSpaceDE/>
              <w:autoSpaceDN/>
              <w:rPr>
                <w:rFonts w:eastAsia="Times New Roman"/>
                <w:b/>
                <w:color w:val="000000"/>
              </w:rPr>
            </w:pPr>
            <w:proofErr w:type="spellStart"/>
            <w:r w:rsidRPr="00836D56">
              <w:rPr>
                <w:rFonts w:eastAsia="Times New Roman"/>
                <w:b/>
                <w:color w:val="000000"/>
                <w:spacing w:val="-2"/>
              </w:rPr>
              <w:t>Haematological</w:t>
            </w:r>
            <w:proofErr w:type="spellEnd"/>
            <w:r w:rsidRPr="00836D56">
              <w:rPr>
                <w:rFonts w:eastAsia="Times New Roman"/>
                <w:b/>
                <w:color w:val="000000"/>
                <w:spacing w:val="-2"/>
              </w:rPr>
              <w:t xml:space="preserve"> parameters</w:t>
            </w:r>
          </w:p>
        </w:tc>
        <w:tc>
          <w:tcPr>
            <w:tcW w:w="1335" w:type="dxa"/>
            <w:shd w:val="clear" w:color="000000" w:fill="FFFFFF"/>
            <w:vAlign w:val="center"/>
            <w:hideMark/>
          </w:tcPr>
          <w:p w14:paraId="1F6D0D0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3599FB7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6F51055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124666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31D4F1B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7BD4A1F1" w14:textId="77777777" w:rsidTr="00836D56">
        <w:trPr>
          <w:trHeight w:val="395"/>
        </w:trPr>
        <w:tc>
          <w:tcPr>
            <w:tcW w:w="3203" w:type="dxa"/>
            <w:shd w:val="clear" w:color="000000" w:fill="FFFFFF"/>
            <w:vAlign w:val="center"/>
            <w:hideMark/>
          </w:tcPr>
          <w:p w14:paraId="172BAEC0"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 xml:space="preserve">White </w:t>
            </w:r>
            <w:proofErr w:type="gramStart"/>
            <w:r w:rsidRPr="00836D56">
              <w:rPr>
                <w:rFonts w:eastAsia="Times New Roman"/>
                <w:bCs/>
                <w:color w:val="333333"/>
              </w:rPr>
              <w:t>cell</w:t>
            </w:r>
            <w:proofErr w:type="gramEnd"/>
            <w:r w:rsidRPr="00836D56">
              <w:rPr>
                <w:rFonts w:eastAsia="Times New Roman"/>
                <w:bCs/>
                <w:color w:val="333333"/>
              </w:rPr>
              <w:t xml:space="preserve"> count x</w:t>
            </w:r>
            <w:commentRangeStart w:id="18"/>
            <w:r w:rsidRPr="00836D56">
              <w:rPr>
                <w:rFonts w:eastAsia="Times New Roman"/>
                <w:bCs/>
                <w:color w:val="333333"/>
              </w:rPr>
              <w:t>10</w:t>
            </w:r>
            <w:r w:rsidRPr="00836D56">
              <w:rPr>
                <w:rFonts w:eastAsia="Times New Roman"/>
                <w:bCs/>
                <w:color w:val="333333"/>
                <w:vertAlign w:val="superscript"/>
              </w:rPr>
              <w:t>9</w:t>
            </w:r>
            <w:commentRangeEnd w:id="18"/>
            <w:r w:rsidRPr="00836D56">
              <w:rPr>
                <w:rStyle w:val="CommentReference"/>
                <w:sz w:val="22"/>
                <w:szCs w:val="22"/>
              </w:rPr>
              <w:commentReference w:id="18"/>
            </w:r>
          </w:p>
        </w:tc>
        <w:tc>
          <w:tcPr>
            <w:tcW w:w="1335" w:type="dxa"/>
            <w:shd w:val="clear" w:color="000000" w:fill="FFFFFF"/>
            <w:vAlign w:val="center"/>
            <w:hideMark/>
          </w:tcPr>
          <w:p w14:paraId="01DBB6A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5.4 (3.7, 8.2)</w:t>
            </w:r>
          </w:p>
        </w:tc>
        <w:tc>
          <w:tcPr>
            <w:tcW w:w="1392" w:type="dxa"/>
            <w:shd w:val="clear" w:color="000000" w:fill="FFFFFF"/>
            <w:vAlign w:val="center"/>
            <w:hideMark/>
          </w:tcPr>
          <w:p w14:paraId="64FAA8F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5.1 (3.0, 7.4)</w:t>
            </w:r>
          </w:p>
        </w:tc>
        <w:tc>
          <w:tcPr>
            <w:tcW w:w="1671" w:type="dxa"/>
            <w:shd w:val="clear" w:color="000000" w:fill="FFFFFF"/>
            <w:vAlign w:val="center"/>
            <w:hideMark/>
          </w:tcPr>
          <w:p w14:paraId="7F2FE69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5.7 (4.2, 8.6)</w:t>
            </w:r>
          </w:p>
        </w:tc>
        <w:tc>
          <w:tcPr>
            <w:tcW w:w="1393" w:type="dxa"/>
            <w:shd w:val="clear" w:color="000000" w:fill="FFFFFF"/>
            <w:vAlign w:val="center"/>
            <w:hideMark/>
          </w:tcPr>
          <w:p w14:paraId="6BAE12C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6.9 (4.5, 9.9)</w:t>
            </w:r>
          </w:p>
        </w:tc>
        <w:tc>
          <w:tcPr>
            <w:tcW w:w="1096" w:type="dxa"/>
            <w:shd w:val="clear" w:color="000000" w:fill="FFFFFF"/>
            <w:vAlign w:val="center"/>
            <w:hideMark/>
          </w:tcPr>
          <w:p w14:paraId="101474E1"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&lt;0.001</w:t>
            </w:r>
          </w:p>
        </w:tc>
      </w:tr>
      <w:tr w:rsidR="00BA3610" w:rsidRPr="00836D56" w14:paraId="5260C4B1" w14:textId="77777777" w:rsidTr="00836D56">
        <w:trPr>
          <w:trHeight w:val="395"/>
        </w:trPr>
        <w:tc>
          <w:tcPr>
            <w:tcW w:w="3203" w:type="dxa"/>
            <w:shd w:val="clear" w:color="000000" w:fill="FFFFFF"/>
            <w:vAlign w:val="center"/>
            <w:hideMark/>
          </w:tcPr>
          <w:p w14:paraId="2755A253"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Lymphocyte count x10</w:t>
            </w:r>
            <w:r w:rsidRPr="00836D56">
              <w:rPr>
                <w:rFonts w:eastAsia="Times New Roman"/>
                <w:bCs/>
                <w:color w:val="333333"/>
                <w:vertAlign w:val="superscript"/>
              </w:rPr>
              <w:t>9</w:t>
            </w:r>
          </w:p>
        </w:tc>
        <w:tc>
          <w:tcPr>
            <w:tcW w:w="1335" w:type="dxa"/>
            <w:shd w:val="clear" w:color="000000" w:fill="FFFFFF"/>
            <w:vAlign w:val="center"/>
            <w:hideMark/>
          </w:tcPr>
          <w:p w14:paraId="1B4102B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0.8 (0.4, 1.8)</w:t>
            </w:r>
          </w:p>
        </w:tc>
        <w:tc>
          <w:tcPr>
            <w:tcW w:w="1392" w:type="dxa"/>
            <w:shd w:val="clear" w:color="000000" w:fill="FFFFFF"/>
            <w:vAlign w:val="center"/>
            <w:hideMark/>
          </w:tcPr>
          <w:p w14:paraId="2812525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0.6 (0.3, 1.3)</w:t>
            </w:r>
          </w:p>
        </w:tc>
        <w:tc>
          <w:tcPr>
            <w:tcW w:w="1671" w:type="dxa"/>
            <w:shd w:val="clear" w:color="000000" w:fill="FFFFFF"/>
            <w:vAlign w:val="center"/>
            <w:hideMark/>
          </w:tcPr>
          <w:p w14:paraId="61EEADD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0.9 (0.5, 4.9)</w:t>
            </w:r>
          </w:p>
        </w:tc>
        <w:tc>
          <w:tcPr>
            <w:tcW w:w="1393" w:type="dxa"/>
            <w:shd w:val="clear" w:color="000000" w:fill="FFFFFF"/>
            <w:vAlign w:val="center"/>
            <w:hideMark/>
          </w:tcPr>
          <w:p w14:paraId="1C90458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 (0.8, 2.9)</w:t>
            </w:r>
          </w:p>
        </w:tc>
        <w:tc>
          <w:tcPr>
            <w:tcW w:w="1096" w:type="dxa"/>
            <w:shd w:val="clear" w:color="000000" w:fill="FFFFFF"/>
            <w:vAlign w:val="center"/>
            <w:hideMark/>
          </w:tcPr>
          <w:p w14:paraId="65C85B3B"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0.004</w:t>
            </w:r>
          </w:p>
        </w:tc>
      </w:tr>
      <w:tr w:rsidR="00BA3610" w:rsidRPr="00836D56" w14:paraId="1CD2679D" w14:textId="77777777" w:rsidTr="00836D56">
        <w:trPr>
          <w:trHeight w:val="395"/>
        </w:trPr>
        <w:tc>
          <w:tcPr>
            <w:tcW w:w="3203" w:type="dxa"/>
            <w:shd w:val="clear" w:color="000000" w:fill="FFFFFF"/>
            <w:vAlign w:val="center"/>
            <w:hideMark/>
          </w:tcPr>
          <w:p w14:paraId="6566A778"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Neutrophils x10</w:t>
            </w:r>
            <w:r w:rsidRPr="00836D56">
              <w:rPr>
                <w:rFonts w:eastAsia="Times New Roman"/>
                <w:bCs/>
                <w:color w:val="333333"/>
                <w:vertAlign w:val="superscript"/>
              </w:rPr>
              <w:t>9</w:t>
            </w:r>
          </w:p>
        </w:tc>
        <w:tc>
          <w:tcPr>
            <w:tcW w:w="1335" w:type="dxa"/>
            <w:shd w:val="clear" w:color="000000" w:fill="FFFFFF"/>
            <w:vAlign w:val="center"/>
            <w:hideMark/>
          </w:tcPr>
          <w:p w14:paraId="2E33996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3.4 (1.5, 8.5)</w:t>
            </w:r>
          </w:p>
        </w:tc>
        <w:tc>
          <w:tcPr>
            <w:tcW w:w="1392" w:type="dxa"/>
            <w:shd w:val="clear" w:color="000000" w:fill="FFFFFF"/>
            <w:vAlign w:val="center"/>
            <w:hideMark/>
          </w:tcPr>
          <w:p w14:paraId="0C9028E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2.4 (1.1, 6.2)</w:t>
            </w:r>
          </w:p>
        </w:tc>
        <w:tc>
          <w:tcPr>
            <w:tcW w:w="1671" w:type="dxa"/>
            <w:shd w:val="clear" w:color="000000" w:fill="FFFFFF"/>
            <w:vAlign w:val="center"/>
            <w:hideMark/>
          </w:tcPr>
          <w:p w14:paraId="117F149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6.6 (1.9, 15.2)</w:t>
            </w:r>
          </w:p>
        </w:tc>
        <w:tc>
          <w:tcPr>
            <w:tcW w:w="1393" w:type="dxa"/>
            <w:shd w:val="clear" w:color="000000" w:fill="FFFFFF"/>
            <w:vAlign w:val="center"/>
            <w:hideMark/>
          </w:tcPr>
          <w:p w14:paraId="5346C94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5.2 (3.1, 11.3)</w:t>
            </w:r>
          </w:p>
        </w:tc>
        <w:tc>
          <w:tcPr>
            <w:tcW w:w="1096" w:type="dxa"/>
            <w:shd w:val="clear" w:color="000000" w:fill="FFFFFF"/>
            <w:vAlign w:val="center"/>
            <w:hideMark/>
          </w:tcPr>
          <w:p w14:paraId="5DA4F831"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0.003</w:t>
            </w:r>
          </w:p>
        </w:tc>
      </w:tr>
      <w:tr w:rsidR="00BA3610" w:rsidRPr="00836D56" w14:paraId="7A680519" w14:textId="77777777" w:rsidTr="00836D56">
        <w:trPr>
          <w:trHeight w:val="395"/>
        </w:trPr>
        <w:tc>
          <w:tcPr>
            <w:tcW w:w="3203" w:type="dxa"/>
            <w:shd w:val="clear" w:color="auto" w:fill="auto"/>
            <w:noWrap/>
            <w:vAlign w:val="bottom"/>
            <w:hideMark/>
          </w:tcPr>
          <w:p w14:paraId="4EDDB685" w14:textId="77777777" w:rsidR="00BA3610" w:rsidRPr="00836D56" w:rsidRDefault="00BA3610" w:rsidP="00836D56">
            <w:pPr>
              <w:widowControl/>
              <w:autoSpaceDE/>
              <w:autoSpaceDN/>
              <w:rPr>
                <w:rFonts w:eastAsia="Times New Roman"/>
                <w:b/>
                <w:color w:val="000000"/>
              </w:rPr>
            </w:pPr>
            <w:r w:rsidRPr="00836D56">
              <w:rPr>
                <w:rFonts w:eastAsia="Times New Roman"/>
                <w:b/>
                <w:color w:val="000000"/>
              </w:rPr>
              <w:t>Medical history</w:t>
            </w:r>
          </w:p>
        </w:tc>
        <w:tc>
          <w:tcPr>
            <w:tcW w:w="1335" w:type="dxa"/>
            <w:shd w:val="clear" w:color="000000" w:fill="FFFFFF"/>
            <w:vAlign w:val="center"/>
            <w:hideMark/>
          </w:tcPr>
          <w:p w14:paraId="2AAFE6E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393A1CE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0573ED3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4B5F1C6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1AD1B70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21D17F81" w14:textId="77777777" w:rsidTr="00836D56">
        <w:trPr>
          <w:trHeight w:val="395"/>
        </w:trPr>
        <w:tc>
          <w:tcPr>
            <w:tcW w:w="3203" w:type="dxa"/>
            <w:shd w:val="clear" w:color="000000" w:fill="FFFFFF"/>
            <w:vAlign w:val="center"/>
            <w:hideMark/>
          </w:tcPr>
          <w:p w14:paraId="039883B3" w14:textId="77777777" w:rsidR="00BA3610" w:rsidRPr="00836D56" w:rsidRDefault="00BA3610" w:rsidP="00836D56">
            <w:pPr>
              <w:widowControl/>
              <w:autoSpaceDE/>
              <w:autoSpaceDN/>
              <w:ind w:firstLineChars="100" w:firstLine="220"/>
              <w:rPr>
                <w:rFonts w:eastAsia="Times New Roman"/>
                <w:bCs/>
                <w:color w:val="333333"/>
              </w:rPr>
            </w:pPr>
            <w:r w:rsidRPr="00836D56">
              <w:rPr>
                <w:rFonts w:eastAsia="Times New Roman"/>
                <w:bCs/>
                <w:color w:val="333333"/>
              </w:rPr>
              <w:t>HAART exposure</w:t>
            </w:r>
          </w:p>
        </w:tc>
        <w:tc>
          <w:tcPr>
            <w:tcW w:w="1335" w:type="dxa"/>
            <w:shd w:val="clear" w:color="000000" w:fill="FFFFFF"/>
            <w:vAlign w:val="center"/>
            <w:hideMark/>
          </w:tcPr>
          <w:p w14:paraId="0D0127F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204 (36.6%)</w:t>
            </w:r>
          </w:p>
        </w:tc>
        <w:tc>
          <w:tcPr>
            <w:tcW w:w="1392" w:type="dxa"/>
            <w:shd w:val="clear" w:color="000000" w:fill="FFFFFF"/>
            <w:vAlign w:val="center"/>
            <w:hideMark/>
          </w:tcPr>
          <w:p w14:paraId="00681D6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100 (36.0%)</w:t>
            </w:r>
          </w:p>
        </w:tc>
        <w:tc>
          <w:tcPr>
            <w:tcW w:w="1671" w:type="dxa"/>
            <w:shd w:val="clear" w:color="000000" w:fill="FFFFFF"/>
            <w:vAlign w:val="center"/>
            <w:hideMark/>
          </w:tcPr>
          <w:p w14:paraId="353DDCD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61 (39.1%)</w:t>
            </w:r>
          </w:p>
        </w:tc>
        <w:tc>
          <w:tcPr>
            <w:tcW w:w="1393" w:type="dxa"/>
            <w:shd w:val="clear" w:color="000000" w:fill="FFFFFF"/>
            <w:vAlign w:val="center"/>
            <w:hideMark/>
          </w:tcPr>
          <w:p w14:paraId="214E738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43 (34.7%)</w:t>
            </w:r>
          </w:p>
        </w:tc>
        <w:tc>
          <w:tcPr>
            <w:tcW w:w="1096" w:type="dxa"/>
            <w:shd w:val="clear" w:color="000000" w:fill="FFFFFF"/>
            <w:vAlign w:val="center"/>
            <w:hideMark/>
          </w:tcPr>
          <w:p w14:paraId="59B2220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0.7</w:t>
            </w:r>
          </w:p>
        </w:tc>
      </w:tr>
      <w:tr w:rsidR="00BA3610" w:rsidRPr="00836D56" w14:paraId="0CAD92F2" w14:textId="77777777" w:rsidTr="00836D56">
        <w:trPr>
          <w:trHeight w:val="395"/>
        </w:trPr>
        <w:tc>
          <w:tcPr>
            <w:tcW w:w="3203" w:type="dxa"/>
            <w:shd w:val="clear" w:color="000000" w:fill="FFFFFF"/>
            <w:vAlign w:val="center"/>
            <w:hideMark/>
          </w:tcPr>
          <w:p w14:paraId="7D153A79" w14:textId="77777777" w:rsidR="00BA3610" w:rsidRPr="00836D56" w:rsidRDefault="00BA3610" w:rsidP="00836D56">
            <w:pPr>
              <w:widowControl/>
              <w:autoSpaceDE/>
              <w:autoSpaceDN/>
              <w:ind w:firstLineChars="100" w:firstLine="218"/>
              <w:rPr>
                <w:rFonts w:eastAsia="Times New Roman"/>
                <w:bCs/>
                <w:color w:val="333333"/>
              </w:rPr>
            </w:pPr>
            <w:r w:rsidRPr="00836D56">
              <w:rPr>
                <w:rFonts w:eastAsia="Times New Roman"/>
                <w:bCs/>
                <w:color w:val="333333"/>
                <w:spacing w:val="-2"/>
              </w:rPr>
              <w:t>Anti-tuberculous therapy</w:t>
            </w:r>
          </w:p>
        </w:tc>
        <w:tc>
          <w:tcPr>
            <w:tcW w:w="1335" w:type="dxa"/>
            <w:shd w:val="clear" w:color="000000" w:fill="FFFFFF"/>
            <w:vAlign w:val="center"/>
            <w:hideMark/>
          </w:tcPr>
          <w:p w14:paraId="3271202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 (2.3%)</w:t>
            </w:r>
          </w:p>
        </w:tc>
        <w:tc>
          <w:tcPr>
            <w:tcW w:w="1392" w:type="dxa"/>
            <w:shd w:val="clear" w:color="000000" w:fill="FFFFFF"/>
            <w:vAlign w:val="center"/>
            <w:hideMark/>
          </w:tcPr>
          <w:p w14:paraId="38EB5D1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(1.8%)</w:t>
            </w:r>
          </w:p>
        </w:tc>
        <w:tc>
          <w:tcPr>
            <w:tcW w:w="1671" w:type="dxa"/>
            <w:shd w:val="clear" w:color="000000" w:fill="FFFFFF"/>
            <w:vAlign w:val="center"/>
            <w:hideMark/>
          </w:tcPr>
          <w:p w14:paraId="385F554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(1.9%)</w:t>
            </w:r>
          </w:p>
        </w:tc>
        <w:tc>
          <w:tcPr>
            <w:tcW w:w="1393" w:type="dxa"/>
            <w:shd w:val="clear" w:color="000000" w:fill="FFFFFF"/>
            <w:vAlign w:val="center"/>
            <w:hideMark/>
          </w:tcPr>
          <w:p w14:paraId="3C56A24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(4.0%)</w:t>
            </w:r>
          </w:p>
        </w:tc>
        <w:tc>
          <w:tcPr>
            <w:tcW w:w="1096" w:type="dxa"/>
            <w:shd w:val="clear" w:color="000000" w:fill="FFFFFF"/>
            <w:vAlign w:val="center"/>
            <w:hideMark/>
          </w:tcPr>
          <w:p w14:paraId="629BC3A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0.4</w:t>
            </w:r>
          </w:p>
        </w:tc>
      </w:tr>
      <w:tr w:rsidR="00BA3610" w:rsidRPr="00836D56" w14:paraId="03908DF8" w14:textId="77777777" w:rsidTr="00836D56">
        <w:trPr>
          <w:trHeight w:val="395"/>
        </w:trPr>
        <w:tc>
          <w:tcPr>
            <w:tcW w:w="3203" w:type="dxa"/>
            <w:shd w:val="clear" w:color="000000" w:fill="FFFFFF"/>
            <w:vAlign w:val="center"/>
            <w:hideMark/>
          </w:tcPr>
          <w:p w14:paraId="79EB0702" w14:textId="77777777" w:rsidR="00BA3610" w:rsidRPr="00836D56" w:rsidRDefault="00BA3610" w:rsidP="00836D56">
            <w:pPr>
              <w:widowControl/>
              <w:autoSpaceDE/>
              <w:autoSpaceDN/>
              <w:ind w:firstLineChars="100" w:firstLine="218"/>
              <w:rPr>
                <w:rFonts w:eastAsia="Times New Roman"/>
                <w:bCs/>
                <w:color w:val="333333"/>
                <w:spacing w:val="-2"/>
              </w:rPr>
            </w:pPr>
            <w:r w:rsidRPr="00836D56">
              <w:rPr>
                <w:rFonts w:eastAsia="Times New Roman"/>
                <w:bCs/>
                <w:color w:val="333333"/>
                <w:spacing w:val="-2"/>
              </w:rPr>
              <w:t>Antifungal therapy</w:t>
            </w:r>
          </w:p>
        </w:tc>
        <w:tc>
          <w:tcPr>
            <w:tcW w:w="1335" w:type="dxa"/>
            <w:shd w:val="clear" w:color="000000" w:fill="FFFFFF"/>
            <w:vAlign w:val="center"/>
            <w:hideMark/>
          </w:tcPr>
          <w:p w14:paraId="4878C14D"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6 (1.1%)</w:t>
            </w:r>
          </w:p>
        </w:tc>
        <w:tc>
          <w:tcPr>
            <w:tcW w:w="1392" w:type="dxa"/>
            <w:shd w:val="clear" w:color="000000" w:fill="FFFFFF"/>
            <w:vAlign w:val="center"/>
            <w:hideMark/>
          </w:tcPr>
          <w:p w14:paraId="5B9C7E43"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2 (0.7%)</w:t>
            </w:r>
          </w:p>
        </w:tc>
        <w:tc>
          <w:tcPr>
            <w:tcW w:w="1671" w:type="dxa"/>
            <w:shd w:val="clear" w:color="000000" w:fill="FFFFFF"/>
            <w:vAlign w:val="center"/>
            <w:hideMark/>
          </w:tcPr>
          <w:p w14:paraId="1DA4C1A2"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1 (0.6%)</w:t>
            </w:r>
          </w:p>
        </w:tc>
        <w:tc>
          <w:tcPr>
            <w:tcW w:w="1393" w:type="dxa"/>
            <w:shd w:val="clear" w:color="000000" w:fill="FFFFFF"/>
            <w:vAlign w:val="center"/>
            <w:hideMark/>
          </w:tcPr>
          <w:p w14:paraId="54A52FE7"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3 (2.4%)</w:t>
            </w:r>
          </w:p>
        </w:tc>
        <w:tc>
          <w:tcPr>
            <w:tcW w:w="1096" w:type="dxa"/>
            <w:shd w:val="clear" w:color="000000" w:fill="FFFFFF"/>
            <w:vAlign w:val="center"/>
            <w:hideMark/>
          </w:tcPr>
          <w:p w14:paraId="602B98C4"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0.3</w:t>
            </w:r>
          </w:p>
        </w:tc>
      </w:tr>
      <w:tr w:rsidR="00330AC1" w:rsidRPr="00836D56" w14:paraId="71BC2C7E" w14:textId="77777777" w:rsidTr="00321B0A">
        <w:trPr>
          <w:trHeight w:val="395"/>
        </w:trPr>
        <w:tc>
          <w:tcPr>
            <w:tcW w:w="10090" w:type="dxa"/>
            <w:gridSpan w:val="6"/>
            <w:shd w:val="clear" w:color="000000" w:fill="FFFFFF"/>
            <w:vAlign w:val="center"/>
          </w:tcPr>
          <w:p w14:paraId="2774EE16" w14:textId="77777777" w:rsidR="00330AC1" w:rsidRPr="005E711A" w:rsidRDefault="00330AC1" w:rsidP="00330AC1">
            <w:pPr>
              <w:pStyle w:val="BodyText"/>
              <w:spacing w:before="134"/>
              <w:ind w:left="48" w:right="52"/>
              <w:jc w:val="both"/>
              <w:rPr>
                <w:spacing w:val="-2"/>
              </w:rPr>
            </w:pPr>
            <w:r w:rsidRPr="005E711A">
              <w:rPr>
                <w:i/>
                <w:color w:val="333333"/>
                <w:vertAlign w:val="superscript"/>
              </w:rPr>
              <w:t>1</w:t>
            </w:r>
            <w:r w:rsidRPr="005E711A">
              <w:rPr>
                <w:color w:val="333333"/>
              </w:rPr>
              <w:t>Median</w:t>
            </w:r>
            <w:r w:rsidRPr="005E711A">
              <w:rPr>
                <w:color w:val="333333"/>
                <w:spacing w:val="-3"/>
              </w:rPr>
              <w:t xml:space="preserve"> </w:t>
            </w:r>
            <w:r w:rsidRPr="005E711A">
              <w:rPr>
                <w:color w:val="333333"/>
              </w:rPr>
              <w:t>(IQR)</w:t>
            </w:r>
            <w:r w:rsidRPr="005E711A">
              <w:t>;</w:t>
            </w:r>
            <w:r w:rsidRPr="005E711A">
              <w:rPr>
                <w:spacing w:val="-3"/>
              </w:rPr>
              <w:t xml:space="preserve"> </w:t>
            </w:r>
            <w:r w:rsidRPr="005E711A">
              <w:rPr>
                <w:vertAlign w:val="superscript"/>
              </w:rPr>
              <w:t>2</w:t>
            </w:r>
            <w:r w:rsidRPr="005E711A">
              <w:t>Wilcoxon</w:t>
            </w:r>
            <w:r w:rsidRPr="005E711A">
              <w:rPr>
                <w:spacing w:val="-3"/>
              </w:rPr>
              <w:t xml:space="preserve"> </w:t>
            </w:r>
            <w:r w:rsidRPr="005E711A">
              <w:t>rank</w:t>
            </w:r>
            <w:r w:rsidRPr="005E711A">
              <w:rPr>
                <w:spacing w:val="-3"/>
              </w:rPr>
              <w:t xml:space="preserve"> </w:t>
            </w:r>
            <w:r w:rsidRPr="005E711A">
              <w:t>sum</w:t>
            </w:r>
            <w:r w:rsidRPr="005E711A">
              <w:rPr>
                <w:spacing w:val="-3"/>
              </w:rPr>
              <w:t xml:space="preserve"> </w:t>
            </w:r>
            <w:r w:rsidRPr="005E711A">
              <w:t>test;</w:t>
            </w:r>
            <w:r w:rsidRPr="005E711A">
              <w:rPr>
                <w:spacing w:val="-3"/>
              </w:rPr>
              <w:t xml:space="preserve"> </w:t>
            </w:r>
            <w:r w:rsidRPr="005E711A">
              <w:t>Pearson's</w:t>
            </w:r>
            <w:r w:rsidRPr="005E711A">
              <w:rPr>
                <w:spacing w:val="-3"/>
              </w:rPr>
              <w:t xml:space="preserve"> </w:t>
            </w:r>
            <w:r w:rsidRPr="005E711A">
              <w:t>Chi-squared</w:t>
            </w:r>
            <w:r w:rsidRPr="005E711A">
              <w:rPr>
                <w:spacing w:val="-3"/>
              </w:rPr>
              <w:t xml:space="preserve"> </w:t>
            </w:r>
            <w:r w:rsidRPr="005E711A">
              <w:t>test;</w:t>
            </w:r>
            <w:r w:rsidRPr="005E711A">
              <w:rPr>
                <w:spacing w:val="-3"/>
              </w:rPr>
              <w:t xml:space="preserve"> </w:t>
            </w:r>
            <w:r w:rsidRPr="005E711A">
              <w:t>Fisher's</w:t>
            </w:r>
            <w:r w:rsidRPr="005E711A">
              <w:rPr>
                <w:spacing w:val="-3"/>
              </w:rPr>
              <w:t xml:space="preserve"> </w:t>
            </w:r>
            <w:r w:rsidRPr="005E711A">
              <w:t>exact</w:t>
            </w:r>
            <w:r w:rsidRPr="005E711A">
              <w:rPr>
                <w:spacing w:val="-3"/>
              </w:rPr>
              <w:t xml:space="preserve"> </w:t>
            </w:r>
            <w:r w:rsidRPr="005E711A">
              <w:t>test IQR-interquartile range</w:t>
            </w:r>
            <w:r w:rsidRPr="005E711A">
              <w:rPr>
                <w:spacing w:val="-2"/>
              </w:rPr>
              <w:t>, TB-tuberculosis</w:t>
            </w:r>
            <w:r w:rsidRPr="005E711A">
              <w:t>, HAART</w:t>
            </w:r>
            <w:r w:rsidRPr="005E711A">
              <w:rPr>
                <w:spacing w:val="-5"/>
              </w:rPr>
              <w:t xml:space="preserve"> </w:t>
            </w:r>
            <w:r w:rsidRPr="005E711A">
              <w:t>Highly</w:t>
            </w:r>
            <w:r w:rsidRPr="005E711A">
              <w:rPr>
                <w:spacing w:val="-4"/>
              </w:rPr>
              <w:t xml:space="preserve"> </w:t>
            </w:r>
            <w:r w:rsidRPr="005E711A">
              <w:t>active</w:t>
            </w:r>
            <w:r w:rsidRPr="005E711A">
              <w:rPr>
                <w:spacing w:val="-5"/>
              </w:rPr>
              <w:t xml:space="preserve"> </w:t>
            </w:r>
            <w:r w:rsidRPr="005E711A">
              <w:t>antiretroviral</w:t>
            </w:r>
            <w:r w:rsidRPr="005E711A">
              <w:rPr>
                <w:spacing w:val="-4"/>
              </w:rPr>
              <w:t xml:space="preserve"> </w:t>
            </w:r>
            <w:r w:rsidRPr="005E711A">
              <w:rPr>
                <w:spacing w:val="-2"/>
              </w:rPr>
              <w:t>therapy</w:t>
            </w:r>
          </w:p>
          <w:p w14:paraId="4BDE86B3" w14:textId="77777777" w:rsidR="00330AC1" w:rsidRPr="005E711A" w:rsidRDefault="00330AC1" w:rsidP="00330AC1">
            <w:pPr>
              <w:spacing w:before="10" w:line="244" w:lineRule="auto"/>
              <w:ind w:left="48" w:right="52"/>
            </w:pPr>
            <w:r w:rsidRPr="005E711A">
              <w:rPr>
                <w:i/>
                <w:color w:val="333333"/>
                <w:vertAlign w:val="superscript"/>
              </w:rPr>
              <w:t xml:space="preserve">p </w:t>
            </w:r>
            <w:r w:rsidRPr="005E711A">
              <w:t xml:space="preserve">-value is a simultaneous comparison of all the clinical characteristics by CD4 count tertiles. </w:t>
            </w:r>
          </w:p>
          <w:p w14:paraId="387814A1" w14:textId="77777777" w:rsidR="00330AC1" w:rsidRPr="00836D56" w:rsidRDefault="00330AC1" w:rsidP="00836D56">
            <w:pPr>
              <w:widowControl/>
              <w:autoSpaceDE/>
              <w:autoSpaceDN/>
              <w:ind w:firstLine="178"/>
              <w:jc w:val="center"/>
              <w:rPr>
                <w:rFonts w:eastAsia="Times New Roman"/>
                <w:bCs/>
                <w:color w:val="333333"/>
                <w:spacing w:val="-2"/>
              </w:rPr>
            </w:pPr>
          </w:p>
        </w:tc>
      </w:tr>
    </w:tbl>
    <w:p w14:paraId="108B17B3" w14:textId="77777777" w:rsidR="00AB25A5" w:rsidRPr="005E711A" w:rsidRDefault="00AB25A5" w:rsidP="00330AC1">
      <w:pPr>
        <w:spacing w:before="10" w:line="244" w:lineRule="auto"/>
        <w:ind w:right="3730"/>
      </w:pPr>
    </w:p>
    <w:p w14:paraId="4318EB52" w14:textId="77777777" w:rsidR="00AB25A5" w:rsidRPr="005E711A" w:rsidRDefault="00AB25A5" w:rsidP="00AB25A5">
      <w:pPr>
        <w:rPr>
          <w:w w:val="80"/>
        </w:rPr>
      </w:pPr>
    </w:p>
    <w:p w14:paraId="3FEABFBF" w14:textId="77777777" w:rsidR="00BA3610" w:rsidRPr="00FD16E0" w:rsidRDefault="00BA3610"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t>Diagnosis of adrenal insufficiency</w:t>
      </w:r>
    </w:p>
    <w:p w14:paraId="2BCADC01" w14:textId="77777777" w:rsidR="00BA3610" w:rsidRPr="00FD16E0" w:rsidRDefault="00BA3610"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t>Biochemistry:</w:t>
      </w:r>
    </w:p>
    <w:p w14:paraId="2066CF22" w14:textId="77777777" w:rsidR="00BA3610" w:rsidRPr="00CA409F" w:rsidRDefault="00BA3610" w:rsidP="008E6C72">
      <w:pPr>
        <w:pStyle w:val="BodyText"/>
        <w:spacing w:before="134"/>
        <w:ind w:left="709" w:right="548"/>
        <w:jc w:val="both"/>
        <w:rPr>
          <w:lang w:val="en-ZA"/>
        </w:rPr>
      </w:pPr>
      <w:r w:rsidRPr="00CA409F">
        <w:rPr>
          <w:lang w:val="en-ZA"/>
        </w:rPr>
        <w:t xml:space="preserve">A total of 35 AI patients were identified following a failed </w:t>
      </w:r>
      <w:proofErr w:type="spellStart"/>
      <w:r w:rsidRPr="00CA409F">
        <w:rPr>
          <w:lang w:val="en-ZA"/>
        </w:rPr>
        <w:t>tetracosactide</w:t>
      </w:r>
      <w:proofErr w:type="spellEnd"/>
      <w:r w:rsidRPr="00CA409F">
        <w:rPr>
          <w:lang w:val="en-ZA"/>
        </w:rPr>
        <w:t xml:space="preserve"> test of whom 26 were SAI and 9 PAI. An additional 21 patients were diagnosed with AI patients based on a random cortisol concentration of less than 274 nmol/L Of these aforementioned patients, 19 were identified as having SAI and 2 consistent with PAI. Thus making a total cohort of 56, representing 11 with PAI and 45 patients with SAI. When comparing patients with AI versus those without, the random morning serum cortisol was lower in the AI, 332 nmol/L (252.0-382.0), compared with 478 nmol/L (372.5-578.0) without AI; (</w:t>
      </w:r>
      <w:r w:rsidRPr="00A4597F">
        <w:rPr>
          <w:i/>
          <w:iCs/>
          <w:lang w:val="en-ZA"/>
        </w:rPr>
        <w:t>p</w:t>
      </w:r>
      <w:r w:rsidRPr="00CA409F">
        <w:rPr>
          <w:lang w:val="en-ZA"/>
        </w:rPr>
        <w:t>&lt;0.001). The basal cortisol taken at 0 minutes was 300 nmol/L (188.5-359) in the AI group, compared with 466 nmol/L (352-573) without AI; (</w:t>
      </w:r>
      <w:r w:rsidRPr="00A4597F">
        <w:rPr>
          <w:i/>
          <w:iCs/>
          <w:lang w:val="en-ZA"/>
        </w:rPr>
        <w:t>p</w:t>
      </w:r>
      <w:r w:rsidRPr="00CA409F">
        <w:rPr>
          <w:lang w:val="en-ZA"/>
        </w:rPr>
        <w:t>&lt;0.001). The stimulated cortisol was 379 nmol/L (314.5-440.0) in the AI group, compared with 722 nmol/L (630.0-858.0); (</w:t>
      </w:r>
      <w:r w:rsidRPr="00A4597F">
        <w:rPr>
          <w:i/>
          <w:iCs/>
          <w:lang w:val="en-ZA"/>
        </w:rPr>
        <w:t>p</w:t>
      </w:r>
      <w:r w:rsidRPr="00CA409F">
        <w:rPr>
          <w:lang w:val="en-ZA"/>
        </w:rPr>
        <w:t>&lt;0.001) without AI. The total number of patients who would have been diagnosed with AI if the cut-off were 240 nmol/L would have been 29, in contradistinction to 41 and 56, if cut offs were 400 nmol/L and 500 nmol/L, respectively.</w:t>
      </w:r>
    </w:p>
    <w:p w14:paraId="150E3E57" w14:textId="77777777" w:rsidR="00330AC1" w:rsidRDefault="00330AC1" w:rsidP="00AB25A5">
      <w:pPr>
        <w:pStyle w:val="BodyText"/>
        <w:ind w:left="560" w:right="1530"/>
        <w:jc w:val="both"/>
      </w:pPr>
    </w:p>
    <w:p w14:paraId="67A8A19E" w14:textId="77777777" w:rsidR="00330AC1" w:rsidRPr="005E711A" w:rsidRDefault="00330AC1" w:rsidP="00AB25A5">
      <w:pPr>
        <w:pStyle w:val="BodyText"/>
        <w:ind w:left="560" w:right="1530"/>
        <w:jc w:val="both"/>
        <w:sectPr w:rsidR="00330AC1" w:rsidRPr="005E711A" w:rsidSect="00260174">
          <w:type w:val="continuous"/>
          <w:pgSz w:w="12240" w:h="15840"/>
          <w:pgMar w:top="1281" w:right="527" w:bottom="981" w:left="533" w:header="0" w:footer="788" w:gutter="0"/>
          <w:cols w:space="720"/>
        </w:sectPr>
      </w:pPr>
    </w:p>
    <w:p w14:paraId="1C312141" w14:textId="77777777" w:rsidR="00AF597A" w:rsidRPr="00FD16E0" w:rsidRDefault="00AF597A"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lastRenderedPageBreak/>
        <w:t>Comparison of clinical characteristics in patients with adrenal insufficiency with those without</w:t>
      </w:r>
    </w:p>
    <w:p w14:paraId="37C767DB" w14:textId="77777777" w:rsidR="005D10B7" w:rsidRPr="008E6C72" w:rsidRDefault="00AF597A" w:rsidP="00FD16E0">
      <w:pPr>
        <w:pStyle w:val="BodyText"/>
        <w:spacing w:before="249" w:line="232" w:lineRule="auto"/>
        <w:ind w:left="709" w:right="548"/>
        <w:jc w:val="both"/>
        <w:rPr>
          <w:lang w:val="en-ZA"/>
        </w:rPr>
      </w:pPr>
      <w:r w:rsidRPr="008E6C72">
        <w:rPr>
          <w:lang w:val="en-ZA"/>
        </w:rPr>
        <w:t xml:space="preserve">Tiredness, increased heart rate and pulmonary tuberculosis occurred more often in non-AI versus AI patients, </w:t>
      </w:r>
      <w:r w:rsidRPr="008E6C72">
        <w:rPr>
          <w:i/>
          <w:iCs/>
          <w:lang w:val="en-ZA"/>
        </w:rPr>
        <w:t>p</w:t>
      </w:r>
      <w:r w:rsidRPr="008E6C72">
        <w:rPr>
          <w:lang w:val="en-ZA"/>
        </w:rPr>
        <w:t xml:space="preserve">=0.021 and </w:t>
      </w:r>
      <w:r w:rsidRPr="008E6C72">
        <w:rPr>
          <w:i/>
          <w:iCs/>
          <w:lang w:val="en-ZA"/>
        </w:rPr>
        <w:t>p</w:t>
      </w:r>
      <w:r w:rsidRPr="008E6C72">
        <w:rPr>
          <w:lang w:val="en-ZA"/>
        </w:rPr>
        <w:t xml:space="preserve">=0.008, whereas extrapulmonary tuberculosis and cryptococcal infections occurred more often in the AI group. Paradoxically, the serum sodium concentration and haemoglobin were higher in AI compared to non-AI patients. There was greater use of fluconazole in AI, compared with groups without AI, </w:t>
      </w:r>
      <w:r w:rsidRPr="008E6C72">
        <w:rPr>
          <w:i/>
          <w:iCs/>
          <w:lang w:val="en-ZA"/>
        </w:rPr>
        <w:t>p</w:t>
      </w:r>
      <w:r w:rsidRPr="008E6C72">
        <w:rPr>
          <w:lang w:val="en-ZA"/>
        </w:rPr>
        <w:t>&lt;0.021 (Table 2</w:t>
      </w:r>
      <w:r w:rsidR="005E711A" w:rsidRPr="008E6C72">
        <w:rPr>
          <w:lang w:val="en-ZA"/>
        </w:rPr>
        <w:t>)</w:t>
      </w:r>
    </w:p>
    <w:p w14:paraId="743013E4" w14:textId="77777777" w:rsidR="00BA3610" w:rsidRDefault="00BA3610" w:rsidP="00AF597A">
      <w:pPr>
        <w:pStyle w:val="BodyText"/>
        <w:spacing w:before="249" w:line="232" w:lineRule="auto"/>
        <w:ind w:left="560" w:right="1408"/>
        <w:jc w:val="both"/>
        <w:rPr>
          <w:spacing w:val="-4"/>
        </w:rPr>
      </w:pPr>
    </w:p>
    <w:p w14:paraId="433D3C71" w14:textId="54C3F7D9" w:rsidR="00BA3610" w:rsidRPr="00FD16E0" w:rsidRDefault="00BA3610" w:rsidP="008E6C72">
      <w:pPr>
        <w:widowControl/>
        <w:autoSpaceDE/>
        <w:autoSpaceDN/>
        <w:ind w:left="709" w:right="548"/>
        <w:rPr>
          <w:rFonts w:eastAsia="Times New Roman"/>
          <w:b/>
          <w:bCs/>
          <w:color w:val="000000"/>
          <w:lang w:val="en-ZA" w:eastAsia="en-ZA"/>
        </w:rPr>
      </w:pPr>
      <w:r w:rsidRPr="00FD16E0">
        <w:rPr>
          <w:rFonts w:eastAsia="Times New Roman"/>
          <w:b/>
          <w:bCs/>
          <w:color w:val="000000"/>
          <w:lang w:val="en-ZA" w:eastAsia="en-ZA"/>
        </w:rPr>
        <w:t>Table 2 Comparison of clinical characteristics in patients with adrenal insufficiency with those without</w:t>
      </w:r>
    </w:p>
    <w:tbl>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4312"/>
        <w:gridCol w:w="2163"/>
        <w:gridCol w:w="2163"/>
        <w:gridCol w:w="1426"/>
      </w:tblGrid>
      <w:tr w:rsidR="008E6C72" w:rsidRPr="008E6C72" w14:paraId="54F5C1F8" w14:textId="77777777" w:rsidTr="00FD16E0">
        <w:trPr>
          <w:trHeight w:val="191"/>
        </w:trPr>
        <w:tc>
          <w:tcPr>
            <w:tcW w:w="3969" w:type="dxa"/>
            <w:shd w:val="clear" w:color="auto" w:fill="auto"/>
          </w:tcPr>
          <w:p w14:paraId="2516803E" w14:textId="77777777" w:rsidR="00BA3610" w:rsidRPr="008E6C72" w:rsidRDefault="00BA3610" w:rsidP="008E6C72">
            <w:pPr>
              <w:widowControl/>
              <w:autoSpaceDE/>
              <w:autoSpaceDN/>
              <w:rPr>
                <w:b/>
              </w:rPr>
            </w:pPr>
            <w:r w:rsidRPr="008E6C72">
              <w:rPr>
                <w:b/>
              </w:rPr>
              <w:t>Variable</w:t>
            </w:r>
          </w:p>
        </w:tc>
        <w:tc>
          <w:tcPr>
            <w:tcW w:w="0" w:type="auto"/>
            <w:shd w:val="clear" w:color="auto" w:fill="auto"/>
          </w:tcPr>
          <w:p w14:paraId="6B429BAB" w14:textId="77777777" w:rsidR="00BA3610" w:rsidRPr="008E6C72" w:rsidRDefault="00BA3610" w:rsidP="00FD16E0">
            <w:pPr>
              <w:widowControl/>
              <w:autoSpaceDE/>
              <w:autoSpaceDN/>
              <w:jc w:val="center"/>
              <w:rPr>
                <w:b/>
              </w:rPr>
            </w:pPr>
            <w:r w:rsidRPr="008E6C72">
              <w:rPr>
                <w:b/>
              </w:rPr>
              <w:t>Non-AI, N = 4921</w:t>
            </w:r>
          </w:p>
        </w:tc>
        <w:tc>
          <w:tcPr>
            <w:tcW w:w="0" w:type="auto"/>
            <w:shd w:val="clear" w:color="auto" w:fill="auto"/>
          </w:tcPr>
          <w:p w14:paraId="755AE475" w14:textId="77777777" w:rsidR="00BA3610" w:rsidRPr="008E6C72" w:rsidRDefault="00BA3610" w:rsidP="00FD16E0">
            <w:pPr>
              <w:widowControl/>
              <w:autoSpaceDE/>
              <w:autoSpaceDN/>
              <w:jc w:val="center"/>
              <w:rPr>
                <w:b/>
              </w:rPr>
            </w:pPr>
            <w:r w:rsidRPr="008E6C72">
              <w:rPr>
                <w:b/>
              </w:rPr>
              <w:t>AI, N = 561</w:t>
            </w:r>
          </w:p>
        </w:tc>
        <w:tc>
          <w:tcPr>
            <w:tcW w:w="1313" w:type="dxa"/>
            <w:shd w:val="clear" w:color="auto" w:fill="auto"/>
          </w:tcPr>
          <w:p w14:paraId="3AFB4794" w14:textId="77777777" w:rsidR="00BA3610" w:rsidRPr="008E6C72" w:rsidRDefault="00BA3610" w:rsidP="00FD16E0">
            <w:pPr>
              <w:widowControl/>
              <w:autoSpaceDE/>
              <w:autoSpaceDN/>
              <w:jc w:val="center"/>
              <w:rPr>
                <w:b/>
              </w:rPr>
            </w:pPr>
            <w:r w:rsidRPr="008E6C72">
              <w:rPr>
                <w:b/>
              </w:rPr>
              <w:t>p- value2</w:t>
            </w:r>
          </w:p>
        </w:tc>
      </w:tr>
      <w:tr w:rsidR="008E6C72" w:rsidRPr="008E6C72" w14:paraId="318C272A" w14:textId="77777777" w:rsidTr="00FD16E0">
        <w:trPr>
          <w:trHeight w:val="289"/>
        </w:trPr>
        <w:tc>
          <w:tcPr>
            <w:tcW w:w="3969" w:type="dxa"/>
            <w:shd w:val="clear" w:color="auto" w:fill="auto"/>
          </w:tcPr>
          <w:p w14:paraId="731F32B0" w14:textId="77777777" w:rsidR="00BA3610" w:rsidRPr="008E6C72" w:rsidRDefault="00BA3610" w:rsidP="008E6C72">
            <w:pPr>
              <w:widowControl/>
              <w:autoSpaceDE/>
              <w:autoSpaceDN/>
              <w:rPr>
                <w:bCs/>
              </w:rPr>
            </w:pPr>
            <w:r w:rsidRPr="008E6C72">
              <w:rPr>
                <w:bCs/>
              </w:rPr>
              <w:t>Age at enrolment, median (IQR) (years)</w:t>
            </w:r>
          </w:p>
        </w:tc>
        <w:tc>
          <w:tcPr>
            <w:tcW w:w="0" w:type="auto"/>
            <w:shd w:val="clear" w:color="auto" w:fill="auto"/>
          </w:tcPr>
          <w:p w14:paraId="0EE883D9" w14:textId="77777777" w:rsidR="00BA3610" w:rsidRPr="008E6C72" w:rsidRDefault="00BA3610" w:rsidP="00FD16E0">
            <w:pPr>
              <w:widowControl/>
              <w:autoSpaceDE/>
              <w:autoSpaceDN/>
              <w:jc w:val="center"/>
              <w:rPr>
                <w:bCs/>
              </w:rPr>
            </w:pPr>
            <w:r w:rsidRPr="008E6C72">
              <w:rPr>
                <w:bCs/>
              </w:rPr>
              <w:t>36.0 (31.0, 43.0)</w:t>
            </w:r>
          </w:p>
        </w:tc>
        <w:tc>
          <w:tcPr>
            <w:tcW w:w="0" w:type="auto"/>
            <w:shd w:val="clear" w:color="auto" w:fill="auto"/>
          </w:tcPr>
          <w:p w14:paraId="0916E3B1" w14:textId="77777777" w:rsidR="00BA3610" w:rsidRPr="008E6C72" w:rsidRDefault="00BA3610" w:rsidP="00FD16E0">
            <w:pPr>
              <w:widowControl/>
              <w:autoSpaceDE/>
              <w:autoSpaceDN/>
              <w:jc w:val="center"/>
              <w:rPr>
                <w:bCs/>
              </w:rPr>
            </w:pPr>
            <w:r w:rsidRPr="008E6C72">
              <w:rPr>
                <w:bCs/>
              </w:rPr>
              <w:t>39.0 (32.5, 44.0)</w:t>
            </w:r>
          </w:p>
        </w:tc>
        <w:tc>
          <w:tcPr>
            <w:tcW w:w="1313" w:type="dxa"/>
            <w:shd w:val="clear" w:color="auto" w:fill="auto"/>
          </w:tcPr>
          <w:p w14:paraId="4E29B832" w14:textId="77777777" w:rsidR="00BA3610" w:rsidRPr="008E6C72" w:rsidRDefault="00BA3610" w:rsidP="00FD16E0">
            <w:pPr>
              <w:widowControl/>
              <w:autoSpaceDE/>
              <w:autoSpaceDN/>
              <w:jc w:val="center"/>
              <w:rPr>
                <w:bCs/>
              </w:rPr>
            </w:pPr>
            <w:r w:rsidRPr="008E6C72">
              <w:rPr>
                <w:bCs/>
              </w:rPr>
              <w:t>0.1</w:t>
            </w:r>
          </w:p>
        </w:tc>
      </w:tr>
      <w:tr w:rsidR="008E6C72" w:rsidRPr="008E6C72" w14:paraId="31F04B0C" w14:textId="77777777" w:rsidTr="00FD16E0">
        <w:trPr>
          <w:trHeight w:val="302"/>
        </w:trPr>
        <w:tc>
          <w:tcPr>
            <w:tcW w:w="3969" w:type="dxa"/>
            <w:shd w:val="clear" w:color="auto" w:fill="auto"/>
          </w:tcPr>
          <w:p w14:paraId="68C7374B" w14:textId="77777777" w:rsidR="00BA3610" w:rsidRPr="008E6C72" w:rsidRDefault="00BA3610" w:rsidP="008E6C72">
            <w:pPr>
              <w:widowControl/>
              <w:autoSpaceDE/>
              <w:autoSpaceDN/>
              <w:rPr>
                <w:bCs/>
              </w:rPr>
            </w:pPr>
            <w:r w:rsidRPr="008E6C72">
              <w:rPr>
                <w:bCs/>
              </w:rPr>
              <w:t>Female gender, N (%)</w:t>
            </w:r>
          </w:p>
        </w:tc>
        <w:tc>
          <w:tcPr>
            <w:tcW w:w="0" w:type="auto"/>
            <w:shd w:val="clear" w:color="auto" w:fill="auto"/>
          </w:tcPr>
          <w:p w14:paraId="3DA12B90" w14:textId="77777777" w:rsidR="00BA3610" w:rsidRPr="008E6C72" w:rsidRDefault="00BA3610" w:rsidP="00FD16E0">
            <w:pPr>
              <w:widowControl/>
              <w:autoSpaceDE/>
              <w:autoSpaceDN/>
              <w:jc w:val="center"/>
              <w:rPr>
                <w:bCs/>
              </w:rPr>
            </w:pPr>
            <w:r w:rsidRPr="008E6C72">
              <w:rPr>
                <w:bCs/>
              </w:rPr>
              <w:t>252 (51.2%)</w:t>
            </w:r>
          </w:p>
        </w:tc>
        <w:tc>
          <w:tcPr>
            <w:tcW w:w="0" w:type="auto"/>
            <w:shd w:val="clear" w:color="auto" w:fill="auto"/>
          </w:tcPr>
          <w:p w14:paraId="6B10FBB1" w14:textId="77777777" w:rsidR="00BA3610" w:rsidRPr="008E6C72" w:rsidRDefault="00BA3610" w:rsidP="00FD16E0">
            <w:pPr>
              <w:widowControl/>
              <w:autoSpaceDE/>
              <w:autoSpaceDN/>
              <w:jc w:val="center"/>
              <w:rPr>
                <w:bCs/>
              </w:rPr>
            </w:pPr>
            <w:r w:rsidRPr="008E6C72">
              <w:rPr>
                <w:bCs/>
              </w:rPr>
              <w:t>25 (45.5%)</w:t>
            </w:r>
          </w:p>
        </w:tc>
        <w:tc>
          <w:tcPr>
            <w:tcW w:w="1313" w:type="dxa"/>
            <w:shd w:val="clear" w:color="auto" w:fill="auto"/>
          </w:tcPr>
          <w:p w14:paraId="0594A0FA" w14:textId="77777777" w:rsidR="00BA3610" w:rsidRPr="008E6C72" w:rsidRDefault="00BA3610" w:rsidP="00FD16E0">
            <w:pPr>
              <w:widowControl/>
              <w:autoSpaceDE/>
              <w:autoSpaceDN/>
              <w:jc w:val="center"/>
              <w:rPr>
                <w:bCs/>
              </w:rPr>
            </w:pPr>
            <w:r w:rsidRPr="008E6C72">
              <w:rPr>
                <w:bCs/>
              </w:rPr>
              <w:t>0.4</w:t>
            </w:r>
          </w:p>
        </w:tc>
      </w:tr>
      <w:tr w:rsidR="008E6C72" w:rsidRPr="008E6C72" w14:paraId="2F072A81" w14:textId="77777777" w:rsidTr="00FD16E0">
        <w:trPr>
          <w:trHeight w:val="297"/>
        </w:trPr>
        <w:tc>
          <w:tcPr>
            <w:tcW w:w="3969" w:type="dxa"/>
            <w:shd w:val="clear" w:color="auto" w:fill="auto"/>
          </w:tcPr>
          <w:p w14:paraId="6A7BD5FC" w14:textId="77777777" w:rsidR="00BA3610" w:rsidRPr="008E6C72" w:rsidRDefault="00BA3610" w:rsidP="008E6C72">
            <w:pPr>
              <w:widowControl/>
              <w:autoSpaceDE/>
              <w:autoSpaceDN/>
              <w:rPr>
                <w:bCs/>
              </w:rPr>
            </w:pPr>
            <w:r w:rsidRPr="008E6C72">
              <w:rPr>
                <w:bCs/>
              </w:rPr>
              <w:t>Duration of current illness, median (IQR) (days)</w:t>
            </w:r>
          </w:p>
        </w:tc>
        <w:tc>
          <w:tcPr>
            <w:tcW w:w="0" w:type="auto"/>
            <w:shd w:val="clear" w:color="auto" w:fill="auto"/>
          </w:tcPr>
          <w:p w14:paraId="2BCD2174" w14:textId="77777777" w:rsidR="00BA3610" w:rsidRPr="008E6C72" w:rsidRDefault="00BA3610" w:rsidP="00FD16E0">
            <w:pPr>
              <w:widowControl/>
              <w:autoSpaceDE/>
              <w:autoSpaceDN/>
              <w:jc w:val="center"/>
              <w:rPr>
                <w:bCs/>
              </w:rPr>
            </w:pPr>
            <w:r w:rsidRPr="008E6C72">
              <w:rPr>
                <w:bCs/>
              </w:rPr>
              <w:t>14.0 (13.0, 21.0)</w:t>
            </w:r>
          </w:p>
        </w:tc>
        <w:tc>
          <w:tcPr>
            <w:tcW w:w="0" w:type="auto"/>
            <w:shd w:val="clear" w:color="auto" w:fill="auto"/>
          </w:tcPr>
          <w:p w14:paraId="7789311C" w14:textId="77777777" w:rsidR="00BA3610" w:rsidRPr="008E6C72" w:rsidRDefault="00BA3610" w:rsidP="00FD16E0">
            <w:pPr>
              <w:widowControl/>
              <w:autoSpaceDE/>
              <w:autoSpaceDN/>
              <w:jc w:val="center"/>
              <w:rPr>
                <w:bCs/>
              </w:rPr>
            </w:pPr>
            <w:r w:rsidRPr="008E6C72">
              <w:rPr>
                <w:bCs/>
              </w:rPr>
              <w:t>14.0 (9.0, 21.0)</w:t>
            </w:r>
          </w:p>
        </w:tc>
        <w:tc>
          <w:tcPr>
            <w:tcW w:w="1313" w:type="dxa"/>
            <w:shd w:val="clear" w:color="auto" w:fill="auto"/>
          </w:tcPr>
          <w:p w14:paraId="652DF46F" w14:textId="77777777" w:rsidR="00BA3610" w:rsidRPr="008E6C72" w:rsidRDefault="00BA3610" w:rsidP="00FD16E0">
            <w:pPr>
              <w:widowControl/>
              <w:autoSpaceDE/>
              <w:autoSpaceDN/>
              <w:jc w:val="center"/>
              <w:rPr>
                <w:bCs/>
              </w:rPr>
            </w:pPr>
            <w:r w:rsidRPr="008E6C72">
              <w:rPr>
                <w:bCs/>
              </w:rPr>
              <w:t>0.5</w:t>
            </w:r>
          </w:p>
        </w:tc>
      </w:tr>
      <w:tr w:rsidR="008E6C72" w:rsidRPr="008E6C72" w14:paraId="303FA4FA" w14:textId="77777777" w:rsidTr="00FD16E0">
        <w:trPr>
          <w:trHeight w:val="183"/>
        </w:trPr>
        <w:tc>
          <w:tcPr>
            <w:tcW w:w="3969" w:type="dxa"/>
            <w:shd w:val="clear" w:color="auto" w:fill="auto"/>
          </w:tcPr>
          <w:p w14:paraId="40F66B15" w14:textId="77777777" w:rsidR="00BA3610" w:rsidRPr="008E6C72" w:rsidRDefault="00BA3610" w:rsidP="008E6C72">
            <w:pPr>
              <w:widowControl/>
              <w:autoSpaceDE/>
              <w:autoSpaceDN/>
              <w:rPr>
                <w:b/>
              </w:rPr>
            </w:pPr>
            <w:r w:rsidRPr="008E6C72">
              <w:rPr>
                <w:b/>
              </w:rPr>
              <w:t>HISTORY</w:t>
            </w:r>
          </w:p>
        </w:tc>
        <w:tc>
          <w:tcPr>
            <w:tcW w:w="0" w:type="auto"/>
            <w:shd w:val="clear" w:color="auto" w:fill="auto"/>
          </w:tcPr>
          <w:p w14:paraId="4876E4C3" w14:textId="77777777" w:rsidR="00BA3610" w:rsidRPr="008E6C72" w:rsidRDefault="00BA3610" w:rsidP="00FD16E0">
            <w:pPr>
              <w:widowControl/>
              <w:autoSpaceDE/>
              <w:autoSpaceDN/>
              <w:jc w:val="center"/>
              <w:rPr>
                <w:b/>
              </w:rPr>
            </w:pPr>
          </w:p>
        </w:tc>
        <w:tc>
          <w:tcPr>
            <w:tcW w:w="0" w:type="auto"/>
            <w:shd w:val="clear" w:color="auto" w:fill="auto"/>
          </w:tcPr>
          <w:p w14:paraId="1432E868" w14:textId="77777777" w:rsidR="00BA3610" w:rsidRPr="008E6C72" w:rsidRDefault="00BA3610" w:rsidP="00FD16E0">
            <w:pPr>
              <w:widowControl/>
              <w:autoSpaceDE/>
              <w:autoSpaceDN/>
              <w:jc w:val="center"/>
              <w:rPr>
                <w:b/>
              </w:rPr>
            </w:pPr>
          </w:p>
        </w:tc>
        <w:tc>
          <w:tcPr>
            <w:tcW w:w="1313" w:type="dxa"/>
            <w:shd w:val="clear" w:color="auto" w:fill="auto"/>
          </w:tcPr>
          <w:p w14:paraId="000A8FEA" w14:textId="77777777" w:rsidR="00BA3610" w:rsidRPr="008E6C72" w:rsidRDefault="00BA3610" w:rsidP="00FD16E0">
            <w:pPr>
              <w:widowControl/>
              <w:autoSpaceDE/>
              <w:autoSpaceDN/>
              <w:jc w:val="center"/>
              <w:rPr>
                <w:b/>
              </w:rPr>
            </w:pPr>
          </w:p>
        </w:tc>
      </w:tr>
      <w:tr w:rsidR="008E6C72" w:rsidRPr="008E6C72" w14:paraId="02F659D1" w14:textId="77777777" w:rsidTr="00FD16E0">
        <w:trPr>
          <w:trHeight w:val="183"/>
        </w:trPr>
        <w:tc>
          <w:tcPr>
            <w:tcW w:w="3969" w:type="dxa"/>
            <w:shd w:val="clear" w:color="auto" w:fill="auto"/>
          </w:tcPr>
          <w:p w14:paraId="14A8E1AB" w14:textId="77777777" w:rsidR="00BA3610" w:rsidRPr="008E6C72" w:rsidRDefault="00BA3610" w:rsidP="008E6C72">
            <w:pPr>
              <w:widowControl/>
              <w:autoSpaceDE/>
              <w:autoSpaceDN/>
              <w:rPr>
                <w:bCs/>
              </w:rPr>
            </w:pPr>
            <w:r w:rsidRPr="008E6C72">
              <w:rPr>
                <w:bCs/>
              </w:rPr>
              <w:t>Weight loss</w:t>
            </w:r>
          </w:p>
        </w:tc>
        <w:tc>
          <w:tcPr>
            <w:tcW w:w="0" w:type="auto"/>
            <w:shd w:val="clear" w:color="auto" w:fill="auto"/>
          </w:tcPr>
          <w:p w14:paraId="2DE60BE1" w14:textId="77777777" w:rsidR="00BA3610" w:rsidRPr="008E6C72" w:rsidRDefault="00BA3610" w:rsidP="00FD16E0">
            <w:pPr>
              <w:widowControl/>
              <w:autoSpaceDE/>
              <w:autoSpaceDN/>
              <w:jc w:val="center"/>
              <w:rPr>
                <w:bCs/>
              </w:rPr>
            </w:pPr>
            <w:r w:rsidRPr="008E6C72">
              <w:rPr>
                <w:bCs/>
              </w:rPr>
              <w:t>414 (87.7%)</w:t>
            </w:r>
          </w:p>
        </w:tc>
        <w:tc>
          <w:tcPr>
            <w:tcW w:w="0" w:type="auto"/>
            <w:shd w:val="clear" w:color="auto" w:fill="auto"/>
          </w:tcPr>
          <w:p w14:paraId="6D627766" w14:textId="77777777" w:rsidR="00BA3610" w:rsidRPr="008E6C72" w:rsidRDefault="00BA3610" w:rsidP="00FD16E0">
            <w:pPr>
              <w:widowControl/>
              <w:autoSpaceDE/>
              <w:autoSpaceDN/>
              <w:jc w:val="center"/>
              <w:rPr>
                <w:bCs/>
              </w:rPr>
            </w:pPr>
            <w:r w:rsidRPr="008E6C72">
              <w:rPr>
                <w:bCs/>
              </w:rPr>
              <w:t>46 (82.1%)</w:t>
            </w:r>
          </w:p>
        </w:tc>
        <w:tc>
          <w:tcPr>
            <w:tcW w:w="1313" w:type="dxa"/>
            <w:shd w:val="clear" w:color="auto" w:fill="auto"/>
          </w:tcPr>
          <w:p w14:paraId="758B7AE3" w14:textId="77777777" w:rsidR="00BA3610" w:rsidRPr="008E6C72" w:rsidRDefault="00BA3610" w:rsidP="00FD16E0">
            <w:pPr>
              <w:widowControl/>
              <w:autoSpaceDE/>
              <w:autoSpaceDN/>
              <w:jc w:val="center"/>
              <w:rPr>
                <w:bCs/>
              </w:rPr>
            </w:pPr>
            <w:r w:rsidRPr="008E6C72">
              <w:rPr>
                <w:bCs/>
              </w:rPr>
              <w:t>0.2</w:t>
            </w:r>
          </w:p>
        </w:tc>
      </w:tr>
      <w:tr w:rsidR="008E6C72" w:rsidRPr="008E6C72" w14:paraId="7C22932F" w14:textId="77777777" w:rsidTr="00FD16E0">
        <w:trPr>
          <w:trHeight w:val="183"/>
        </w:trPr>
        <w:tc>
          <w:tcPr>
            <w:tcW w:w="3969" w:type="dxa"/>
            <w:shd w:val="clear" w:color="auto" w:fill="auto"/>
          </w:tcPr>
          <w:p w14:paraId="3FE06A70" w14:textId="77777777" w:rsidR="00BA3610" w:rsidRPr="008E6C72" w:rsidRDefault="00BA3610" w:rsidP="008E6C72">
            <w:pPr>
              <w:widowControl/>
              <w:autoSpaceDE/>
              <w:autoSpaceDN/>
              <w:rPr>
                <w:bCs/>
              </w:rPr>
            </w:pPr>
            <w:r w:rsidRPr="008E6C72">
              <w:rPr>
                <w:bCs/>
              </w:rPr>
              <w:t>Weakness</w:t>
            </w:r>
          </w:p>
        </w:tc>
        <w:tc>
          <w:tcPr>
            <w:tcW w:w="0" w:type="auto"/>
            <w:shd w:val="clear" w:color="auto" w:fill="auto"/>
          </w:tcPr>
          <w:p w14:paraId="1F60176B" w14:textId="77777777" w:rsidR="00BA3610" w:rsidRPr="008E6C72" w:rsidRDefault="00BA3610" w:rsidP="00FD16E0">
            <w:pPr>
              <w:widowControl/>
              <w:autoSpaceDE/>
              <w:autoSpaceDN/>
              <w:jc w:val="center"/>
              <w:rPr>
                <w:bCs/>
              </w:rPr>
            </w:pPr>
            <w:r w:rsidRPr="008E6C72">
              <w:rPr>
                <w:bCs/>
              </w:rPr>
              <w:t>406 (86.4%)</w:t>
            </w:r>
          </w:p>
        </w:tc>
        <w:tc>
          <w:tcPr>
            <w:tcW w:w="0" w:type="auto"/>
            <w:shd w:val="clear" w:color="auto" w:fill="auto"/>
          </w:tcPr>
          <w:p w14:paraId="446F2E5A" w14:textId="77777777" w:rsidR="00BA3610" w:rsidRPr="008E6C72" w:rsidRDefault="00BA3610" w:rsidP="00FD16E0">
            <w:pPr>
              <w:widowControl/>
              <w:autoSpaceDE/>
              <w:autoSpaceDN/>
              <w:jc w:val="center"/>
              <w:rPr>
                <w:bCs/>
              </w:rPr>
            </w:pPr>
            <w:r w:rsidRPr="008E6C72">
              <w:rPr>
                <w:bCs/>
              </w:rPr>
              <w:t>44 (78.6%)</w:t>
            </w:r>
          </w:p>
        </w:tc>
        <w:tc>
          <w:tcPr>
            <w:tcW w:w="1313" w:type="dxa"/>
            <w:shd w:val="clear" w:color="auto" w:fill="auto"/>
          </w:tcPr>
          <w:p w14:paraId="7851FB4C" w14:textId="77777777" w:rsidR="00BA3610" w:rsidRPr="008E6C72" w:rsidRDefault="00BA3610" w:rsidP="00FD16E0">
            <w:pPr>
              <w:widowControl/>
              <w:autoSpaceDE/>
              <w:autoSpaceDN/>
              <w:jc w:val="center"/>
              <w:rPr>
                <w:bCs/>
              </w:rPr>
            </w:pPr>
            <w:r w:rsidRPr="008E6C72">
              <w:rPr>
                <w:bCs/>
              </w:rPr>
              <w:t>0.12</w:t>
            </w:r>
          </w:p>
        </w:tc>
      </w:tr>
      <w:tr w:rsidR="008E6C72" w:rsidRPr="008E6C72" w14:paraId="33DA3E4E" w14:textId="77777777" w:rsidTr="00FD16E0">
        <w:trPr>
          <w:trHeight w:val="302"/>
        </w:trPr>
        <w:tc>
          <w:tcPr>
            <w:tcW w:w="3969" w:type="dxa"/>
            <w:shd w:val="clear" w:color="auto" w:fill="auto"/>
          </w:tcPr>
          <w:p w14:paraId="55756696" w14:textId="77777777" w:rsidR="00BA3610" w:rsidRPr="008E6C72" w:rsidRDefault="00BA3610" w:rsidP="008E6C72">
            <w:pPr>
              <w:widowControl/>
              <w:autoSpaceDE/>
              <w:autoSpaceDN/>
              <w:rPr>
                <w:bCs/>
              </w:rPr>
            </w:pPr>
            <w:r w:rsidRPr="008E6C72">
              <w:rPr>
                <w:bCs/>
              </w:rPr>
              <w:t>Tiredness</w:t>
            </w:r>
          </w:p>
        </w:tc>
        <w:tc>
          <w:tcPr>
            <w:tcW w:w="0" w:type="auto"/>
            <w:shd w:val="clear" w:color="auto" w:fill="auto"/>
          </w:tcPr>
          <w:p w14:paraId="13ED73B8" w14:textId="77777777" w:rsidR="00BA3610" w:rsidRPr="008E6C72" w:rsidRDefault="00BA3610" w:rsidP="00FD16E0">
            <w:pPr>
              <w:widowControl/>
              <w:autoSpaceDE/>
              <w:autoSpaceDN/>
              <w:jc w:val="center"/>
              <w:rPr>
                <w:bCs/>
              </w:rPr>
            </w:pPr>
            <w:r w:rsidRPr="008E6C72">
              <w:rPr>
                <w:bCs/>
              </w:rPr>
              <w:t>414 (87.9%)</w:t>
            </w:r>
          </w:p>
        </w:tc>
        <w:tc>
          <w:tcPr>
            <w:tcW w:w="0" w:type="auto"/>
            <w:shd w:val="clear" w:color="auto" w:fill="auto"/>
          </w:tcPr>
          <w:p w14:paraId="177D0A8D" w14:textId="77777777" w:rsidR="00BA3610" w:rsidRPr="008E6C72" w:rsidRDefault="00BA3610" w:rsidP="00FD16E0">
            <w:pPr>
              <w:widowControl/>
              <w:autoSpaceDE/>
              <w:autoSpaceDN/>
              <w:jc w:val="center"/>
              <w:rPr>
                <w:bCs/>
              </w:rPr>
            </w:pPr>
            <w:r w:rsidRPr="008E6C72">
              <w:rPr>
                <w:bCs/>
              </w:rPr>
              <w:t>43 (76.8%)</w:t>
            </w:r>
          </w:p>
        </w:tc>
        <w:tc>
          <w:tcPr>
            <w:tcW w:w="1313" w:type="dxa"/>
            <w:shd w:val="clear" w:color="auto" w:fill="auto"/>
          </w:tcPr>
          <w:p w14:paraId="330A793F" w14:textId="77777777" w:rsidR="00BA3610" w:rsidRPr="008E6C72" w:rsidRDefault="00BA3610" w:rsidP="00FD16E0">
            <w:pPr>
              <w:widowControl/>
              <w:autoSpaceDE/>
              <w:autoSpaceDN/>
              <w:jc w:val="center"/>
              <w:rPr>
                <w:b/>
              </w:rPr>
            </w:pPr>
            <w:r w:rsidRPr="008E6C72">
              <w:rPr>
                <w:b/>
              </w:rPr>
              <w:t>0.021</w:t>
            </w:r>
          </w:p>
        </w:tc>
      </w:tr>
      <w:tr w:rsidR="008E6C72" w:rsidRPr="008E6C72" w14:paraId="500A94FA" w14:textId="77777777" w:rsidTr="00FD16E0">
        <w:trPr>
          <w:trHeight w:val="297"/>
        </w:trPr>
        <w:tc>
          <w:tcPr>
            <w:tcW w:w="3969" w:type="dxa"/>
            <w:shd w:val="clear" w:color="auto" w:fill="auto"/>
          </w:tcPr>
          <w:p w14:paraId="5694F6B3" w14:textId="77777777" w:rsidR="00BA3610" w:rsidRPr="008E6C72" w:rsidRDefault="00BA3610" w:rsidP="008E6C72">
            <w:pPr>
              <w:widowControl/>
              <w:autoSpaceDE/>
              <w:autoSpaceDN/>
              <w:rPr>
                <w:bCs/>
              </w:rPr>
            </w:pPr>
            <w:r w:rsidRPr="008E6C72">
              <w:rPr>
                <w:bCs/>
              </w:rPr>
              <w:t>Poor appetite</w:t>
            </w:r>
          </w:p>
        </w:tc>
        <w:tc>
          <w:tcPr>
            <w:tcW w:w="0" w:type="auto"/>
            <w:shd w:val="clear" w:color="auto" w:fill="auto"/>
          </w:tcPr>
          <w:p w14:paraId="2BC90BFE" w14:textId="77777777" w:rsidR="00BA3610" w:rsidRPr="008E6C72" w:rsidRDefault="00BA3610" w:rsidP="00FD16E0">
            <w:pPr>
              <w:widowControl/>
              <w:autoSpaceDE/>
              <w:autoSpaceDN/>
              <w:jc w:val="center"/>
              <w:rPr>
                <w:bCs/>
              </w:rPr>
            </w:pPr>
            <w:r w:rsidRPr="008E6C72">
              <w:rPr>
                <w:bCs/>
              </w:rPr>
              <w:t>361 (77.3%)</w:t>
            </w:r>
          </w:p>
        </w:tc>
        <w:tc>
          <w:tcPr>
            <w:tcW w:w="0" w:type="auto"/>
            <w:shd w:val="clear" w:color="auto" w:fill="auto"/>
          </w:tcPr>
          <w:p w14:paraId="5ADDD661" w14:textId="77777777" w:rsidR="00BA3610" w:rsidRPr="008E6C72" w:rsidRDefault="00BA3610" w:rsidP="00FD16E0">
            <w:pPr>
              <w:widowControl/>
              <w:autoSpaceDE/>
              <w:autoSpaceDN/>
              <w:jc w:val="center"/>
              <w:rPr>
                <w:bCs/>
              </w:rPr>
            </w:pPr>
            <w:r w:rsidRPr="008E6C72">
              <w:rPr>
                <w:bCs/>
              </w:rPr>
              <w:t>43 (76.8%)</w:t>
            </w:r>
          </w:p>
        </w:tc>
        <w:tc>
          <w:tcPr>
            <w:tcW w:w="1313" w:type="dxa"/>
            <w:shd w:val="clear" w:color="auto" w:fill="auto"/>
          </w:tcPr>
          <w:p w14:paraId="0B762F8B" w14:textId="77777777" w:rsidR="00BA3610" w:rsidRPr="008E6C72" w:rsidRDefault="00BA3610" w:rsidP="00FD16E0">
            <w:pPr>
              <w:widowControl/>
              <w:autoSpaceDE/>
              <w:autoSpaceDN/>
              <w:jc w:val="center"/>
              <w:rPr>
                <w:bCs/>
              </w:rPr>
            </w:pPr>
            <w:r w:rsidRPr="008E6C72">
              <w:rPr>
                <w:bCs/>
              </w:rPr>
              <w:t>&gt;0.9</w:t>
            </w:r>
          </w:p>
        </w:tc>
      </w:tr>
      <w:tr w:rsidR="008E6C72" w:rsidRPr="008E6C72" w14:paraId="2F456103" w14:textId="77777777" w:rsidTr="00FD16E0">
        <w:trPr>
          <w:trHeight w:val="302"/>
        </w:trPr>
        <w:tc>
          <w:tcPr>
            <w:tcW w:w="3969" w:type="dxa"/>
            <w:shd w:val="clear" w:color="auto" w:fill="auto"/>
          </w:tcPr>
          <w:p w14:paraId="41021E7A" w14:textId="77777777" w:rsidR="00BA3610" w:rsidRPr="008E6C72" w:rsidRDefault="00BA3610" w:rsidP="008E6C72">
            <w:pPr>
              <w:widowControl/>
              <w:autoSpaceDE/>
              <w:autoSpaceDN/>
              <w:rPr>
                <w:bCs/>
              </w:rPr>
            </w:pPr>
            <w:r w:rsidRPr="008E6C72">
              <w:rPr>
                <w:bCs/>
              </w:rPr>
              <w:t>Increased pigmentation of the skin</w:t>
            </w:r>
          </w:p>
        </w:tc>
        <w:tc>
          <w:tcPr>
            <w:tcW w:w="0" w:type="auto"/>
            <w:shd w:val="clear" w:color="auto" w:fill="auto"/>
          </w:tcPr>
          <w:p w14:paraId="0957F821" w14:textId="77777777" w:rsidR="00BA3610" w:rsidRPr="008E6C72" w:rsidRDefault="00BA3610" w:rsidP="00FD16E0">
            <w:pPr>
              <w:widowControl/>
              <w:autoSpaceDE/>
              <w:autoSpaceDN/>
              <w:jc w:val="center"/>
              <w:rPr>
                <w:bCs/>
              </w:rPr>
            </w:pPr>
            <w:r w:rsidRPr="008E6C72">
              <w:rPr>
                <w:bCs/>
              </w:rPr>
              <w:t>238 (51.7%)</w:t>
            </w:r>
          </w:p>
        </w:tc>
        <w:tc>
          <w:tcPr>
            <w:tcW w:w="0" w:type="auto"/>
            <w:shd w:val="clear" w:color="auto" w:fill="auto"/>
          </w:tcPr>
          <w:p w14:paraId="0ED6BA3F" w14:textId="77777777" w:rsidR="00BA3610" w:rsidRPr="008E6C72" w:rsidRDefault="00BA3610" w:rsidP="00FD16E0">
            <w:pPr>
              <w:widowControl/>
              <w:autoSpaceDE/>
              <w:autoSpaceDN/>
              <w:jc w:val="center"/>
              <w:rPr>
                <w:bCs/>
              </w:rPr>
            </w:pPr>
            <w:r w:rsidRPr="008E6C72">
              <w:rPr>
                <w:bCs/>
              </w:rPr>
              <w:t>24 (45.3%)</w:t>
            </w:r>
          </w:p>
        </w:tc>
        <w:tc>
          <w:tcPr>
            <w:tcW w:w="1313" w:type="dxa"/>
            <w:shd w:val="clear" w:color="auto" w:fill="auto"/>
          </w:tcPr>
          <w:p w14:paraId="5EB3B576" w14:textId="77777777" w:rsidR="00BA3610" w:rsidRPr="008E6C72" w:rsidRDefault="00BA3610" w:rsidP="00FD16E0">
            <w:pPr>
              <w:widowControl/>
              <w:autoSpaceDE/>
              <w:autoSpaceDN/>
              <w:jc w:val="center"/>
              <w:rPr>
                <w:bCs/>
              </w:rPr>
            </w:pPr>
            <w:r w:rsidRPr="008E6C72">
              <w:rPr>
                <w:bCs/>
              </w:rPr>
              <w:t>0.4</w:t>
            </w:r>
          </w:p>
        </w:tc>
      </w:tr>
      <w:tr w:rsidR="008E6C72" w:rsidRPr="008E6C72" w14:paraId="04E3657A" w14:textId="77777777" w:rsidTr="00FD16E0">
        <w:trPr>
          <w:trHeight w:val="297"/>
        </w:trPr>
        <w:tc>
          <w:tcPr>
            <w:tcW w:w="3969" w:type="dxa"/>
            <w:shd w:val="clear" w:color="auto" w:fill="auto"/>
          </w:tcPr>
          <w:p w14:paraId="13A76E35" w14:textId="77777777" w:rsidR="00BA3610" w:rsidRPr="008E6C72" w:rsidRDefault="00BA3610" w:rsidP="008E6C72">
            <w:pPr>
              <w:widowControl/>
              <w:autoSpaceDE/>
              <w:autoSpaceDN/>
              <w:rPr>
                <w:bCs/>
              </w:rPr>
            </w:pPr>
            <w:r w:rsidRPr="008E6C72">
              <w:rPr>
                <w:bCs/>
              </w:rPr>
              <w:t>Nausea</w:t>
            </w:r>
          </w:p>
        </w:tc>
        <w:tc>
          <w:tcPr>
            <w:tcW w:w="0" w:type="auto"/>
            <w:shd w:val="clear" w:color="auto" w:fill="auto"/>
          </w:tcPr>
          <w:p w14:paraId="193BB0FC" w14:textId="77777777" w:rsidR="00BA3610" w:rsidRPr="008E6C72" w:rsidRDefault="00BA3610" w:rsidP="00FD16E0">
            <w:pPr>
              <w:widowControl/>
              <w:autoSpaceDE/>
              <w:autoSpaceDN/>
              <w:jc w:val="center"/>
              <w:rPr>
                <w:bCs/>
              </w:rPr>
            </w:pPr>
            <w:r w:rsidRPr="008E6C72">
              <w:rPr>
                <w:bCs/>
              </w:rPr>
              <w:t>253 (53.8%)</w:t>
            </w:r>
          </w:p>
        </w:tc>
        <w:tc>
          <w:tcPr>
            <w:tcW w:w="0" w:type="auto"/>
            <w:shd w:val="clear" w:color="auto" w:fill="auto"/>
          </w:tcPr>
          <w:p w14:paraId="22018333" w14:textId="77777777" w:rsidR="00BA3610" w:rsidRPr="008E6C72" w:rsidRDefault="00BA3610" w:rsidP="00FD16E0">
            <w:pPr>
              <w:widowControl/>
              <w:autoSpaceDE/>
              <w:autoSpaceDN/>
              <w:jc w:val="center"/>
              <w:rPr>
                <w:bCs/>
              </w:rPr>
            </w:pPr>
            <w:r w:rsidRPr="008E6C72">
              <w:rPr>
                <w:bCs/>
              </w:rPr>
              <w:t>34 (60.7%)</w:t>
            </w:r>
          </w:p>
        </w:tc>
        <w:tc>
          <w:tcPr>
            <w:tcW w:w="1313" w:type="dxa"/>
            <w:shd w:val="clear" w:color="auto" w:fill="auto"/>
          </w:tcPr>
          <w:p w14:paraId="2F12F23A" w14:textId="77777777" w:rsidR="00BA3610" w:rsidRPr="008E6C72" w:rsidRDefault="00BA3610" w:rsidP="00FD16E0">
            <w:pPr>
              <w:widowControl/>
              <w:autoSpaceDE/>
              <w:autoSpaceDN/>
              <w:jc w:val="center"/>
              <w:rPr>
                <w:bCs/>
              </w:rPr>
            </w:pPr>
            <w:r w:rsidRPr="008E6C72">
              <w:rPr>
                <w:bCs/>
              </w:rPr>
              <w:t>0.3</w:t>
            </w:r>
          </w:p>
        </w:tc>
      </w:tr>
      <w:tr w:rsidR="008E6C72" w:rsidRPr="008E6C72" w14:paraId="4ADE75FC" w14:textId="77777777" w:rsidTr="00FD16E0">
        <w:trPr>
          <w:trHeight w:val="302"/>
        </w:trPr>
        <w:tc>
          <w:tcPr>
            <w:tcW w:w="3969" w:type="dxa"/>
            <w:shd w:val="clear" w:color="auto" w:fill="auto"/>
          </w:tcPr>
          <w:p w14:paraId="22B8BAF6" w14:textId="77777777" w:rsidR="00BA3610" w:rsidRPr="008E6C72" w:rsidRDefault="00BA3610" w:rsidP="008E6C72">
            <w:pPr>
              <w:widowControl/>
              <w:autoSpaceDE/>
              <w:autoSpaceDN/>
              <w:rPr>
                <w:bCs/>
              </w:rPr>
            </w:pPr>
            <w:r w:rsidRPr="008E6C72">
              <w:rPr>
                <w:bCs/>
              </w:rPr>
              <w:t>Vomiting</w:t>
            </w:r>
          </w:p>
        </w:tc>
        <w:tc>
          <w:tcPr>
            <w:tcW w:w="0" w:type="auto"/>
            <w:shd w:val="clear" w:color="auto" w:fill="auto"/>
          </w:tcPr>
          <w:p w14:paraId="23E92757" w14:textId="77777777" w:rsidR="00BA3610" w:rsidRPr="008E6C72" w:rsidRDefault="00BA3610" w:rsidP="00FD16E0">
            <w:pPr>
              <w:widowControl/>
              <w:autoSpaceDE/>
              <w:autoSpaceDN/>
              <w:jc w:val="center"/>
              <w:rPr>
                <w:bCs/>
              </w:rPr>
            </w:pPr>
            <w:r w:rsidRPr="008E6C72">
              <w:rPr>
                <w:bCs/>
              </w:rPr>
              <w:t>132 (28.1%)</w:t>
            </w:r>
          </w:p>
        </w:tc>
        <w:tc>
          <w:tcPr>
            <w:tcW w:w="0" w:type="auto"/>
            <w:shd w:val="clear" w:color="auto" w:fill="auto"/>
          </w:tcPr>
          <w:p w14:paraId="42970262" w14:textId="77777777" w:rsidR="00BA3610" w:rsidRPr="008E6C72" w:rsidRDefault="00BA3610" w:rsidP="00FD16E0">
            <w:pPr>
              <w:widowControl/>
              <w:autoSpaceDE/>
              <w:autoSpaceDN/>
              <w:jc w:val="center"/>
              <w:rPr>
                <w:bCs/>
              </w:rPr>
            </w:pPr>
            <w:r w:rsidRPr="008E6C72">
              <w:rPr>
                <w:bCs/>
              </w:rPr>
              <w:t>17 (30.4%)</w:t>
            </w:r>
          </w:p>
        </w:tc>
        <w:tc>
          <w:tcPr>
            <w:tcW w:w="1313" w:type="dxa"/>
            <w:shd w:val="clear" w:color="auto" w:fill="auto"/>
          </w:tcPr>
          <w:p w14:paraId="364331E9" w14:textId="77777777" w:rsidR="00BA3610" w:rsidRPr="008E6C72" w:rsidRDefault="00BA3610" w:rsidP="00FD16E0">
            <w:pPr>
              <w:widowControl/>
              <w:autoSpaceDE/>
              <w:autoSpaceDN/>
              <w:jc w:val="center"/>
              <w:rPr>
                <w:bCs/>
              </w:rPr>
            </w:pPr>
            <w:r w:rsidRPr="008E6C72">
              <w:rPr>
                <w:bCs/>
              </w:rPr>
              <w:t>0.7</w:t>
            </w:r>
          </w:p>
        </w:tc>
      </w:tr>
      <w:tr w:rsidR="008E6C72" w:rsidRPr="008E6C72" w14:paraId="33EDCA24" w14:textId="77777777" w:rsidTr="00FD16E0">
        <w:trPr>
          <w:trHeight w:val="297"/>
        </w:trPr>
        <w:tc>
          <w:tcPr>
            <w:tcW w:w="3969" w:type="dxa"/>
            <w:shd w:val="clear" w:color="auto" w:fill="auto"/>
          </w:tcPr>
          <w:p w14:paraId="5361232E" w14:textId="77777777" w:rsidR="00BA3610" w:rsidRPr="008E6C72" w:rsidRDefault="00BA3610" w:rsidP="008E6C72">
            <w:pPr>
              <w:widowControl/>
              <w:autoSpaceDE/>
              <w:autoSpaceDN/>
              <w:rPr>
                <w:bCs/>
              </w:rPr>
            </w:pPr>
            <w:r w:rsidRPr="008E6C72">
              <w:rPr>
                <w:bCs/>
              </w:rPr>
              <w:t>Liking for salt</w:t>
            </w:r>
          </w:p>
        </w:tc>
        <w:tc>
          <w:tcPr>
            <w:tcW w:w="0" w:type="auto"/>
            <w:shd w:val="clear" w:color="auto" w:fill="auto"/>
          </w:tcPr>
          <w:p w14:paraId="508F855C" w14:textId="77777777" w:rsidR="00BA3610" w:rsidRPr="008E6C72" w:rsidRDefault="00BA3610" w:rsidP="00FD16E0">
            <w:pPr>
              <w:widowControl/>
              <w:autoSpaceDE/>
              <w:autoSpaceDN/>
              <w:jc w:val="center"/>
              <w:rPr>
                <w:bCs/>
              </w:rPr>
            </w:pPr>
            <w:r w:rsidRPr="008E6C72">
              <w:rPr>
                <w:bCs/>
              </w:rPr>
              <w:t>258 (55.1%)</w:t>
            </w:r>
          </w:p>
        </w:tc>
        <w:tc>
          <w:tcPr>
            <w:tcW w:w="0" w:type="auto"/>
            <w:shd w:val="clear" w:color="auto" w:fill="auto"/>
          </w:tcPr>
          <w:p w14:paraId="2CFBF89C" w14:textId="77777777" w:rsidR="00BA3610" w:rsidRPr="008E6C72" w:rsidRDefault="00BA3610" w:rsidP="00FD16E0">
            <w:pPr>
              <w:widowControl/>
              <w:autoSpaceDE/>
              <w:autoSpaceDN/>
              <w:jc w:val="center"/>
              <w:rPr>
                <w:bCs/>
              </w:rPr>
            </w:pPr>
            <w:r w:rsidRPr="008E6C72">
              <w:rPr>
                <w:bCs/>
              </w:rPr>
              <w:t>25 (44.6%)</w:t>
            </w:r>
          </w:p>
        </w:tc>
        <w:tc>
          <w:tcPr>
            <w:tcW w:w="1313" w:type="dxa"/>
            <w:shd w:val="clear" w:color="auto" w:fill="auto"/>
          </w:tcPr>
          <w:p w14:paraId="597D3882" w14:textId="77777777" w:rsidR="00BA3610" w:rsidRPr="008E6C72" w:rsidRDefault="00BA3610" w:rsidP="00FD16E0">
            <w:pPr>
              <w:widowControl/>
              <w:autoSpaceDE/>
              <w:autoSpaceDN/>
              <w:jc w:val="center"/>
              <w:rPr>
                <w:bCs/>
              </w:rPr>
            </w:pPr>
            <w:r w:rsidRPr="008E6C72">
              <w:rPr>
                <w:bCs/>
              </w:rPr>
              <w:t>0.14</w:t>
            </w:r>
          </w:p>
        </w:tc>
      </w:tr>
      <w:tr w:rsidR="008E6C72" w:rsidRPr="008E6C72" w14:paraId="29091185" w14:textId="77777777" w:rsidTr="00FD16E0">
        <w:trPr>
          <w:trHeight w:val="302"/>
        </w:trPr>
        <w:tc>
          <w:tcPr>
            <w:tcW w:w="3969" w:type="dxa"/>
            <w:shd w:val="clear" w:color="auto" w:fill="auto"/>
          </w:tcPr>
          <w:p w14:paraId="447084AB" w14:textId="77777777" w:rsidR="00BA3610" w:rsidRPr="008E6C72" w:rsidRDefault="00BA3610" w:rsidP="008E6C72">
            <w:pPr>
              <w:widowControl/>
              <w:autoSpaceDE/>
              <w:autoSpaceDN/>
              <w:rPr>
                <w:bCs/>
              </w:rPr>
            </w:pPr>
            <w:proofErr w:type="spellStart"/>
            <w:r w:rsidRPr="008E6C72">
              <w:rPr>
                <w:bCs/>
              </w:rPr>
              <w:t>Hypoglycaemia</w:t>
            </w:r>
            <w:proofErr w:type="spellEnd"/>
          </w:p>
        </w:tc>
        <w:tc>
          <w:tcPr>
            <w:tcW w:w="0" w:type="auto"/>
            <w:shd w:val="clear" w:color="auto" w:fill="auto"/>
          </w:tcPr>
          <w:p w14:paraId="2B9E79CD" w14:textId="77777777" w:rsidR="00BA3610" w:rsidRPr="008E6C72" w:rsidRDefault="00BA3610" w:rsidP="00FD16E0">
            <w:pPr>
              <w:widowControl/>
              <w:autoSpaceDE/>
              <w:autoSpaceDN/>
              <w:jc w:val="center"/>
              <w:rPr>
                <w:bCs/>
              </w:rPr>
            </w:pPr>
            <w:r w:rsidRPr="008E6C72">
              <w:rPr>
                <w:bCs/>
              </w:rPr>
              <w:t>11 (2.4%)</w:t>
            </w:r>
          </w:p>
        </w:tc>
        <w:tc>
          <w:tcPr>
            <w:tcW w:w="0" w:type="auto"/>
            <w:shd w:val="clear" w:color="auto" w:fill="auto"/>
          </w:tcPr>
          <w:p w14:paraId="79B3739A" w14:textId="77777777" w:rsidR="00BA3610" w:rsidRPr="008E6C72" w:rsidRDefault="00BA3610" w:rsidP="00FD16E0">
            <w:pPr>
              <w:widowControl/>
              <w:autoSpaceDE/>
              <w:autoSpaceDN/>
              <w:jc w:val="center"/>
              <w:rPr>
                <w:bCs/>
              </w:rPr>
            </w:pPr>
            <w:r w:rsidRPr="008E6C72">
              <w:rPr>
                <w:bCs/>
              </w:rPr>
              <w:t>0 (0.0%)</w:t>
            </w:r>
          </w:p>
        </w:tc>
        <w:tc>
          <w:tcPr>
            <w:tcW w:w="1313" w:type="dxa"/>
            <w:shd w:val="clear" w:color="auto" w:fill="auto"/>
          </w:tcPr>
          <w:p w14:paraId="7466DBBF" w14:textId="77777777" w:rsidR="00BA3610" w:rsidRPr="008E6C72" w:rsidRDefault="00BA3610" w:rsidP="00FD16E0">
            <w:pPr>
              <w:widowControl/>
              <w:autoSpaceDE/>
              <w:autoSpaceDN/>
              <w:jc w:val="center"/>
              <w:rPr>
                <w:bCs/>
              </w:rPr>
            </w:pPr>
            <w:r w:rsidRPr="008E6C72">
              <w:rPr>
                <w:bCs/>
              </w:rPr>
              <w:t>0.6</w:t>
            </w:r>
          </w:p>
        </w:tc>
      </w:tr>
      <w:tr w:rsidR="008E6C72" w:rsidRPr="008E6C72" w14:paraId="66586A77" w14:textId="77777777" w:rsidTr="00FD16E0">
        <w:trPr>
          <w:trHeight w:val="297"/>
        </w:trPr>
        <w:tc>
          <w:tcPr>
            <w:tcW w:w="3969" w:type="dxa"/>
            <w:shd w:val="clear" w:color="auto" w:fill="auto"/>
          </w:tcPr>
          <w:p w14:paraId="5BF1DAC7" w14:textId="77777777" w:rsidR="00BA3610" w:rsidRPr="008E6C72" w:rsidRDefault="00BA3610" w:rsidP="008E6C72">
            <w:pPr>
              <w:widowControl/>
              <w:autoSpaceDE/>
              <w:autoSpaceDN/>
              <w:rPr>
                <w:bCs/>
              </w:rPr>
            </w:pPr>
            <w:r w:rsidRPr="008E6C72">
              <w:rPr>
                <w:bCs/>
              </w:rPr>
              <w:t>Loss of consciousness</w:t>
            </w:r>
          </w:p>
        </w:tc>
        <w:tc>
          <w:tcPr>
            <w:tcW w:w="0" w:type="auto"/>
            <w:shd w:val="clear" w:color="auto" w:fill="auto"/>
          </w:tcPr>
          <w:p w14:paraId="6862FEB9" w14:textId="77777777" w:rsidR="00BA3610" w:rsidRPr="008E6C72" w:rsidRDefault="00BA3610" w:rsidP="00FD16E0">
            <w:pPr>
              <w:widowControl/>
              <w:autoSpaceDE/>
              <w:autoSpaceDN/>
              <w:jc w:val="center"/>
              <w:rPr>
                <w:bCs/>
              </w:rPr>
            </w:pPr>
            <w:r w:rsidRPr="008E6C72">
              <w:rPr>
                <w:bCs/>
              </w:rPr>
              <w:t>7 (1.5%)</w:t>
            </w:r>
          </w:p>
        </w:tc>
        <w:tc>
          <w:tcPr>
            <w:tcW w:w="0" w:type="auto"/>
            <w:shd w:val="clear" w:color="auto" w:fill="auto"/>
          </w:tcPr>
          <w:p w14:paraId="38D2F7C4" w14:textId="77777777" w:rsidR="00BA3610" w:rsidRPr="008E6C72" w:rsidRDefault="00BA3610" w:rsidP="00FD16E0">
            <w:pPr>
              <w:widowControl/>
              <w:autoSpaceDE/>
              <w:autoSpaceDN/>
              <w:jc w:val="center"/>
              <w:rPr>
                <w:bCs/>
              </w:rPr>
            </w:pPr>
            <w:r w:rsidRPr="008E6C72">
              <w:rPr>
                <w:bCs/>
              </w:rPr>
              <w:t>0 (0.0%)</w:t>
            </w:r>
          </w:p>
        </w:tc>
        <w:tc>
          <w:tcPr>
            <w:tcW w:w="1313" w:type="dxa"/>
            <w:shd w:val="clear" w:color="auto" w:fill="auto"/>
          </w:tcPr>
          <w:p w14:paraId="1077FE03" w14:textId="77777777" w:rsidR="00BA3610" w:rsidRPr="008E6C72" w:rsidRDefault="00BA3610" w:rsidP="00FD16E0">
            <w:pPr>
              <w:widowControl/>
              <w:autoSpaceDE/>
              <w:autoSpaceDN/>
              <w:jc w:val="center"/>
              <w:rPr>
                <w:bCs/>
              </w:rPr>
            </w:pPr>
            <w:r w:rsidRPr="008E6C72">
              <w:rPr>
                <w:bCs/>
              </w:rPr>
              <w:t>&gt;0.9</w:t>
            </w:r>
          </w:p>
        </w:tc>
      </w:tr>
      <w:tr w:rsidR="008E6C72" w:rsidRPr="008E6C72" w14:paraId="3D51A1DD" w14:textId="77777777" w:rsidTr="00FD16E0">
        <w:trPr>
          <w:trHeight w:val="302"/>
        </w:trPr>
        <w:tc>
          <w:tcPr>
            <w:tcW w:w="3969" w:type="dxa"/>
            <w:shd w:val="clear" w:color="auto" w:fill="auto"/>
          </w:tcPr>
          <w:p w14:paraId="68F94BF7" w14:textId="77777777" w:rsidR="00BA3610" w:rsidRPr="008E6C72" w:rsidRDefault="00BA3610" w:rsidP="008E6C72">
            <w:pPr>
              <w:widowControl/>
              <w:autoSpaceDE/>
              <w:autoSpaceDN/>
              <w:rPr>
                <w:bCs/>
              </w:rPr>
            </w:pPr>
            <w:proofErr w:type="spellStart"/>
            <w:r w:rsidRPr="008E6C72">
              <w:rPr>
                <w:bCs/>
              </w:rPr>
              <w:t>Diarrhoea</w:t>
            </w:r>
            <w:proofErr w:type="spellEnd"/>
          </w:p>
        </w:tc>
        <w:tc>
          <w:tcPr>
            <w:tcW w:w="0" w:type="auto"/>
            <w:shd w:val="clear" w:color="auto" w:fill="auto"/>
          </w:tcPr>
          <w:p w14:paraId="3EE442C9" w14:textId="77777777" w:rsidR="00BA3610" w:rsidRPr="008E6C72" w:rsidRDefault="00BA3610" w:rsidP="00FD16E0">
            <w:pPr>
              <w:widowControl/>
              <w:autoSpaceDE/>
              <w:autoSpaceDN/>
              <w:jc w:val="center"/>
              <w:rPr>
                <w:bCs/>
              </w:rPr>
            </w:pPr>
            <w:r w:rsidRPr="008E6C72">
              <w:rPr>
                <w:bCs/>
              </w:rPr>
              <w:t>213 (45.7%)</w:t>
            </w:r>
          </w:p>
        </w:tc>
        <w:tc>
          <w:tcPr>
            <w:tcW w:w="0" w:type="auto"/>
            <w:shd w:val="clear" w:color="auto" w:fill="auto"/>
          </w:tcPr>
          <w:p w14:paraId="55E2DCC1" w14:textId="77777777" w:rsidR="00BA3610" w:rsidRPr="008E6C72" w:rsidRDefault="00BA3610" w:rsidP="00FD16E0">
            <w:pPr>
              <w:widowControl/>
              <w:autoSpaceDE/>
              <w:autoSpaceDN/>
              <w:jc w:val="center"/>
              <w:rPr>
                <w:bCs/>
              </w:rPr>
            </w:pPr>
            <w:r w:rsidRPr="008E6C72">
              <w:rPr>
                <w:bCs/>
              </w:rPr>
              <w:t>23 (41.1%)</w:t>
            </w:r>
          </w:p>
        </w:tc>
        <w:tc>
          <w:tcPr>
            <w:tcW w:w="1313" w:type="dxa"/>
            <w:shd w:val="clear" w:color="auto" w:fill="auto"/>
          </w:tcPr>
          <w:p w14:paraId="7B3BB9BE" w14:textId="77777777" w:rsidR="00BA3610" w:rsidRPr="008E6C72" w:rsidRDefault="00BA3610" w:rsidP="00FD16E0">
            <w:pPr>
              <w:widowControl/>
              <w:autoSpaceDE/>
              <w:autoSpaceDN/>
              <w:jc w:val="center"/>
              <w:rPr>
                <w:bCs/>
              </w:rPr>
            </w:pPr>
            <w:r w:rsidRPr="008E6C72">
              <w:rPr>
                <w:bCs/>
              </w:rPr>
              <w:t>0.5</w:t>
            </w:r>
          </w:p>
        </w:tc>
      </w:tr>
      <w:tr w:rsidR="008E6C72" w:rsidRPr="008E6C72" w14:paraId="196FB924" w14:textId="77777777" w:rsidTr="00FD16E0">
        <w:trPr>
          <w:trHeight w:val="297"/>
        </w:trPr>
        <w:tc>
          <w:tcPr>
            <w:tcW w:w="3969" w:type="dxa"/>
            <w:shd w:val="clear" w:color="auto" w:fill="auto"/>
          </w:tcPr>
          <w:p w14:paraId="7FBB6E14" w14:textId="77777777" w:rsidR="00BA3610" w:rsidRPr="008E6C72" w:rsidRDefault="00BA3610" w:rsidP="008E6C72">
            <w:pPr>
              <w:widowControl/>
              <w:autoSpaceDE/>
              <w:autoSpaceDN/>
              <w:rPr>
                <w:bCs/>
              </w:rPr>
            </w:pPr>
            <w:r w:rsidRPr="008E6C72">
              <w:rPr>
                <w:bCs/>
              </w:rPr>
              <w:t>Dizziness</w:t>
            </w:r>
          </w:p>
        </w:tc>
        <w:tc>
          <w:tcPr>
            <w:tcW w:w="0" w:type="auto"/>
            <w:shd w:val="clear" w:color="auto" w:fill="auto"/>
          </w:tcPr>
          <w:p w14:paraId="547AEA74" w14:textId="77777777" w:rsidR="00BA3610" w:rsidRPr="008E6C72" w:rsidRDefault="00BA3610" w:rsidP="00FD16E0">
            <w:pPr>
              <w:widowControl/>
              <w:autoSpaceDE/>
              <w:autoSpaceDN/>
              <w:jc w:val="center"/>
              <w:rPr>
                <w:bCs/>
              </w:rPr>
            </w:pPr>
            <w:r w:rsidRPr="008E6C72">
              <w:rPr>
                <w:bCs/>
              </w:rPr>
              <w:t>229 (48.8%)</w:t>
            </w:r>
          </w:p>
        </w:tc>
        <w:tc>
          <w:tcPr>
            <w:tcW w:w="0" w:type="auto"/>
            <w:shd w:val="clear" w:color="auto" w:fill="auto"/>
          </w:tcPr>
          <w:p w14:paraId="0A814148" w14:textId="77777777" w:rsidR="00BA3610" w:rsidRPr="008E6C72" w:rsidRDefault="00BA3610" w:rsidP="00FD16E0">
            <w:pPr>
              <w:widowControl/>
              <w:autoSpaceDE/>
              <w:autoSpaceDN/>
              <w:jc w:val="center"/>
              <w:rPr>
                <w:bCs/>
              </w:rPr>
            </w:pPr>
            <w:r w:rsidRPr="008E6C72">
              <w:rPr>
                <w:bCs/>
              </w:rPr>
              <w:t>29 (53.7%)</w:t>
            </w:r>
          </w:p>
        </w:tc>
        <w:tc>
          <w:tcPr>
            <w:tcW w:w="1313" w:type="dxa"/>
            <w:shd w:val="clear" w:color="auto" w:fill="auto"/>
          </w:tcPr>
          <w:p w14:paraId="1BB2122B" w14:textId="77777777" w:rsidR="00BA3610" w:rsidRPr="008E6C72" w:rsidRDefault="00BA3610" w:rsidP="00FD16E0">
            <w:pPr>
              <w:widowControl/>
              <w:autoSpaceDE/>
              <w:autoSpaceDN/>
              <w:jc w:val="center"/>
              <w:rPr>
                <w:bCs/>
              </w:rPr>
            </w:pPr>
            <w:r w:rsidRPr="008E6C72">
              <w:rPr>
                <w:bCs/>
              </w:rPr>
              <w:t>0.5</w:t>
            </w:r>
          </w:p>
        </w:tc>
      </w:tr>
      <w:tr w:rsidR="008E6C72" w:rsidRPr="008E6C72" w14:paraId="1E22DA81" w14:textId="77777777" w:rsidTr="00FD16E0">
        <w:trPr>
          <w:trHeight w:val="302"/>
        </w:trPr>
        <w:tc>
          <w:tcPr>
            <w:tcW w:w="3969" w:type="dxa"/>
            <w:shd w:val="clear" w:color="auto" w:fill="auto"/>
          </w:tcPr>
          <w:p w14:paraId="6E1E526C" w14:textId="77777777" w:rsidR="00BA3610" w:rsidRPr="008E6C72" w:rsidRDefault="00BA3610" w:rsidP="008E6C72">
            <w:pPr>
              <w:widowControl/>
              <w:autoSpaceDE/>
              <w:autoSpaceDN/>
              <w:rPr>
                <w:bCs/>
              </w:rPr>
            </w:pPr>
            <w:r w:rsidRPr="008E6C72">
              <w:rPr>
                <w:bCs/>
              </w:rPr>
              <w:t>Shock</w:t>
            </w:r>
          </w:p>
        </w:tc>
        <w:tc>
          <w:tcPr>
            <w:tcW w:w="0" w:type="auto"/>
            <w:shd w:val="clear" w:color="auto" w:fill="auto"/>
          </w:tcPr>
          <w:p w14:paraId="1C4CE9DB" w14:textId="77777777" w:rsidR="00BA3610" w:rsidRPr="008E6C72" w:rsidRDefault="00BA3610" w:rsidP="00FD16E0">
            <w:pPr>
              <w:widowControl/>
              <w:autoSpaceDE/>
              <w:autoSpaceDN/>
              <w:jc w:val="center"/>
              <w:rPr>
                <w:bCs/>
              </w:rPr>
            </w:pPr>
            <w:r w:rsidRPr="008E6C72">
              <w:rPr>
                <w:bCs/>
              </w:rPr>
              <w:t>5 (1.1%)</w:t>
            </w:r>
          </w:p>
        </w:tc>
        <w:tc>
          <w:tcPr>
            <w:tcW w:w="0" w:type="auto"/>
            <w:shd w:val="clear" w:color="auto" w:fill="auto"/>
          </w:tcPr>
          <w:p w14:paraId="4DB42A55" w14:textId="77777777" w:rsidR="00BA3610" w:rsidRPr="008E6C72" w:rsidRDefault="00BA3610" w:rsidP="00FD16E0">
            <w:pPr>
              <w:widowControl/>
              <w:autoSpaceDE/>
              <w:autoSpaceDN/>
              <w:jc w:val="center"/>
              <w:rPr>
                <w:bCs/>
              </w:rPr>
            </w:pPr>
            <w:r w:rsidRPr="008E6C72">
              <w:rPr>
                <w:bCs/>
              </w:rPr>
              <w:t>0 (0.0%)</w:t>
            </w:r>
          </w:p>
        </w:tc>
        <w:tc>
          <w:tcPr>
            <w:tcW w:w="1313" w:type="dxa"/>
            <w:shd w:val="clear" w:color="auto" w:fill="auto"/>
          </w:tcPr>
          <w:p w14:paraId="13C8EC6D" w14:textId="77777777" w:rsidR="00BA3610" w:rsidRPr="008E6C72" w:rsidRDefault="00BA3610" w:rsidP="00FD16E0">
            <w:pPr>
              <w:widowControl/>
              <w:autoSpaceDE/>
              <w:autoSpaceDN/>
              <w:jc w:val="center"/>
              <w:rPr>
                <w:bCs/>
              </w:rPr>
            </w:pPr>
            <w:r w:rsidRPr="008E6C72">
              <w:rPr>
                <w:bCs/>
              </w:rPr>
              <w:t>&gt;0.9</w:t>
            </w:r>
          </w:p>
        </w:tc>
      </w:tr>
      <w:tr w:rsidR="008E6C72" w:rsidRPr="008E6C72" w14:paraId="746F1AD5" w14:textId="77777777" w:rsidTr="00FD16E0">
        <w:trPr>
          <w:trHeight w:val="297"/>
        </w:trPr>
        <w:tc>
          <w:tcPr>
            <w:tcW w:w="3969" w:type="dxa"/>
            <w:shd w:val="clear" w:color="auto" w:fill="auto"/>
          </w:tcPr>
          <w:p w14:paraId="3A255696" w14:textId="77777777" w:rsidR="00BA3610" w:rsidRPr="008E6C72" w:rsidRDefault="00BA3610" w:rsidP="008E6C72">
            <w:pPr>
              <w:widowControl/>
              <w:autoSpaceDE/>
              <w:autoSpaceDN/>
              <w:rPr>
                <w:bCs/>
              </w:rPr>
            </w:pPr>
            <w:r w:rsidRPr="008E6C72">
              <w:rPr>
                <w:bCs/>
              </w:rPr>
              <w:t>Anorexia</w:t>
            </w:r>
          </w:p>
        </w:tc>
        <w:tc>
          <w:tcPr>
            <w:tcW w:w="0" w:type="auto"/>
            <w:shd w:val="clear" w:color="auto" w:fill="auto"/>
          </w:tcPr>
          <w:p w14:paraId="45779C85" w14:textId="77777777" w:rsidR="00BA3610" w:rsidRPr="008E6C72" w:rsidRDefault="00BA3610" w:rsidP="00FD16E0">
            <w:pPr>
              <w:widowControl/>
              <w:autoSpaceDE/>
              <w:autoSpaceDN/>
              <w:jc w:val="center"/>
              <w:rPr>
                <w:bCs/>
              </w:rPr>
            </w:pPr>
            <w:r w:rsidRPr="008E6C72">
              <w:rPr>
                <w:bCs/>
              </w:rPr>
              <w:t>227 (48.4%)</w:t>
            </w:r>
          </w:p>
        </w:tc>
        <w:tc>
          <w:tcPr>
            <w:tcW w:w="0" w:type="auto"/>
            <w:shd w:val="clear" w:color="auto" w:fill="auto"/>
          </w:tcPr>
          <w:p w14:paraId="18BC86F7" w14:textId="77777777" w:rsidR="00BA3610" w:rsidRPr="008E6C72" w:rsidRDefault="00BA3610" w:rsidP="00FD16E0">
            <w:pPr>
              <w:widowControl/>
              <w:autoSpaceDE/>
              <w:autoSpaceDN/>
              <w:jc w:val="center"/>
              <w:rPr>
                <w:bCs/>
              </w:rPr>
            </w:pPr>
            <w:r w:rsidRPr="008E6C72">
              <w:rPr>
                <w:bCs/>
              </w:rPr>
              <w:t>24 (42.9%)</w:t>
            </w:r>
          </w:p>
        </w:tc>
        <w:tc>
          <w:tcPr>
            <w:tcW w:w="1313" w:type="dxa"/>
            <w:shd w:val="clear" w:color="auto" w:fill="auto"/>
          </w:tcPr>
          <w:p w14:paraId="139273BF" w14:textId="77777777" w:rsidR="00BA3610" w:rsidRPr="008E6C72" w:rsidRDefault="00BA3610" w:rsidP="00FD16E0">
            <w:pPr>
              <w:widowControl/>
              <w:autoSpaceDE/>
              <w:autoSpaceDN/>
              <w:jc w:val="center"/>
              <w:rPr>
                <w:bCs/>
              </w:rPr>
            </w:pPr>
            <w:r w:rsidRPr="008E6C72">
              <w:rPr>
                <w:bCs/>
              </w:rPr>
              <w:t>0.4</w:t>
            </w:r>
          </w:p>
        </w:tc>
      </w:tr>
      <w:tr w:rsidR="008E6C72" w:rsidRPr="008E6C72" w14:paraId="20E8E897" w14:textId="77777777" w:rsidTr="00FD16E0">
        <w:trPr>
          <w:trHeight w:val="294"/>
        </w:trPr>
        <w:tc>
          <w:tcPr>
            <w:tcW w:w="3969" w:type="dxa"/>
            <w:shd w:val="clear" w:color="auto" w:fill="auto"/>
          </w:tcPr>
          <w:p w14:paraId="65656346" w14:textId="77777777" w:rsidR="00BA3610" w:rsidRPr="008E6C72" w:rsidRDefault="00BA3610" w:rsidP="008E6C72">
            <w:pPr>
              <w:widowControl/>
              <w:autoSpaceDE/>
              <w:autoSpaceDN/>
              <w:rPr>
                <w:bCs/>
              </w:rPr>
            </w:pPr>
            <w:r w:rsidRPr="008E6C72">
              <w:rPr>
                <w:bCs/>
              </w:rPr>
              <w:t>Loss of axillary and pubic hair, if female</w:t>
            </w:r>
          </w:p>
        </w:tc>
        <w:tc>
          <w:tcPr>
            <w:tcW w:w="0" w:type="auto"/>
            <w:shd w:val="clear" w:color="auto" w:fill="auto"/>
          </w:tcPr>
          <w:p w14:paraId="7D9E650B" w14:textId="77777777" w:rsidR="00BA3610" w:rsidRPr="008E6C72" w:rsidRDefault="00BA3610" w:rsidP="00FD16E0">
            <w:pPr>
              <w:widowControl/>
              <w:autoSpaceDE/>
              <w:autoSpaceDN/>
              <w:jc w:val="center"/>
              <w:rPr>
                <w:bCs/>
              </w:rPr>
            </w:pPr>
            <w:r w:rsidRPr="008E6C72">
              <w:rPr>
                <w:bCs/>
              </w:rPr>
              <w:t>93 (19.5%)</w:t>
            </w:r>
          </w:p>
        </w:tc>
        <w:tc>
          <w:tcPr>
            <w:tcW w:w="0" w:type="auto"/>
            <w:shd w:val="clear" w:color="auto" w:fill="auto"/>
          </w:tcPr>
          <w:p w14:paraId="4097576C" w14:textId="77777777" w:rsidR="00BA3610" w:rsidRPr="008E6C72" w:rsidRDefault="00BA3610" w:rsidP="00FD16E0">
            <w:pPr>
              <w:widowControl/>
              <w:autoSpaceDE/>
              <w:autoSpaceDN/>
              <w:jc w:val="center"/>
              <w:rPr>
                <w:bCs/>
              </w:rPr>
            </w:pPr>
            <w:r w:rsidRPr="008E6C72">
              <w:rPr>
                <w:bCs/>
              </w:rPr>
              <w:t>8 (14.3%)</w:t>
            </w:r>
          </w:p>
        </w:tc>
        <w:tc>
          <w:tcPr>
            <w:tcW w:w="1313" w:type="dxa"/>
            <w:shd w:val="clear" w:color="auto" w:fill="auto"/>
          </w:tcPr>
          <w:p w14:paraId="0901B0D1" w14:textId="77777777" w:rsidR="00BA3610" w:rsidRPr="008E6C72" w:rsidRDefault="00BA3610" w:rsidP="00FD16E0">
            <w:pPr>
              <w:widowControl/>
              <w:autoSpaceDE/>
              <w:autoSpaceDN/>
              <w:jc w:val="center"/>
              <w:rPr>
                <w:bCs/>
              </w:rPr>
            </w:pPr>
            <w:r w:rsidRPr="008E6C72">
              <w:rPr>
                <w:bCs/>
              </w:rPr>
              <w:t>0.5</w:t>
            </w:r>
          </w:p>
        </w:tc>
      </w:tr>
      <w:tr w:rsidR="008E6C72" w:rsidRPr="008E6C72" w14:paraId="7FF2185B" w14:textId="77777777" w:rsidTr="00FD16E0">
        <w:trPr>
          <w:trHeight w:val="302"/>
        </w:trPr>
        <w:tc>
          <w:tcPr>
            <w:tcW w:w="3969" w:type="dxa"/>
            <w:shd w:val="clear" w:color="auto" w:fill="auto"/>
          </w:tcPr>
          <w:p w14:paraId="222FB835" w14:textId="77777777" w:rsidR="00BA3610" w:rsidRPr="008E6C72" w:rsidRDefault="00BA3610" w:rsidP="008E6C72">
            <w:pPr>
              <w:widowControl/>
              <w:autoSpaceDE/>
              <w:autoSpaceDN/>
              <w:rPr>
                <w:b/>
              </w:rPr>
            </w:pPr>
            <w:r w:rsidRPr="008E6C72">
              <w:rPr>
                <w:b/>
              </w:rPr>
              <w:t>CLINICAL FEATURES</w:t>
            </w:r>
          </w:p>
        </w:tc>
        <w:tc>
          <w:tcPr>
            <w:tcW w:w="0" w:type="auto"/>
            <w:shd w:val="clear" w:color="auto" w:fill="auto"/>
          </w:tcPr>
          <w:p w14:paraId="1BBA8A72" w14:textId="77777777" w:rsidR="00BA3610" w:rsidRPr="008E6C72" w:rsidRDefault="00BA3610" w:rsidP="00FD16E0">
            <w:pPr>
              <w:widowControl/>
              <w:autoSpaceDE/>
              <w:autoSpaceDN/>
              <w:jc w:val="center"/>
              <w:rPr>
                <w:b/>
              </w:rPr>
            </w:pPr>
          </w:p>
        </w:tc>
        <w:tc>
          <w:tcPr>
            <w:tcW w:w="0" w:type="auto"/>
            <w:shd w:val="clear" w:color="auto" w:fill="auto"/>
          </w:tcPr>
          <w:p w14:paraId="5E5DEBF0" w14:textId="77777777" w:rsidR="00BA3610" w:rsidRPr="008E6C72" w:rsidRDefault="00BA3610" w:rsidP="00FD16E0">
            <w:pPr>
              <w:widowControl/>
              <w:autoSpaceDE/>
              <w:autoSpaceDN/>
              <w:jc w:val="center"/>
              <w:rPr>
                <w:b/>
              </w:rPr>
            </w:pPr>
          </w:p>
        </w:tc>
        <w:tc>
          <w:tcPr>
            <w:tcW w:w="1313" w:type="dxa"/>
            <w:shd w:val="clear" w:color="auto" w:fill="auto"/>
          </w:tcPr>
          <w:p w14:paraId="54313CB0" w14:textId="77777777" w:rsidR="00BA3610" w:rsidRPr="008E6C72" w:rsidRDefault="00BA3610" w:rsidP="00FD16E0">
            <w:pPr>
              <w:widowControl/>
              <w:autoSpaceDE/>
              <w:autoSpaceDN/>
              <w:jc w:val="center"/>
              <w:rPr>
                <w:b/>
              </w:rPr>
            </w:pPr>
          </w:p>
        </w:tc>
      </w:tr>
      <w:tr w:rsidR="008E6C72" w:rsidRPr="008E6C72" w14:paraId="23FC4309" w14:textId="77777777" w:rsidTr="00FD16E0">
        <w:trPr>
          <w:trHeight w:val="297"/>
        </w:trPr>
        <w:tc>
          <w:tcPr>
            <w:tcW w:w="3969" w:type="dxa"/>
            <w:shd w:val="clear" w:color="auto" w:fill="auto"/>
          </w:tcPr>
          <w:p w14:paraId="059D54E5" w14:textId="77777777" w:rsidR="00BA3610" w:rsidRPr="008E6C72" w:rsidRDefault="00BA3610" w:rsidP="008E6C72">
            <w:pPr>
              <w:widowControl/>
              <w:autoSpaceDE/>
              <w:autoSpaceDN/>
              <w:rPr>
                <w:bCs/>
              </w:rPr>
            </w:pPr>
            <w:r w:rsidRPr="008E6C72">
              <w:rPr>
                <w:bCs/>
              </w:rPr>
              <w:t>BP (diastolic) mmHg</w:t>
            </w:r>
          </w:p>
        </w:tc>
        <w:tc>
          <w:tcPr>
            <w:tcW w:w="0" w:type="auto"/>
            <w:shd w:val="clear" w:color="auto" w:fill="auto"/>
          </w:tcPr>
          <w:p w14:paraId="7FCE9600" w14:textId="77777777" w:rsidR="00BA3610" w:rsidRPr="008E6C72" w:rsidRDefault="00BA3610" w:rsidP="00FD16E0">
            <w:pPr>
              <w:widowControl/>
              <w:autoSpaceDE/>
              <w:autoSpaceDN/>
              <w:jc w:val="center"/>
              <w:rPr>
                <w:bCs/>
              </w:rPr>
            </w:pPr>
            <w:r w:rsidRPr="008E6C72">
              <w:rPr>
                <w:bCs/>
              </w:rPr>
              <w:t>70.0 (60.0, 79.0)</w:t>
            </w:r>
          </w:p>
        </w:tc>
        <w:tc>
          <w:tcPr>
            <w:tcW w:w="0" w:type="auto"/>
            <w:shd w:val="clear" w:color="auto" w:fill="auto"/>
          </w:tcPr>
          <w:p w14:paraId="335D82C6" w14:textId="77777777" w:rsidR="00BA3610" w:rsidRPr="008E6C72" w:rsidRDefault="00BA3610" w:rsidP="00FD16E0">
            <w:pPr>
              <w:widowControl/>
              <w:autoSpaceDE/>
              <w:autoSpaceDN/>
              <w:jc w:val="center"/>
              <w:rPr>
                <w:bCs/>
              </w:rPr>
            </w:pPr>
            <w:r w:rsidRPr="008E6C72">
              <w:rPr>
                <w:bCs/>
              </w:rPr>
              <w:t>71.0 (60.0, 80.0)</w:t>
            </w:r>
          </w:p>
        </w:tc>
        <w:tc>
          <w:tcPr>
            <w:tcW w:w="1313" w:type="dxa"/>
            <w:shd w:val="clear" w:color="auto" w:fill="auto"/>
          </w:tcPr>
          <w:p w14:paraId="256EBAAD" w14:textId="77777777" w:rsidR="00BA3610" w:rsidRPr="008E6C72" w:rsidRDefault="00BA3610" w:rsidP="00FD16E0">
            <w:pPr>
              <w:widowControl/>
              <w:autoSpaceDE/>
              <w:autoSpaceDN/>
              <w:jc w:val="center"/>
              <w:rPr>
                <w:bCs/>
              </w:rPr>
            </w:pPr>
            <w:r w:rsidRPr="008E6C72">
              <w:rPr>
                <w:bCs/>
              </w:rPr>
              <w:t>0.076</w:t>
            </w:r>
          </w:p>
        </w:tc>
      </w:tr>
      <w:tr w:rsidR="008E6C72" w:rsidRPr="008E6C72" w14:paraId="3B49DEFC" w14:textId="77777777" w:rsidTr="00FD16E0">
        <w:trPr>
          <w:trHeight w:val="302"/>
        </w:trPr>
        <w:tc>
          <w:tcPr>
            <w:tcW w:w="3969" w:type="dxa"/>
            <w:shd w:val="clear" w:color="auto" w:fill="auto"/>
          </w:tcPr>
          <w:p w14:paraId="1FA46EFD" w14:textId="77777777" w:rsidR="00BA3610" w:rsidRPr="008E6C72" w:rsidRDefault="00BA3610" w:rsidP="008E6C72">
            <w:pPr>
              <w:widowControl/>
              <w:autoSpaceDE/>
              <w:autoSpaceDN/>
              <w:rPr>
                <w:bCs/>
              </w:rPr>
            </w:pPr>
            <w:r w:rsidRPr="008E6C72">
              <w:rPr>
                <w:bCs/>
              </w:rPr>
              <w:t>Heart rate beats per minute this</w:t>
            </w:r>
          </w:p>
        </w:tc>
        <w:tc>
          <w:tcPr>
            <w:tcW w:w="0" w:type="auto"/>
            <w:shd w:val="clear" w:color="auto" w:fill="auto"/>
          </w:tcPr>
          <w:p w14:paraId="024294AA" w14:textId="77777777" w:rsidR="00BA3610" w:rsidRPr="008E6C72" w:rsidRDefault="00BA3610" w:rsidP="00FD16E0">
            <w:pPr>
              <w:widowControl/>
              <w:autoSpaceDE/>
              <w:autoSpaceDN/>
              <w:jc w:val="center"/>
              <w:rPr>
                <w:bCs/>
              </w:rPr>
            </w:pPr>
            <w:r w:rsidRPr="008E6C72">
              <w:rPr>
                <w:bCs/>
              </w:rPr>
              <w:t>92.0 (80.0, 110.0)</w:t>
            </w:r>
          </w:p>
        </w:tc>
        <w:tc>
          <w:tcPr>
            <w:tcW w:w="0" w:type="auto"/>
            <w:shd w:val="clear" w:color="auto" w:fill="auto"/>
          </w:tcPr>
          <w:p w14:paraId="4F4DEC70" w14:textId="77777777" w:rsidR="00BA3610" w:rsidRPr="008E6C72" w:rsidRDefault="00BA3610" w:rsidP="00FD16E0">
            <w:pPr>
              <w:widowControl/>
              <w:autoSpaceDE/>
              <w:autoSpaceDN/>
              <w:jc w:val="center"/>
              <w:rPr>
                <w:bCs/>
              </w:rPr>
            </w:pPr>
            <w:r w:rsidRPr="008E6C72">
              <w:rPr>
                <w:bCs/>
              </w:rPr>
              <w:t>85.0 (76.0, 97.0)</w:t>
            </w:r>
          </w:p>
        </w:tc>
        <w:tc>
          <w:tcPr>
            <w:tcW w:w="1313" w:type="dxa"/>
            <w:shd w:val="clear" w:color="auto" w:fill="auto"/>
          </w:tcPr>
          <w:p w14:paraId="7B7464BF" w14:textId="77777777" w:rsidR="00BA3610" w:rsidRPr="008E6C72" w:rsidRDefault="00BA3610" w:rsidP="00FD16E0">
            <w:pPr>
              <w:widowControl/>
              <w:autoSpaceDE/>
              <w:autoSpaceDN/>
              <w:jc w:val="center"/>
              <w:rPr>
                <w:b/>
              </w:rPr>
            </w:pPr>
            <w:r w:rsidRPr="008E6C72">
              <w:rPr>
                <w:b/>
              </w:rPr>
              <w:t>0.008</w:t>
            </w:r>
          </w:p>
        </w:tc>
      </w:tr>
      <w:tr w:rsidR="008E6C72" w:rsidRPr="008E6C72" w14:paraId="317D7C87" w14:textId="77777777" w:rsidTr="00FD16E0">
        <w:trPr>
          <w:trHeight w:val="297"/>
        </w:trPr>
        <w:tc>
          <w:tcPr>
            <w:tcW w:w="3969" w:type="dxa"/>
            <w:shd w:val="clear" w:color="auto" w:fill="auto"/>
          </w:tcPr>
          <w:p w14:paraId="1BFC3D18" w14:textId="77777777" w:rsidR="00BA3610" w:rsidRPr="008E6C72" w:rsidRDefault="00BA3610" w:rsidP="008E6C72">
            <w:pPr>
              <w:widowControl/>
              <w:autoSpaceDE/>
              <w:autoSpaceDN/>
              <w:rPr>
                <w:bCs/>
              </w:rPr>
            </w:pPr>
            <w:r w:rsidRPr="008E6C72">
              <w:rPr>
                <w:bCs/>
              </w:rPr>
              <w:t>Hypotension</w:t>
            </w:r>
          </w:p>
        </w:tc>
        <w:tc>
          <w:tcPr>
            <w:tcW w:w="0" w:type="auto"/>
            <w:shd w:val="clear" w:color="auto" w:fill="auto"/>
          </w:tcPr>
          <w:p w14:paraId="36C08980" w14:textId="77777777" w:rsidR="00BA3610" w:rsidRPr="008E6C72" w:rsidRDefault="00BA3610" w:rsidP="00FD16E0">
            <w:pPr>
              <w:widowControl/>
              <w:autoSpaceDE/>
              <w:autoSpaceDN/>
              <w:jc w:val="center"/>
              <w:rPr>
                <w:bCs/>
              </w:rPr>
            </w:pPr>
            <w:r w:rsidRPr="008E6C72">
              <w:rPr>
                <w:bCs/>
              </w:rPr>
              <w:t>44 (9.4%)</w:t>
            </w:r>
          </w:p>
        </w:tc>
        <w:tc>
          <w:tcPr>
            <w:tcW w:w="0" w:type="auto"/>
            <w:shd w:val="clear" w:color="auto" w:fill="auto"/>
          </w:tcPr>
          <w:p w14:paraId="1367CDCB" w14:textId="77777777" w:rsidR="00BA3610" w:rsidRPr="008E6C72" w:rsidRDefault="00BA3610" w:rsidP="00FD16E0">
            <w:pPr>
              <w:widowControl/>
              <w:autoSpaceDE/>
              <w:autoSpaceDN/>
              <w:jc w:val="center"/>
              <w:rPr>
                <w:bCs/>
              </w:rPr>
            </w:pPr>
            <w:r w:rsidRPr="008E6C72">
              <w:rPr>
                <w:bCs/>
              </w:rPr>
              <w:t>4 (7.1%)</w:t>
            </w:r>
          </w:p>
        </w:tc>
        <w:tc>
          <w:tcPr>
            <w:tcW w:w="1313" w:type="dxa"/>
            <w:shd w:val="clear" w:color="auto" w:fill="auto"/>
          </w:tcPr>
          <w:p w14:paraId="104E9381" w14:textId="77777777" w:rsidR="00BA3610" w:rsidRPr="008E6C72" w:rsidRDefault="00BA3610" w:rsidP="00FD16E0">
            <w:pPr>
              <w:widowControl/>
              <w:autoSpaceDE/>
              <w:autoSpaceDN/>
              <w:jc w:val="center"/>
              <w:rPr>
                <w:bCs/>
              </w:rPr>
            </w:pPr>
            <w:r w:rsidRPr="008E6C72">
              <w:rPr>
                <w:bCs/>
              </w:rPr>
              <w:t>0.6</w:t>
            </w:r>
          </w:p>
        </w:tc>
      </w:tr>
      <w:tr w:rsidR="008E6C72" w:rsidRPr="008E6C72" w14:paraId="56AFEC15" w14:textId="77777777" w:rsidTr="00FD16E0">
        <w:trPr>
          <w:trHeight w:val="302"/>
        </w:trPr>
        <w:tc>
          <w:tcPr>
            <w:tcW w:w="3969" w:type="dxa"/>
            <w:shd w:val="clear" w:color="auto" w:fill="auto"/>
          </w:tcPr>
          <w:p w14:paraId="361F1784" w14:textId="77777777" w:rsidR="00BA3610" w:rsidRPr="008E6C72" w:rsidRDefault="00BA3610" w:rsidP="008E6C72">
            <w:pPr>
              <w:widowControl/>
              <w:autoSpaceDE/>
              <w:autoSpaceDN/>
              <w:rPr>
                <w:bCs/>
              </w:rPr>
            </w:pPr>
            <w:r w:rsidRPr="008E6C72">
              <w:rPr>
                <w:bCs/>
              </w:rPr>
              <w:t>Any postural drop in blood pressure</w:t>
            </w:r>
          </w:p>
        </w:tc>
        <w:tc>
          <w:tcPr>
            <w:tcW w:w="0" w:type="auto"/>
            <w:shd w:val="clear" w:color="auto" w:fill="auto"/>
          </w:tcPr>
          <w:p w14:paraId="61D5FFF0" w14:textId="77777777" w:rsidR="00BA3610" w:rsidRPr="008E6C72" w:rsidRDefault="00BA3610" w:rsidP="00FD16E0">
            <w:pPr>
              <w:widowControl/>
              <w:autoSpaceDE/>
              <w:autoSpaceDN/>
              <w:jc w:val="center"/>
              <w:rPr>
                <w:bCs/>
              </w:rPr>
            </w:pPr>
            <w:r w:rsidRPr="008E6C72">
              <w:rPr>
                <w:bCs/>
              </w:rPr>
              <w:t>19 (4.1%)</w:t>
            </w:r>
          </w:p>
        </w:tc>
        <w:tc>
          <w:tcPr>
            <w:tcW w:w="0" w:type="auto"/>
            <w:shd w:val="clear" w:color="auto" w:fill="auto"/>
          </w:tcPr>
          <w:p w14:paraId="69C883FC" w14:textId="77777777" w:rsidR="00BA3610" w:rsidRPr="008E6C72" w:rsidRDefault="00BA3610" w:rsidP="00FD16E0">
            <w:pPr>
              <w:widowControl/>
              <w:autoSpaceDE/>
              <w:autoSpaceDN/>
              <w:jc w:val="center"/>
              <w:rPr>
                <w:bCs/>
              </w:rPr>
            </w:pPr>
            <w:r w:rsidRPr="008E6C72">
              <w:rPr>
                <w:bCs/>
              </w:rPr>
              <w:t>3 (5.4%)</w:t>
            </w:r>
          </w:p>
        </w:tc>
        <w:tc>
          <w:tcPr>
            <w:tcW w:w="1313" w:type="dxa"/>
            <w:shd w:val="clear" w:color="auto" w:fill="auto"/>
          </w:tcPr>
          <w:p w14:paraId="4C7C46AB" w14:textId="77777777" w:rsidR="00BA3610" w:rsidRPr="008E6C72" w:rsidRDefault="00BA3610" w:rsidP="00FD16E0">
            <w:pPr>
              <w:widowControl/>
              <w:autoSpaceDE/>
              <w:autoSpaceDN/>
              <w:jc w:val="center"/>
              <w:rPr>
                <w:bCs/>
              </w:rPr>
            </w:pPr>
            <w:r w:rsidRPr="008E6C72">
              <w:rPr>
                <w:bCs/>
              </w:rPr>
              <w:t>0.7</w:t>
            </w:r>
          </w:p>
        </w:tc>
      </w:tr>
      <w:tr w:rsidR="008E6C72" w:rsidRPr="008E6C72" w14:paraId="79BABB99" w14:textId="77777777" w:rsidTr="00FD16E0">
        <w:trPr>
          <w:trHeight w:val="297"/>
        </w:trPr>
        <w:tc>
          <w:tcPr>
            <w:tcW w:w="3969" w:type="dxa"/>
            <w:shd w:val="clear" w:color="auto" w:fill="auto"/>
          </w:tcPr>
          <w:p w14:paraId="3600B2ED" w14:textId="77777777" w:rsidR="00BA3610" w:rsidRPr="008E6C72" w:rsidRDefault="00BA3610" w:rsidP="008E6C72">
            <w:pPr>
              <w:widowControl/>
              <w:autoSpaceDE/>
              <w:autoSpaceDN/>
              <w:rPr>
                <w:bCs/>
              </w:rPr>
            </w:pPr>
            <w:r w:rsidRPr="008E6C72">
              <w:rPr>
                <w:bCs/>
              </w:rPr>
              <w:t xml:space="preserve">Presence of </w:t>
            </w:r>
            <w:proofErr w:type="spellStart"/>
            <w:r w:rsidRPr="008E6C72">
              <w:rPr>
                <w:bCs/>
              </w:rPr>
              <w:t>anaemia</w:t>
            </w:r>
            <w:proofErr w:type="spellEnd"/>
          </w:p>
        </w:tc>
        <w:tc>
          <w:tcPr>
            <w:tcW w:w="0" w:type="auto"/>
            <w:shd w:val="clear" w:color="auto" w:fill="auto"/>
          </w:tcPr>
          <w:p w14:paraId="53DD0B02" w14:textId="77777777" w:rsidR="00BA3610" w:rsidRPr="008E6C72" w:rsidRDefault="00BA3610" w:rsidP="00FD16E0">
            <w:pPr>
              <w:widowControl/>
              <w:autoSpaceDE/>
              <w:autoSpaceDN/>
              <w:jc w:val="center"/>
              <w:rPr>
                <w:bCs/>
              </w:rPr>
            </w:pPr>
            <w:r w:rsidRPr="008E6C72">
              <w:rPr>
                <w:bCs/>
              </w:rPr>
              <w:t>283 (60.5%)</w:t>
            </w:r>
          </w:p>
        </w:tc>
        <w:tc>
          <w:tcPr>
            <w:tcW w:w="0" w:type="auto"/>
            <w:shd w:val="clear" w:color="auto" w:fill="auto"/>
          </w:tcPr>
          <w:p w14:paraId="61FC2E8E" w14:textId="77777777" w:rsidR="00BA3610" w:rsidRPr="008E6C72" w:rsidRDefault="00BA3610" w:rsidP="00FD16E0">
            <w:pPr>
              <w:widowControl/>
              <w:autoSpaceDE/>
              <w:autoSpaceDN/>
              <w:jc w:val="center"/>
              <w:rPr>
                <w:bCs/>
              </w:rPr>
            </w:pPr>
            <w:r w:rsidRPr="008E6C72">
              <w:rPr>
                <w:bCs/>
              </w:rPr>
              <w:t>32 (58.2%)</w:t>
            </w:r>
          </w:p>
        </w:tc>
        <w:tc>
          <w:tcPr>
            <w:tcW w:w="1313" w:type="dxa"/>
            <w:shd w:val="clear" w:color="auto" w:fill="auto"/>
          </w:tcPr>
          <w:p w14:paraId="2292EDD5" w14:textId="77777777" w:rsidR="00BA3610" w:rsidRPr="008E6C72" w:rsidRDefault="00BA3610" w:rsidP="00FD16E0">
            <w:pPr>
              <w:widowControl/>
              <w:autoSpaceDE/>
              <w:autoSpaceDN/>
              <w:jc w:val="center"/>
              <w:rPr>
                <w:bCs/>
              </w:rPr>
            </w:pPr>
            <w:r w:rsidRPr="008E6C72">
              <w:rPr>
                <w:bCs/>
              </w:rPr>
              <w:t>0.7</w:t>
            </w:r>
          </w:p>
        </w:tc>
      </w:tr>
      <w:tr w:rsidR="008E6C72" w:rsidRPr="008E6C72" w14:paraId="64101012" w14:textId="77777777" w:rsidTr="00FD16E0">
        <w:trPr>
          <w:trHeight w:val="206"/>
        </w:trPr>
        <w:tc>
          <w:tcPr>
            <w:tcW w:w="3969" w:type="dxa"/>
            <w:shd w:val="clear" w:color="auto" w:fill="auto"/>
          </w:tcPr>
          <w:p w14:paraId="0BBBD7C5" w14:textId="77777777" w:rsidR="00BA3610" w:rsidRPr="008E6C72" w:rsidRDefault="00BA3610" w:rsidP="008E6C72">
            <w:pPr>
              <w:widowControl/>
              <w:autoSpaceDE/>
              <w:autoSpaceDN/>
              <w:rPr>
                <w:b/>
              </w:rPr>
            </w:pPr>
            <w:r w:rsidRPr="008E6C72">
              <w:rPr>
                <w:b/>
              </w:rPr>
              <w:t>INVESTIGATIONS</w:t>
            </w:r>
          </w:p>
        </w:tc>
        <w:tc>
          <w:tcPr>
            <w:tcW w:w="0" w:type="auto"/>
            <w:shd w:val="clear" w:color="auto" w:fill="auto"/>
          </w:tcPr>
          <w:p w14:paraId="4051455B" w14:textId="77777777" w:rsidR="00BA3610" w:rsidRPr="008E6C72" w:rsidRDefault="00BA3610" w:rsidP="00FD16E0">
            <w:pPr>
              <w:widowControl/>
              <w:autoSpaceDE/>
              <w:autoSpaceDN/>
              <w:jc w:val="center"/>
              <w:rPr>
                <w:b/>
              </w:rPr>
            </w:pPr>
          </w:p>
        </w:tc>
        <w:tc>
          <w:tcPr>
            <w:tcW w:w="0" w:type="auto"/>
            <w:shd w:val="clear" w:color="auto" w:fill="auto"/>
          </w:tcPr>
          <w:p w14:paraId="08DE9505" w14:textId="77777777" w:rsidR="00BA3610" w:rsidRPr="008E6C72" w:rsidRDefault="00BA3610" w:rsidP="00FD16E0">
            <w:pPr>
              <w:widowControl/>
              <w:autoSpaceDE/>
              <w:autoSpaceDN/>
              <w:jc w:val="center"/>
              <w:rPr>
                <w:b/>
              </w:rPr>
            </w:pPr>
          </w:p>
        </w:tc>
        <w:tc>
          <w:tcPr>
            <w:tcW w:w="1313" w:type="dxa"/>
            <w:shd w:val="clear" w:color="auto" w:fill="auto"/>
          </w:tcPr>
          <w:p w14:paraId="5E0795F0" w14:textId="77777777" w:rsidR="00BA3610" w:rsidRPr="008E6C72" w:rsidRDefault="00BA3610" w:rsidP="00FD16E0">
            <w:pPr>
              <w:widowControl/>
              <w:autoSpaceDE/>
              <w:autoSpaceDN/>
              <w:jc w:val="center"/>
              <w:rPr>
                <w:b/>
              </w:rPr>
            </w:pPr>
          </w:p>
        </w:tc>
      </w:tr>
      <w:tr w:rsidR="008E6C72" w:rsidRPr="008E6C72" w14:paraId="65CCF6F7" w14:textId="77777777" w:rsidTr="00FD16E0">
        <w:trPr>
          <w:trHeight w:val="297"/>
        </w:trPr>
        <w:tc>
          <w:tcPr>
            <w:tcW w:w="3969" w:type="dxa"/>
            <w:shd w:val="clear" w:color="auto" w:fill="auto"/>
          </w:tcPr>
          <w:p w14:paraId="5745745B" w14:textId="77777777" w:rsidR="00BA3610" w:rsidRPr="008E6C72" w:rsidRDefault="00BA3610" w:rsidP="008E6C72">
            <w:pPr>
              <w:widowControl/>
              <w:autoSpaceDE/>
              <w:autoSpaceDN/>
              <w:rPr>
                <w:bCs/>
              </w:rPr>
            </w:pPr>
            <w:r w:rsidRPr="008E6C72">
              <w:rPr>
                <w:bCs/>
              </w:rPr>
              <w:t>Viral load (log10 copies/mL)</w:t>
            </w:r>
          </w:p>
        </w:tc>
        <w:tc>
          <w:tcPr>
            <w:tcW w:w="0" w:type="auto"/>
            <w:shd w:val="clear" w:color="auto" w:fill="auto"/>
          </w:tcPr>
          <w:p w14:paraId="1E8D9D87" w14:textId="77777777" w:rsidR="00BA3610" w:rsidRPr="008E6C72" w:rsidRDefault="00BA3610" w:rsidP="00FD16E0">
            <w:pPr>
              <w:widowControl/>
              <w:autoSpaceDE/>
              <w:autoSpaceDN/>
              <w:jc w:val="center"/>
              <w:rPr>
                <w:bCs/>
              </w:rPr>
            </w:pPr>
            <w:r w:rsidRPr="008E6C72">
              <w:rPr>
                <w:bCs/>
              </w:rPr>
              <w:t>10.7 (7.6, 12.4)</w:t>
            </w:r>
          </w:p>
        </w:tc>
        <w:tc>
          <w:tcPr>
            <w:tcW w:w="0" w:type="auto"/>
            <w:shd w:val="clear" w:color="auto" w:fill="auto"/>
          </w:tcPr>
          <w:p w14:paraId="39E10F0C" w14:textId="77777777" w:rsidR="00BA3610" w:rsidRPr="008E6C72" w:rsidRDefault="00BA3610" w:rsidP="00FD16E0">
            <w:pPr>
              <w:widowControl/>
              <w:autoSpaceDE/>
              <w:autoSpaceDN/>
              <w:jc w:val="center"/>
              <w:rPr>
                <w:bCs/>
              </w:rPr>
            </w:pPr>
            <w:r w:rsidRPr="008E6C72">
              <w:rPr>
                <w:bCs/>
              </w:rPr>
              <w:t>11.9 (8.3, 12.9)</w:t>
            </w:r>
          </w:p>
        </w:tc>
        <w:tc>
          <w:tcPr>
            <w:tcW w:w="1313" w:type="dxa"/>
            <w:shd w:val="clear" w:color="auto" w:fill="auto"/>
          </w:tcPr>
          <w:p w14:paraId="0A0B1262" w14:textId="77777777" w:rsidR="00BA3610" w:rsidRPr="008E6C72" w:rsidRDefault="00BA3610" w:rsidP="00FD16E0">
            <w:pPr>
              <w:widowControl/>
              <w:autoSpaceDE/>
              <w:autoSpaceDN/>
              <w:jc w:val="center"/>
              <w:rPr>
                <w:bCs/>
              </w:rPr>
            </w:pPr>
            <w:r w:rsidRPr="008E6C72">
              <w:rPr>
                <w:bCs/>
              </w:rPr>
              <w:t>0.4</w:t>
            </w:r>
          </w:p>
        </w:tc>
      </w:tr>
      <w:tr w:rsidR="008E6C72" w:rsidRPr="008E6C72" w14:paraId="29F31878" w14:textId="77777777" w:rsidTr="00FD16E0">
        <w:trPr>
          <w:trHeight w:val="297"/>
        </w:trPr>
        <w:tc>
          <w:tcPr>
            <w:tcW w:w="3969" w:type="dxa"/>
            <w:shd w:val="clear" w:color="auto" w:fill="auto"/>
          </w:tcPr>
          <w:p w14:paraId="032B58DF" w14:textId="77777777" w:rsidR="00BA3610" w:rsidRPr="008E6C72" w:rsidRDefault="00BA3610" w:rsidP="008E6C72">
            <w:pPr>
              <w:widowControl/>
              <w:autoSpaceDE/>
              <w:autoSpaceDN/>
              <w:rPr>
                <w:bCs/>
              </w:rPr>
            </w:pPr>
            <w:r w:rsidRPr="008E6C72">
              <w:rPr>
                <w:bCs/>
              </w:rPr>
              <w:t>Pulmonary tuberculosis</w:t>
            </w:r>
          </w:p>
        </w:tc>
        <w:tc>
          <w:tcPr>
            <w:tcW w:w="0" w:type="auto"/>
            <w:shd w:val="clear" w:color="auto" w:fill="auto"/>
          </w:tcPr>
          <w:p w14:paraId="30FD0F25" w14:textId="77777777" w:rsidR="00BA3610" w:rsidRPr="008E6C72" w:rsidRDefault="00BA3610" w:rsidP="00FD16E0">
            <w:pPr>
              <w:widowControl/>
              <w:autoSpaceDE/>
              <w:autoSpaceDN/>
              <w:jc w:val="center"/>
              <w:rPr>
                <w:bCs/>
              </w:rPr>
            </w:pPr>
            <w:r w:rsidRPr="008E6C72">
              <w:rPr>
                <w:bCs/>
              </w:rPr>
              <w:t>319 (66.6%)</w:t>
            </w:r>
          </w:p>
        </w:tc>
        <w:tc>
          <w:tcPr>
            <w:tcW w:w="0" w:type="auto"/>
            <w:shd w:val="clear" w:color="auto" w:fill="auto"/>
          </w:tcPr>
          <w:p w14:paraId="773AD7C1" w14:textId="77777777" w:rsidR="00BA3610" w:rsidRPr="008E6C72" w:rsidRDefault="00BA3610" w:rsidP="00FD16E0">
            <w:pPr>
              <w:widowControl/>
              <w:autoSpaceDE/>
              <w:autoSpaceDN/>
              <w:jc w:val="center"/>
              <w:rPr>
                <w:bCs/>
              </w:rPr>
            </w:pPr>
            <w:r w:rsidRPr="008E6C72">
              <w:rPr>
                <w:bCs/>
              </w:rPr>
              <w:t>26 (47.3%)</w:t>
            </w:r>
          </w:p>
        </w:tc>
        <w:tc>
          <w:tcPr>
            <w:tcW w:w="1313" w:type="dxa"/>
            <w:shd w:val="clear" w:color="auto" w:fill="auto"/>
          </w:tcPr>
          <w:p w14:paraId="27740BBD" w14:textId="77777777" w:rsidR="00BA3610" w:rsidRPr="008E6C72" w:rsidRDefault="00BA3610" w:rsidP="00FD16E0">
            <w:pPr>
              <w:widowControl/>
              <w:autoSpaceDE/>
              <w:autoSpaceDN/>
              <w:jc w:val="center"/>
              <w:rPr>
                <w:b/>
              </w:rPr>
            </w:pPr>
            <w:r w:rsidRPr="008E6C72">
              <w:rPr>
                <w:b/>
              </w:rPr>
              <w:t>0.005</w:t>
            </w:r>
          </w:p>
        </w:tc>
      </w:tr>
      <w:tr w:rsidR="008E6C72" w:rsidRPr="008E6C72" w14:paraId="713D4228" w14:textId="77777777" w:rsidTr="00FD16E0">
        <w:trPr>
          <w:trHeight w:val="211"/>
        </w:trPr>
        <w:tc>
          <w:tcPr>
            <w:tcW w:w="3969" w:type="dxa"/>
            <w:shd w:val="clear" w:color="auto" w:fill="auto"/>
          </w:tcPr>
          <w:p w14:paraId="6DFE8005" w14:textId="77777777" w:rsidR="00BA3610" w:rsidRPr="008E6C72" w:rsidRDefault="00BA3610" w:rsidP="008E6C72">
            <w:pPr>
              <w:widowControl/>
              <w:autoSpaceDE/>
              <w:autoSpaceDN/>
              <w:rPr>
                <w:bCs/>
              </w:rPr>
            </w:pPr>
            <w:r w:rsidRPr="008E6C72">
              <w:rPr>
                <w:bCs/>
              </w:rPr>
              <w:t>Extra pulmonary tuberculosis</w:t>
            </w:r>
          </w:p>
        </w:tc>
        <w:tc>
          <w:tcPr>
            <w:tcW w:w="0" w:type="auto"/>
            <w:shd w:val="clear" w:color="auto" w:fill="auto"/>
          </w:tcPr>
          <w:p w14:paraId="57822425" w14:textId="77777777" w:rsidR="00BA3610" w:rsidRPr="008E6C72" w:rsidRDefault="00BA3610" w:rsidP="00FD16E0">
            <w:pPr>
              <w:widowControl/>
              <w:autoSpaceDE/>
              <w:autoSpaceDN/>
              <w:jc w:val="center"/>
              <w:rPr>
                <w:bCs/>
              </w:rPr>
            </w:pPr>
            <w:r w:rsidRPr="008E6C72">
              <w:rPr>
                <w:bCs/>
              </w:rPr>
              <w:t>88 (18.4%)</w:t>
            </w:r>
          </w:p>
        </w:tc>
        <w:tc>
          <w:tcPr>
            <w:tcW w:w="0" w:type="auto"/>
            <w:shd w:val="clear" w:color="auto" w:fill="auto"/>
          </w:tcPr>
          <w:p w14:paraId="36B181AC" w14:textId="77777777" w:rsidR="00BA3610" w:rsidRPr="008E6C72" w:rsidRDefault="00BA3610" w:rsidP="00FD16E0">
            <w:pPr>
              <w:widowControl/>
              <w:autoSpaceDE/>
              <w:autoSpaceDN/>
              <w:jc w:val="center"/>
              <w:rPr>
                <w:bCs/>
              </w:rPr>
            </w:pPr>
            <w:r w:rsidRPr="008E6C72">
              <w:rPr>
                <w:bCs/>
              </w:rPr>
              <w:t>18 (32.7%)</w:t>
            </w:r>
          </w:p>
        </w:tc>
        <w:tc>
          <w:tcPr>
            <w:tcW w:w="1313" w:type="dxa"/>
            <w:shd w:val="clear" w:color="auto" w:fill="auto"/>
          </w:tcPr>
          <w:p w14:paraId="52C88258" w14:textId="77777777" w:rsidR="00BA3610" w:rsidRPr="008E6C72" w:rsidRDefault="00BA3610" w:rsidP="00FD16E0">
            <w:pPr>
              <w:widowControl/>
              <w:autoSpaceDE/>
              <w:autoSpaceDN/>
              <w:jc w:val="center"/>
              <w:rPr>
                <w:b/>
              </w:rPr>
            </w:pPr>
            <w:r w:rsidRPr="008E6C72">
              <w:rPr>
                <w:b/>
              </w:rPr>
              <w:t>0.011</w:t>
            </w:r>
          </w:p>
        </w:tc>
      </w:tr>
      <w:tr w:rsidR="008E6C72" w:rsidRPr="008E6C72" w14:paraId="1DC7FFB4" w14:textId="77777777" w:rsidTr="00FD16E0">
        <w:trPr>
          <w:trHeight w:val="297"/>
        </w:trPr>
        <w:tc>
          <w:tcPr>
            <w:tcW w:w="3969" w:type="dxa"/>
            <w:shd w:val="clear" w:color="auto" w:fill="auto"/>
          </w:tcPr>
          <w:p w14:paraId="561FF0B7" w14:textId="77777777" w:rsidR="00BA3610" w:rsidRPr="008E6C72" w:rsidRDefault="00BA3610" w:rsidP="008E6C72">
            <w:pPr>
              <w:widowControl/>
              <w:autoSpaceDE/>
              <w:autoSpaceDN/>
              <w:rPr>
                <w:bCs/>
              </w:rPr>
            </w:pPr>
            <w:r w:rsidRPr="008E6C72">
              <w:rPr>
                <w:bCs/>
              </w:rPr>
              <w:t>Cryptococcus neoformans</w:t>
            </w:r>
          </w:p>
        </w:tc>
        <w:tc>
          <w:tcPr>
            <w:tcW w:w="0" w:type="auto"/>
            <w:shd w:val="clear" w:color="auto" w:fill="auto"/>
          </w:tcPr>
          <w:p w14:paraId="226283CF" w14:textId="77777777" w:rsidR="00BA3610" w:rsidRPr="008E6C72" w:rsidRDefault="00BA3610" w:rsidP="00FD16E0">
            <w:pPr>
              <w:widowControl/>
              <w:autoSpaceDE/>
              <w:autoSpaceDN/>
              <w:jc w:val="center"/>
              <w:rPr>
                <w:bCs/>
              </w:rPr>
            </w:pPr>
            <w:r w:rsidRPr="008E6C72">
              <w:rPr>
                <w:bCs/>
              </w:rPr>
              <w:t>17 (3.5%)</w:t>
            </w:r>
          </w:p>
        </w:tc>
        <w:tc>
          <w:tcPr>
            <w:tcW w:w="0" w:type="auto"/>
            <w:shd w:val="clear" w:color="auto" w:fill="auto"/>
          </w:tcPr>
          <w:p w14:paraId="3867622F" w14:textId="77777777" w:rsidR="00BA3610" w:rsidRPr="008E6C72" w:rsidRDefault="00BA3610" w:rsidP="00FD16E0">
            <w:pPr>
              <w:widowControl/>
              <w:autoSpaceDE/>
              <w:autoSpaceDN/>
              <w:jc w:val="center"/>
              <w:rPr>
                <w:bCs/>
              </w:rPr>
            </w:pPr>
            <w:r w:rsidRPr="008E6C72">
              <w:rPr>
                <w:bCs/>
              </w:rPr>
              <w:t>11 (20.0%)</w:t>
            </w:r>
          </w:p>
        </w:tc>
        <w:tc>
          <w:tcPr>
            <w:tcW w:w="1313" w:type="dxa"/>
            <w:shd w:val="clear" w:color="auto" w:fill="auto"/>
          </w:tcPr>
          <w:p w14:paraId="712E7193" w14:textId="77777777" w:rsidR="00BA3610" w:rsidRPr="008E6C72" w:rsidRDefault="00BA3610" w:rsidP="00FD16E0">
            <w:pPr>
              <w:widowControl/>
              <w:autoSpaceDE/>
              <w:autoSpaceDN/>
              <w:jc w:val="center"/>
              <w:rPr>
                <w:b/>
              </w:rPr>
            </w:pPr>
            <w:r w:rsidRPr="008E6C72">
              <w:rPr>
                <w:b/>
              </w:rPr>
              <w:t>&lt;0.001</w:t>
            </w:r>
          </w:p>
        </w:tc>
      </w:tr>
      <w:tr w:rsidR="008E6C72" w:rsidRPr="008E6C72" w14:paraId="539FF19A" w14:textId="77777777" w:rsidTr="00FD16E0">
        <w:trPr>
          <w:trHeight w:val="302"/>
        </w:trPr>
        <w:tc>
          <w:tcPr>
            <w:tcW w:w="3969" w:type="dxa"/>
            <w:shd w:val="clear" w:color="auto" w:fill="auto"/>
          </w:tcPr>
          <w:p w14:paraId="1CA95411" w14:textId="77777777" w:rsidR="00BA3610" w:rsidRPr="008E6C72" w:rsidRDefault="00BA3610" w:rsidP="008E6C72">
            <w:pPr>
              <w:widowControl/>
              <w:autoSpaceDE/>
              <w:autoSpaceDN/>
              <w:rPr>
                <w:bCs/>
              </w:rPr>
            </w:pPr>
            <w:r w:rsidRPr="008E6C72">
              <w:rPr>
                <w:bCs/>
              </w:rPr>
              <w:t>Pneumonia</w:t>
            </w:r>
          </w:p>
        </w:tc>
        <w:tc>
          <w:tcPr>
            <w:tcW w:w="0" w:type="auto"/>
            <w:shd w:val="clear" w:color="auto" w:fill="auto"/>
          </w:tcPr>
          <w:p w14:paraId="270AC214" w14:textId="77777777" w:rsidR="00BA3610" w:rsidRPr="008E6C72" w:rsidRDefault="00BA3610" w:rsidP="00FD16E0">
            <w:pPr>
              <w:widowControl/>
              <w:autoSpaceDE/>
              <w:autoSpaceDN/>
              <w:jc w:val="center"/>
              <w:rPr>
                <w:bCs/>
              </w:rPr>
            </w:pPr>
            <w:r w:rsidRPr="008E6C72">
              <w:rPr>
                <w:bCs/>
              </w:rPr>
              <w:t>57 (11.9%)</w:t>
            </w:r>
          </w:p>
        </w:tc>
        <w:tc>
          <w:tcPr>
            <w:tcW w:w="0" w:type="auto"/>
            <w:shd w:val="clear" w:color="auto" w:fill="auto"/>
          </w:tcPr>
          <w:p w14:paraId="62C4520E" w14:textId="77777777" w:rsidR="00BA3610" w:rsidRPr="008E6C72" w:rsidRDefault="00BA3610" w:rsidP="00FD16E0">
            <w:pPr>
              <w:widowControl/>
              <w:autoSpaceDE/>
              <w:autoSpaceDN/>
              <w:jc w:val="center"/>
              <w:rPr>
                <w:bCs/>
              </w:rPr>
            </w:pPr>
            <w:r w:rsidRPr="008E6C72">
              <w:rPr>
                <w:bCs/>
              </w:rPr>
              <w:t>3 (5.5%)</w:t>
            </w:r>
          </w:p>
        </w:tc>
        <w:tc>
          <w:tcPr>
            <w:tcW w:w="1313" w:type="dxa"/>
            <w:shd w:val="clear" w:color="auto" w:fill="auto"/>
          </w:tcPr>
          <w:p w14:paraId="208CC64B" w14:textId="77777777" w:rsidR="00BA3610" w:rsidRPr="008E6C72" w:rsidRDefault="00BA3610" w:rsidP="00FD16E0">
            <w:pPr>
              <w:widowControl/>
              <w:autoSpaceDE/>
              <w:autoSpaceDN/>
              <w:jc w:val="center"/>
              <w:rPr>
                <w:bCs/>
              </w:rPr>
            </w:pPr>
            <w:r w:rsidRPr="008E6C72">
              <w:rPr>
                <w:bCs/>
              </w:rPr>
              <w:t>0.2</w:t>
            </w:r>
          </w:p>
        </w:tc>
      </w:tr>
      <w:tr w:rsidR="008E6C72" w:rsidRPr="008E6C72" w14:paraId="4F54DEB2" w14:textId="77777777" w:rsidTr="00FD16E0">
        <w:trPr>
          <w:trHeight w:val="297"/>
        </w:trPr>
        <w:tc>
          <w:tcPr>
            <w:tcW w:w="3969" w:type="dxa"/>
            <w:shd w:val="clear" w:color="auto" w:fill="auto"/>
          </w:tcPr>
          <w:p w14:paraId="3A04904A" w14:textId="77777777" w:rsidR="00BA3610" w:rsidRPr="008E6C72" w:rsidRDefault="00BA3610" w:rsidP="008E6C72">
            <w:pPr>
              <w:widowControl/>
              <w:autoSpaceDE/>
              <w:autoSpaceDN/>
              <w:rPr>
                <w:bCs/>
              </w:rPr>
            </w:pPr>
            <w:r w:rsidRPr="008E6C72">
              <w:rPr>
                <w:bCs/>
              </w:rPr>
              <w:t>Hepatitis B</w:t>
            </w:r>
          </w:p>
        </w:tc>
        <w:tc>
          <w:tcPr>
            <w:tcW w:w="0" w:type="auto"/>
            <w:shd w:val="clear" w:color="auto" w:fill="auto"/>
          </w:tcPr>
          <w:p w14:paraId="5C203D93" w14:textId="77777777" w:rsidR="00BA3610" w:rsidRPr="008E6C72" w:rsidRDefault="00BA3610" w:rsidP="00FD16E0">
            <w:pPr>
              <w:widowControl/>
              <w:autoSpaceDE/>
              <w:autoSpaceDN/>
              <w:jc w:val="center"/>
              <w:rPr>
                <w:bCs/>
              </w:rPr>
            </w:pPr>
            <w:r w:rsidRPr="008E6C72">
              <w:rPr>
                <w:bCs/>
              </w:rPr>
              <w:t>14 (2.9%)</w:t>
            </w:r>
          </w:p>
        </w:tc>
        <w:tc>
          <w:tcPr>
            <w:tcW w:w="0" w:type="auto"/>
            <w:shd w:val="clear" w:color="auto" w:fill="auto"/>
          </w:tcPr>
          <w:p w14:paraId="5BE7104F" w14:textId="77777777" w:rsidR="00BA3610" w:rsidRPr="008E6C72" w:rsidRDefault="00BA3610" w:rsidP="00FD16E0">
            <w:pPr>
              <w:widowControl/>
              <w:autoSpaceDE/>
              <w:autoSpaceDN/>
              <w:jc w:val="center"/>
              <w:rPr>
                <w:bCs/>
              </w:rPr>
            </w:pPr>
            <w:r w:rsidRPr="008E6C72">
              <w:rPr>
                <w:bCs/>
              </w:rPr>
              <w:t>4 (7.3%)</w:t>
            </w:r>
          </w:p>
        </w:tc>
        <w:tc>
          <w:tcPr>
            <w:tcW w:w="1313" w:type="dxa"/>
            <w:shd w:val="clear" w:color="auto" w:fill="auto"/>
          </w:tcPr>
          <w:p w14:paraId="4A6993B8" w14:textId="77777777" w:rsidR="00BA3610" w:rsidRPr="008E6C72" w:rsidRDefault="00BA3610" w:rsidP="00FD16E0">
            <w:pPr>
              <w:widowControl/>
              <w:autoSpaceDE/>
              <w:autoSpaceDN/>
              <w:jc w:val="center"/>
              <w:rPr>
                <w:bCs/>
              </w:rPr>
            </w:pPr>
            <w:r w:rsidRPr="008E6C72">
              <w:rPr>
                <w:bCs/>
              </w:rPr>
              <w:t>0.1</w:t>
            </w:r>
          </w:p>
        </w:tc>
      </w:tr>
      <w:tr w:rsidR="008E6C72" w:rsidRPr="008E6C72" w14:paraId="7D05BD21" w14:textId="77777777" w:rsidTr="00FD16E0">
        <w:trPr>
          <w:trHeight w:val="206"/>
        </w:trPr>
        <w:tc>
          <w:tcPr>
            <w:tcW w:w="3969" w:type="dxa"/>
            <w:shd w:val="clear" w:color="auto" w:fill="auto"/>
          </w:tcPr>
          <w:p w14:paraId="05F03F3D" w14:textId="77777777" w:rsidR="00BA3610" w:rsidRPr="008E6C72" w:rsidRDefault="00BA3610" w:rsidP="008E6C72">
            <w:pPr>
              <w:widowControl/>
              <w:autoSpaceDE/>
              <w:autoSpaceDN/>
              <w:rPr>
                <w:bCs/>
              </w:rPr>
            </w:pPr>
            <w:r w:rsidRPr="008E6C72">
              <w:rPr>
                <w:bCs/>
              </w:rPr>
              <w:t>Candida albicans</w:t>
            </w:r>
          </w:p>
        </w:tc>
        <w:tc>
          <w:tcPr>
            <w:tcW w:w="0" w:type="auto"/>
            <w:shd w:val="clear" w:color="auto" w:fill="auto"/>
          </w:tcPr>
          <w:p w14:paraId="6CB6C234" w14:textId="77777777" w:rsidR="00BA3610" w:rsidRPr="008E6C72" w:rsidRDefault="00BA3610" w:rsidP="00FD16E0">
            <w:pPr>
              <w:widowControl/>
              <w:autoSpaceDE/>
              <w:autoSpaceDN/>
              <w:jc w:val="center"/>
              <w:rPr>
                <w:bCs/>
              </w:rPr>
            </w:pPr>
            <w:r w:rsidRPr="008E6C72">
              <w:rPr>
                <w:bCs/>
              </w:rPr>
              <w:t>31 (6.5%)</w:t>
            </w:r>
          </w:p>
        </w:tc>
        <w:tc>
          <w:tcPr>
            <w:tcW w:w="0" w:type="auto"/>
            <w:shd w:val="clear" w:color="auto" w:fill="auto"/>
          </w:tcPr>
          <w:p w14:paraId="3A4523D3" w14:textId="77777777" w:rsidR="00BA3610" w:rsidRPr="008E6C72" w:rsidRDefault="00BA3610" w:rsidP="00FD16E0">
            <w:pPr>
              <w:widowControl/>
              <w:autoSpaceDE/>
              <w:autoSpaceDN/>
              <w:jc w:val="center"/>
              <w:rPr>
                <w:bCs/>
              </w:rPr>
            </w:pPr>
            <w:r w:rsidRPr="008E6C72">
              <w:rPr>
                <w:bCs/>
              </w:rPr>
              <w:t>4 (7.3%)</w:t>
            </w:r>
          </w:p>
        </w:tc>
        <w:tc>
          <w:tcPr>
            <w:tcW w:w="1313" w:type="dxa"/>
            <w:shd w:val="clear" w:color="auto" w:fill="auto"/>
          </w:tcPr>
          <w:p w14:paraId="097C34E4" w14:textId="77777777" w:rsidR="00BA3610" w:rsidRPr="008E6C72" w:rsidRDefault="00BA3610" w:rsidP="00FD16E0">
            <w:pPr>
              <w:widowControl/>
              <w:autoSpaceDE/>
              <w:autoSpaceDN/>
              <w:jc w:val="center"/>
              <w:rPr>
                <w:bCs/>
              </w:rPr>
            </w:pPr>
            <w:r w:rsidRPr="008E6C72">
              <w:rPr>
                <w:bCs/>
              </w:rPr>
              <w:t>0.8</w:t>
            </w:r>
          </w:p>
        </w:tc>
      </w:tr>
      <w:tr w:rsidR="008E6C72" w:rsidRPr="008E6C72" w14:paraId="352266E0" w14:textId="77777777" w:rsidTr="00FD16E0">
        <w:trPr>
          <w:trHeight w:val="206"/>
        </w:trPr>
        <w:tc>
          <w:tcPr>
            <w:tcW w:w="3969" w:type="dxa"/>
            <w:shd w:val="clear" w:color="auto" w:fill="auto"/>
          </w:tcPr>
          <w:p w14:paraId="6035A4EE" w14:textId="77777777" w:rsidR="00BA3610" w:rsidRPr="008E6C72" w:rsidRDefault="00BA3610" w:rsidP="008E6C72">
            <w:pPr>
              <w:widowControl/>
              <w:autoSpaceDE/>
              <w:autoSpaceDN/>
              <w:rPr>
                <w:bCs/>
              </w:rPr>
            </w:pPr>
            <w:proofErr w:type="spellStart"/>
            <w:r w:rsidRPr="008E6C72">
              <w:rPr>
                <w:bCs/>
              </w:rPr>
              <w:t>Kaposis</w:t>
            </w:r>
            <w:proofErr w:type="spellEnd"/>
            <w:r w:rsidRPr="008E6C72">
              <w:rPr>
                <w:bCs/>
              </w:rPr>
              <w:t xml:space="preserve"> sarcoma</w:t>
            </w:r>
          </w:p>
        </w:tc>
        <w:tc>
          <w:tcPr>
            <w:tcW w:w="0" w:type="auto"/>
            <w:shd w:val="clear" w:color="auto" w:fill="auto"/>
          </w:tcPr>
          <w:p w14:paraId="050527BD" w14:textId="77777777" w:rsidR="00BA3610" w:rsidRPr="008E6C72" w:rsidRDefault="00BA3610" w:rsidP="00FD16E0">
            <w:pPr>
              <w:widowControl/>
              <w:autoSpaceDE/>
              <w:autoSpaceDN/>
              <w:jc w:val="center"/>
              <w:rPr>
                <w:bCs/>
              </w:rPr>
            </w:pPr>
            <w:r w:rsidRPr="008E6C72">
              <w:rPr>
                <w:bCs/>
              </w:rPr>
              <w:t>5 (1.0%)</w:t>
            </w:r>
          </w:p>
        </w:tc>
        <w:tc>
          <w:tcPr>
            <w:tcW w:w="0" w:type="auto"/>
            <w:shd w:val="clear" w:color="auto" w:fill="auto"/>
          </w:tcPr>
          <w:p w14:paraId="31D23901" w14:textId="77777777" w:rsidR="00BA3610" w:rsidRPr="008E6C72" w:rsidRDefault="00BA3610" w:rsidP="00FD16E0">
            <w:pPr>
              <w:widowControl/>
              <w:autoSpaceDE/>
              <w:autoSpaceDN/>
              <w:jc w:val="center"/>
              <w:rPr>
                <w:bCs/>
              </w:rPr>
            </w:pPr>
            <w:r w:rsidRPr="008E6C72">
              <w:rPr>
                <w:bCs/>
              </w:rPr>
              <w:t>1 (1.8%)</w:t>
            </w:r>
          </w:p>
        </w:tc>
        <w:tc>
          <w:tcPr>
            <w:tcW w:w="1313" w:type="dxa"/>
            <w:shd w:val="clear" w:color="auto" w:fill="auto"/>
          </w:tcPr>
          <w:p w14:paraId="68E1AFCE" w14:textId="77777777" w:rsidR="00BA3610" w:rsidRPr="008E6C72" w:rsidRDefault="00BA3610" w:rsidP="00FD16E0">
            <w:pPr>
              <w:widowControl/>
              <w:autoSpaceDE/>
              <w:autoSpaceDN/>
              <w:jc w:val="center"/>
              <w:rPr>
                <w:bCs/>
              </w:rPr>
            </w:pPr>
            <w:r w:rsidRPr="008E6C72">
              <w:rPr>
                <w:bCs/>
              </w:rPr>
              <w:t>0.5</w:t>
            </w:r>
          </w:p>
        </w:tc>
      </w:tr>
      <w:tr w:rsidR="008E6C72" w:rsidRPr="008E6C72" w14:paraId="4345EF34" w14:textId="77777777" w:rsidTr="00FD16E0">
        <w:trPr>
          <w:trHeight w:val="206"/>
        </w:trPr>
        <w:tc>
          <w:tcPr>
            <w:tcW w:w="3969" w:type="dxa"/>
            <w:shd w:val="clear" w:color="auto" w:fill="auto"/>
          </w:tcPr>
          <w:p w14:paraId="03D16E94" w14:textId="77777777" w:rsidR="00BA3610" w:rsidRPr="008E6C72" w:rsidRDefault="00BA3610" w:rsidP="008E6C72">
            <w:pPr>
              <w:widowControl/>
              <w:autoSpaceDE/>
              <w:autoSpaceDN/>
              <w:rPr>
                <w:bCs/>
              </w:rPr>
            </w:pPr>
            <w:r w:rsidRPr="008E6C72">
              <w:rPr>
                <w:bCs/>
              </w:rPr>
              <w:lastRenderedPageBreak/>
              <w:t>Herpes simplex virus</w:t>
            </w:r>
          </w:p>
        </w:tc>
        <w:tc>
          <w:tcPr>
            <w:tcW w:w="0" w:type="auto"/>
            <w:shd w:val="clear" w:color="auto" w:fill="auto"/>
          </w:tcPr>
          <w:p w14:paraId="148BD705" w14:textId="77777777" w:rsidR="00BA3610" w:rsidRPr="008E6C72" w:rsidRDefault="00BA3610" w:rsidP="00FD16E0">
            <w:pPr>
              <w:widowControl/>
              <w:autoSpaceDE/>
              <w:autoSpaceDN/>
              <w:jc w:val="center"/>
              <w:rPr>
                <w:bCs/>
              </w:rPr>
            </w:pPr>
            <w:r w:rsidRPr="008E6C72">
              <w:rPr>
                <w:bCs/>
              </w:rPr>
              <w:t>6 (1.3%)</w:t>
            </w:r>
          </w:p>
        </w:tc>
        <w:tc>
          <w:tcPr>
            <w:tcW w:w="0" w:type="auto"/>
            <w:shd w:val="clear" w:color="auto" w:fill="auto"/>
          </w:tcPr>
          <w:p w14:paraId="53C49795" w14:textId="77777777" w:rsidR="00BA3610" w:rsidRPr="008E6C72" w:rsidRDefault="00BA3610" w:rsidP="00FD16E0">
            <w:pPr>
              <w:widowControl/>
              <w:autoSpaceDE/>
              <w:autoSpaceDN/>
              <w:jc w:val="center"/>
              <w:rPr>
                <w:bCs/>
              </w:rPr>
            </w:pPr>
            <w:r w:rsidRPr="008E6C72">
              <w:rPr>
                <w:bCs/>
              </w:rPr>
              <w:t>2 (3.6%)</w:t>
            </w:r>
          </w:p>
        </w:tc>
        <w:tc>
          <w:tcPr>
            <w:tcW w:w="1313" w:type="dxa"/>
            <w:shd w:val="clear" w:color="auto" w:fill="auto"/>
          </w:tcPr>
          <w:p w14:paraId="37F814E2" w14:textId="77777777" w:rsidR="00BA3610" w:rsidRPr="008E6C72" w:rsidRDefault="00BA3610" w:rsidP="00FD16E0">
            <w:pPr>
              <w:widowControl/>
              <w:autoSpaceDE/>
              <w:autoSpaceDN/>
              <w:jc w:val="center"/>
              <w:rPr>
                <w:bCs/>
              </w:rPr>
            </w:pPr>
            <w:r w:rsidRPr="008E6C72">
              <w:rPr>
                <w:bCs/>
              </w:rPr>
              <w:t>0.2</w:t>
            </w:r>
          </w:p>
        </w:tc>
      </w:tr>
      <w:tr w:rsidR="008E6C72" w:rsidRPr="008E6C72" w14:paraId="53572AEA" w14:textId="77777777" w:rsidTr="00FD16E0">
        <w:trPr>
          <w:trHeight w:val="206"/>
        </w:trPr>
        <w:tc>
          <w:tcPr>
            <w:tcW w:w="3969" w:type="dxa"/>
            <w:shd w:val="clear" w:color="auto" w:fill="auto"/>
          </w:tcPr>
          <w:p w14:paraId="6CF67435" w14:textId="77777777" w:rsidR="00BA3610" w:rsidRPr="008E6C72" w:rsidRDefault="00BA3610" w:rsidP="008E6C72">
            <w:pPr>
              <w:widowControl/>
              <w:autoSpaceDE/>
              <w:autoSpaceDN/>
              <w:rPr>
                <w:bCs/>
              </w:rPr>
            </w:pPr>
            <w:r w:rsidRPr="008E6C72">
              <w:rPr>
                <w:bCs/>
              </w:rPr>
              <w:t>Gastroenteritis</w:t>
            </w:r>
          </w:p>
        </w:tc>
        <w:tc>
          <w:tcPr>
            <w:tcW w:w="0" w:type="auto"/>
            <w:shd w:val="clear" w:color="auto" w:fill="auto"/>
          </w:tcPr>
          <w:p w14:paraId="45D4F8AF" w14:textId="77777777" w:rsidR="00BA3610" w:rsidRPr="008E6C72" w:rsidRDefault="00BA3610" w:rsidP="00FD16E0">
            <w:pPr>
              <w:widowControl/>
              <w:autoSpaceDE/>
              <w:autoSpaceDN/>
              <w:jc w:val="center"/>
              <w:rPr>
                <w:bCs/>
              </w:rPr>
            </w:pPr>
            <w:r w:rsidRPr="008E6C72">
              <w:rPr>
                <w:bCs/>
              </w:rPr>
              <w:t>22 (4.6%)</w:t>
            </w:r>
          </w:p>
        </w:tc>
        <w:tc>
          <w:tcPr>
            <w:tcW w:w="0" w:type="auto"/>
            <w:shd w:val="clear" w:color="auto" w:fill="auto"/>
          </w:tcPr>
          <w:p w14:paraId="16552CEA" w14:textId="77777777" w:rsidR="00BA3610" w:rsidRPr="008E6C72" w:rsidRDefault="00BA3610" w:rsidP="00FD16E0">
            <w:pPr>
              <w:widowControl/>
              <w:autoSpaceDE/>
              <w:autoSpaceDN/>
              <w:jc w:val="center"/>
              <w:rPr>
                <w:bCs/>
              </w:rPr>
            </w:pPr>
            <w:r w:rsidRPr="008E6C72">
              <w:rPr>
                <w:bCs/>
              </w:rPr>
              <w:t>1 (1.8%)</w:t>
            </w:r>
          </w:p>
        </w:tc>
        <w:tc>
          <w:tcPr>
            <w:tcW w:w="1313" w:type="dxa"/>
            <w:shd w:val="clear" w:color="auto" w:fill="auto"/>
          </w:tcPr>
          <w:p w14:paraId="5CA8D097" w14:textId="77777777" w:rsidR="00BA3610" w:rsidRPr="008E6C72" w:rsidRDefault="00BA3610" w:rsidP="00FD16E0">
            <w:pPr>
              <w:widowControl/>
              <w:autoSpaceDE/>
              <w:autoSpaceDN/>
              <w:jc w:val="center"/>
              <w:rPr>
                <w:bCs/>
              </w:rPr>
            </w:pPr>
            <w:r w:rsidRPr="008E6C72">
              <w:rPr>
                <w:bCs/>
              </w:rPr>
              <w:t>0.5</w:t>
            </w:r>
          </w:p>
        </w:tc>
      </w:tr>
      <w:tr w:rsidR="008E6C72" w:rsidRPr="008E6C72" w14:paraId="038BF591" w14:textId="77777777" w:rsidTr="00FD16E0">
        <w:trPr>
          <w:trHeight w:val="206"/>
        </w:trPr>
        <w:tc>
          <w:tcPr>
            <w:tcW w:w="3969" w:type="dxa"/>
            <w:shd w:val="clear" w:color="auto" w:fill="auto"/>
          </w:tcPr>
          <w:p w14:paraId="521628BA" w14:textId="77777777" w:rsidR="00BA3610" w:rsidRPr="008E6C72" w:rsidRDefault="00BA3610" w:rsidP="008E6C72">
            <w:pPr>
              <w:widowControl/>
              <w:autoSpaceDE/>
              <w:autoSpaceDN/>
              <w:rPr>
                <w:bCs/>
              </w:rPr>
            </w:pPr>
            <w:r w:rsidRPr="008E6C72">
              <w:rPr>
                <w:bCs/>
              </w:rPr>
              <w:t>Total CD4 count</w:t>
            </w:r>
          </w:p>
        </w:tc>
        <w:tc>
          <w:tcPr>
            <w:tcW w:w="0" w:type="auto"/>
            <w:shd w:val="clear" w:color="auto" w:fill="auto"/>
          </w:tcPr>
          <w:p w14:paraId="3725399E" w14:textId="77777777" w:rsidR="00BA3610" w:rsidRPr="008E6C72" w:rsidRDefault="00BA3610" w:rsidP="00FD16E0">
            <w:pPr>
              <w:widowControl/>
              <w:autoSpaceDE/>
              <w:autoSpaceDN/>
              <w:jc w:val="center"/>
              <w:rPr>
                <w:bCs/>
              </w:rPr>
            </w:pPr>
            <w:r w:rsidRPr="008E6C72">
              <w:rPr>
                <w:bCs/>
              </w:rPr>
              <w:t>32.0 (14.0, 62.5)</w:t>
            </w:r>
          </w:p>
        </w:tc>
        <w:tc>
          <w:tcPr>
            <w:tcW w:w="0" w:type="auto"/>
            <w:shd w:val="clear" w:color="auto" w:fill="auto"/>
          </w:tcPr>
          <w:p w14:paraId="2A203845" w14:textId="77777777" w:rsidR="00BA3610" w:rsidRPr="008E6C72" w:rsidRDefault="00BA3610" w:rsidP="00FD16E0">
            <w:pPr>
              <w:widowControl/>
              <w:autoSpaceDE/>
              <w:autoSpaceDN/>
              <w:jc w:val="center"/>
              <w:rPr>
                <w:bCs/>
              </w:rPr>
            </w:pPr>
            <w:r w:rsidRPr="008E6C72">
              <w:rPr>
                <w:bCs/>
              </w:rPr>
              <w:t>40.5 (17.0, 59.5)</w:t>
            </w:r>
          </w:p>
        </w:tc>
        <w:tc>
          <w:tcPr>
            <w:tcW w:w="1313" w:type="dxa"/>
            <w:shd w:val="clear" w:color="auto" w:fill="auto"/>
          </w:tcPr>
          <w:p w14:paraId="311B68B0" w14:textId="77777777" w:rsidR="00BA3610" w:rsidRPr="008E6C72" w:rsidRDefault="00BA3610" w:rsidP="00FD16E0">
            <w:pPr>
              <w:widowControl/>
              <w:autoSpaceDE/>
              <w:autoSpaceDN/>
              <w:jc w:val="center"/>
              <w:rPr>
                <w:bCs/>
              </w:rPr>
            </w:pPr>
            <w:r w:rsidRPr="008E6C72">
              <w:rPr>
                <w:bCs/>
              </w:rPr>
              <w:t>0.3</w:t>
            </w:r>
          </w:p>
        </w:tc>
      </w:tr>
      <w:tr w:rsidR="008E6C72" w:rsidRPr="008E6C72" w14:paraId="1A70046F" w14:textId="77777777" w:rsidTr="00FD16E0">
        <w:trPr>
          <w:trHeight w:val="206"/>
        </w:trPr>
        <w:tc>
          <w:tcPr>
            <w:tcW w:w="3969" w:type="dxa"/>
            <w:shd w:val="clear" w:color="auto" w:fill="auto"/>
          </w:tcPr>
          <w:p w14:paraId="2B58760C" w14:textId="77777777" w:rsidR="00BA3610" w:rsidRPr="008E6C72" w:rsidRDefault="00BA3610" w:rsidP="008E6C72">
            <w:pPr>
              <w:widowControl/>
              <w:autoSpaceDE/>
              <w:autoSpaceDN/>
              <w:rPr>
                <w:bCs/>
              </w:rPr>
            </w:pPr>
            <w:r w:rsidRPr="008E6C72">
              <w:rPr>
                <w:bCs/>
              </w:rPr>
              <w:t xml:space="preserve">White </w:t>
            </w:r>
            <w:proofErr w:type="gramStart"/>
            <w:r w:rsidRPr="008E6C72">
              <w:rPr>
                <w:bCs/>
              </w:rPr>
              <w:t>cell</w:t>
            </w:r>
            <w:proofErr w:type="gramEnd"/>
            <w:r w:rsidRPr="008E6C72">
              <w:rPr>
                <w:bCs/>
              </w:rPr>
              <w:t xml:space="preserve"> count X109/L</w:t>
            </w:r>
          </w:p>
        </w:tc>
        <w:tc>
          <w:tcPr>
            <w:tcW w:w="0" w:type="auto"/>
            <w:shd w:val="clear" w:color="auto" w:fill="auto"/>
          </w:tcPr>
          <w:p w14:paraId="7BB570F0" w14:textId="77777777" w:rsidR="00BA3610" w:rsidRPr="008E6C72" w:rsidRDefault="00BA3610" w:rsidP="00FD16E0">
            <w:pPr>
              <w:widowControl/>
              <w:autoSpaceDE/>
              <w:autoSpaceDN/>
              <w:jc w:val="center"/>
              <w:rPr>
                <w:bCs/>
              </w:rPr>
            </w:pPr>
            <w:r w:rsidRPr="008E6C72">
              <w:rPr>
                <w:bCs/>
              </w:rPr>
              <w:t>5.6 (3.9, 8.4)</w:t>
            </w:r>
          </w:p>
        </w:tc>
        <w:tc>
          <w:tcPr>
            <w:tcW w:w="0" w:type="auto"/>
            <w:shd w:val="clear" w:color="auto" w:fill="auto"/>
          </w:tcPr>
          <w:p w14:paraId="7ABAAB6F" w14:textId="77777777" w:rsidR="00BA3610" w:rsidRPr="008E6C72" w:rsidRDefault="00BA3610" w:rsidP="00FD16E0">
            <w:pPr>
              <w:widowControl/>
              <w:autoSpaceDE/>
              <w:autoSpaceDN/>
              <w:jc w:val="center"/>
              <w:rPr>
                <w:bCs/>
              </w:rPr>
            </w:pPr>
            <w:r w:rsidRPr="008E6C72">
              <w:rPr>
                <w:bCs/>
              </w:rPr>
              <w:t>5.0 (3.2, 7.4)</w:t>
            </w:r>
          </w:p>
        </w:tc>
        <w:tc>
          <w:tcPr>
            <w:tcW w:w="1313" w:type="dxa"/>
            <w:shd w:val="clear" w:color="auto" w:fill="auto"/>
          </w:tcPr>
          <w:p w14:paraId="664FB217" w14:textId="77777777" w:rsidR="00BA3610" w:rsidRPr="008E6C72" w:rsidRDefault="00BA3610" w:rsidP="00FD16E0">
            <w:pPr>
              <w:widowControl/>
              <w:autoSpaceDE/>
              <w:autoSpaceDN/>
              <w:jc w:val="center"/>
              <w:rPr>
                <w:bCs/>
              </w:rPr>
            </w:pPr>
            <w:r w:rsidRPr="008E6C72">
              <w:rPr>
                <w:bCs/>
              </w:rPr>
              <w:t>0.2</w:t>
            </w:r>
          </w:p>
        </w:tc>
      </w:tr>
      <w:tr w:rsidR="008E6C72" w:rsidRPr="008E6C72" w14:paraId="53B14184" w14:textId="77777777" w:rsidTr="00FD16E0">
        <w:trPr>
          <w:trHeight w:val="206"/>
        </w:trPr>
        <w:tc>
          <w:tcPr>
            <w:tcW w:w="3969" w:type="dxa"/>
            <w:shd w:val="clear" w:color="auto" w:fill="auto"/>
          </w:tcPr>
          <w:p w14:paraId="5666D543" w14:textId="77777777" w:rsidR="00BA3610" w:rsidRPr="008E6C72" w:rsidRDefault="00BA3610" w:rsidP="008E6C72">
            <w:pPr>
              <w:widowControl/>
              <w:autoSpaceDE/>
              <w:autoSpaceDN/>
              <w:rPr>
                <w:bCs/>
              </w:rPr>
            </w:pPr>
            <w:r w:rsidRPr="008E6C72">
              <w:rPr>
                <w:bCs/>
              </w:rPr>
              <w:t>Lymphocyte count X109/L</w:t>
            </w:r>
          </w:p>
        </w:tc>
        <w:tc>
          <w:tcPr>
            <w:tcW w:w="0" w:type="auto"/>
            <w:shd w:val="clear" w:color="auto" w:fill="auto"/>
          </w:tcPr>
          <w:p w14:paraId="42105B5C" w14:textId="77777777" w:rsidR="00BA3610" w:rsidRPr="008E6C72" w:rsidRDefault="00BA3610" w:rsidP="00FD16E0">
            <w:pPr>
              <w:widowControl/>
              <w:autoSpaceDE/>
              <w:autoSpaceDN/>
              <w:jc w:val="center"/>
              <w:rPr>
                <w:bCs/>
              </w:rPr>
            </w:pPr>
            <w:r w:rsidRPr="008E6C72">
              <w:rPr>
                <w:bCs/>
              </w:rPr>
              <w:t>0.7 (0.3, 1.8)</w:t>
            </w:r>
          </w:p>
        </w:tc>
        <w:tc>
          <w:tcPr>
            <w:tcW w:w="0" w:type="auto"/>
            <w:shd w:val="clear" w:color="auto" w:fill="auto"/>
          </w:tcPr>
          <w:p w14:paraId="088DA11B" w14:textId="77777777" w:rsidR="00BA3610" w:rsidRPr="008E6C72" w:rsidRDefault="00BA3610" w:rsidP="00FD16E0">
            <w:pPr>
              <w:widowControl/>
              <w:autoSpaceDE/>
              <w:autoSpaceDN/>
              <w:jc w:val="center"/>
              <w:rPr>
                <w:bCs/>
              </w:rPr>
            </w:pPr>
            <w:r w:rsidRPr="008E6C72">
              <w:rPr>
                <w:bCs/>
              </w:rPr>
              <w:t>1.1 (0.6, 8.8)</w:t>
            </w:r>
          </w:p>
        </w:tc>
        <w:tc>
          <w:tcPr>
            <w:tcW w:w="1313" w:type="dxa"/>
            <w:shd w:val="clear" w:color="auto" w:fill="auto"/>
          </w:tcPr>
          <w:p w14:paraId="3C6A43A1" w14:textId="77777777" w:rsidR="00BA3610" w:rsidRPr="008E6C72" w:rsidRDefault="00BA3610" w:rsidP="00FD16E0">
            <w:pPr>
              <w:widowControl/>
              <w:autoSpaceDE/>
              <w:autoSpaceDN/>
              <w:jc w:val="center"/>
              <w:rPr>
                <w:bCs/>
              </w:rPr>
            </w:pPr>
            <w:r w:rsidRPr="008E6C72">
              <w:rPr>
                <w:bCs/>
              </w:rPr>
              <w:t>0.066</w:t>
            </w:r>
          </w:p>
        </w:tc>
      </w:tr>
      <w:tr w:rsidR="008E6C72" w:rsidRPr="008E6C72" w14:paraId="7F0CCA82" w14:textId="77777777" w:rsidTr="00FD16E0">
        <w:trPr>
          <w:trHeight w:val="206"/>
        </w:trPr>
        <w:tc>
          <w:tcPr>
            <w:tcW w:w="3969" w:type="dxa"/>
            <w:shd w:val="clear" w:color="auto" w:fill="auto"/>
          </w:tcPr>
          <w:p w14:paraId="522B5079" w14:textId="77777777" w:rsidR="00BA3610" w:rsidRPr="008E6C72" w:rsidRDefault="00BA3610" w:rsidP="008E6C72">
            <w:pPr>
              <w:widowControl/>
              <w:autoSpaceDE/>
              <w:autoSpaceDN/>
              <w:rPr>
                <w:bCs/>
              </w:rPr>
            </w:pPr>
            <w:r w:rsidRPr="008E6C72">
              <w:rPr>
                <w:bCs/>
              </w:rPr>
              <w:t>Neutrophils x109/L</w:t>
            </w:r>
          </w:p>
        </w:tc>
        <w:tc>
          <w:tcPr>
            <w:tcW w:w="0" w:type="auto"/>
            <w:shd w:val="clear" w:color="auto" w:fill="auto"/>
          </w:tcPr>
          <w:p w14:paraId="62BB24E5" w14:textId="77777777" w:rsidR="00BA3610" w:rsidRPr="008E6C72" w:rsidRDefault="00BA3610" w:rsidP="00FD16E0">
            <w:pPr>
              <w:widowControl/>
              <w:autoSpaceDE/>
              <w:autoSpaceDN/>
              <w:jc w:val="center"/>
              <w:rPr>
                <w:bCs/>
              </w:rPr>
            </w:pPr>
            <w:r w:rsidRPr="008E6C72">
              <w:rPr>
                <w:bCs/>
              </w:rPr>
              <w:t>3.8 (1.5, 8.9)</w:t>
            </w:r>
          </w:p>
        </w:tc>
        <w:tc>
          <w:tcPr>
            <w:tcW w:w="0" w:type="auto"/>
            <w:shd w:val="clear" w:color="auto" w:fill="auto"/>
          </w:tcPr>
          <w:p w14:paraId="40835775" w14:textId="77777777" w:rsidR="00BA3610" w:rsidRPr="008E6C72" w:rsidRDefault="00BA3610" w:rsidP="00FD16E0">
            <w:pPr>
              <w:widowControl/>
              <w:autoSpaceDE/>
              <w:autoSpaceDN/>
              <w:jc w:val="center"/>
              <w:rPr>
                <w:bCs/>
              </w:rPr>
            </w:pPr>
            <w:r w:rsidRPr="008E6C72">
              <w:rPr>
                <w:bCs/>
              </w:rPr>
              <w:t>2.8 (1.4, 4.3)</w:t>
            </w:r>
          </w:p>
        </w:tc>
        <w:tc>
          <w:tcPr>
            <w:tcW w:w="1313" w:type="dxa"/>
            <w:shd w:val="clear" w:color="auto" w:fill="auto"/>
          </w:tcPr>
          <w:p w14:paraId="09BEFD6C" w14:textId="77777777" w:rsidR="00BA3610" w:rsidRPr="008E6C72" w:rsidRDefault="00BA3610" w:rsidP="00FD16E0">
            <w:pPr>
              <w:widowControl/>
              <w:autoSpaceDE/>
              <w:autoSpaceDN/>
              <w:jc w:val="center"/>
              <w:rPr>
                <w:bCs/>
              </w:rPr>
            </w:pPr>
            <w:r w:rsidRPr="008E6C72">
              <w:rPr>
                <w:bCs/>
              </w:rPr>
              <w:t>0.3</w:t>
            </w:r>
          </w:p>
        </w:tc>
      </w:tr>
      <w:tr w:rsidR="008E6C72" w:rsidRPr="008E6C72" w14:paraId="071E05FF" w14:textId="77777777" w:rsidTr="00FD16E0">
        <w:trPr>
          <w:trHeight w:val="206"/>
        </w:trPr>
        <w:tc>
          <w:tcPr>
            <w:tcW w:w="3969" w:type="dxa"/>
            <w:shd w:val="clear" w:color="auto" w:fill="auto"/>
          </w:tcPr>
          <w:p w14:paraId="28C1D8DC" w14:textId="77777777" w:rsidR="00BA3610" w:rsidRPr="008E6C72" w:rsidRDefault="00BA3610" w:rsidP="008E6C72">
            <w:pPr>
              <w:widowControl/>
              <w:autoSpaceDE/>
              <w:autoSpaceDN/>
              <w:rPr>
                <w:bCs/>
              </w:rPr>
            </w:pPr>
            <w:r w:rsidRPr="008E6C72">
              <w:rPr>
                <w:bCs/>
              </w:rPr>
              <w:t>Sodium mmol/L</w:t>
            </w:r>
          </w:p>
        </w:tc>
        <w:tc>
          <w:tcPr>
            <w:tcW w:w="0" w:type="auto"/>
            <w:shd w:val="clear" w:color="auto" w:fill="auto"/>
          </w:tcPr>
          <w:p w14:paraId="2FA93E86" w14:textId="77777777" w:rsidR="00BA3610" w:rsidRPr="008E6C72" w:rsidRDefault="00BA3610" w:rsidP="00FD16E0">
            <w:pPr>
              <w:widowControl/>
              <w:autoSpaceDE/>
              <w:autoSpaceDN/>
              <w:jc w:val="center"/>
              <w:rPr>
                <w:bCs/>
              </w:rPr>
            </w:pPr>
            <w:r w:rsidRPr="008E6C72">
              <w:rPr>
                <w:bCs/>
              </w:rPr>
              <w:t>133.0 (130.0, 137.0)</w:t>
            </w:r>
          </w:p>
        </w:tc>
        <w:tc>
          <w:tcPr>
            <w:tcW w:w="0" w:type="auto"/>
            <w:shd w:val="clear" w:color="auto" w:fill="auto"/>
          </w:tcPr>
          <w:p w14:paraId="0AD062EA" w14:textId="77777777" w:rsidR="00BA3610" w:rsidRPr="008E6C72" w:rsidRDefault="00BA3610" w:rsidP="00FD16E0">
            <w:pPr>
              <w:widowControl/>
              <w:autoSpaceDE/>
              <w:autoSpaceDN/>
              <w:jc w:val="center"/>
              <w:rPr>
                <w:bCs/>
              </w:rPr>
            </w:pPr>
            <w:r w:rsidRPr="008E6C72">
              <w:rPr>
                <w:bCs/>
              </w:rPr>
              <w:t>135.0 (132.0, 137.0)</w:t>
            </w:r>
          </w:p>
        </w:tc>
        <w:tc>
          <w:tcPr>
            <w:tcW w:w="1313" w:type="dxa"/>
            <w:shd w:val="clear" w:color="auto" w:fill="auto"/>
          </w:tcPr>
          <w:p w14:paraId="776F6260" w14:textId="77777777" w:rsidR="00BA3610" w:rsidRPr="008E6C72" w:rsidRDefault="00BA3610" w:rsidP="00FD16E0">
            <w:pPr>
              <w:widowControl/>
              <w:autoSpaceDE/>
              <w:autoSpaceDN/>
              <w:jc w:val="center"/>
              <w:rPr>
                <w:b/>
              </w:rPr>
            </w:pPr>
            <w:r w:rsidRPr="008E6C72">
              <w:rPr>
                <w:b/>
              </w:rPr>
              <w:t>0.032</w:t>
            </w:r>
          </w:p>
        </w:tc>
      </w:tr>
      <w:tr w:rsidR="008E6C72" w:rsidRPr="008E6C72" w14:paraId="391B0A63" w14:textId="77777777" w:rsidTr="00FD16E0">
        <w:trPr>
          <w:trHeight w:val="206"/>
        </w:trPr>
        <w:tc>
          <w:tcPr>
            <w:tcW w:w="3969" w:type="dxa"/>
            <w:shd w:val="clear" w:color="auto" w:fill="auto"/>
          </w:tcPr>
          <w:p w14:paraId="25D8CA8D" w14:textId="77777777" w:rsidR="00BA3610" w:rsidRPr="008E6C72" w:rsidRDefault="00BA3610" w:rsidP="008E6C72">
            <w:pPr>
              <w:widowControl/>
              <w:autoSpaceDE/>
              <w:autoSpaceDN/>
              <w:rPr>
                <w:bCs/>
              </w:rPr>
            </w:pPr>
            <w:r w:rsidRPr="008E6C72">
              <w:rPr>
                <w:bCs/>
              </w:rPr>
              <w:t>Potassium mmol/L</w:t>
            </w:r>
          </w:p>
        </w:tc>
        <w:tc>
          <w:tcPr>
            <w:tcW w:w="0" w:type="auto"/>
            <w:shd w:val="clear" w:color="auto" w:fill="auto"/>
          </w:tcPr>
          <w:p w14:paraId="08DF3E92" w14:textId="77777777" w:rsidR="00BA3610" w:rsidRPr="008E6C72" w:rsidRDefault="00BA3610" w:rsidP="00FD16E0">
            <w:pPr>
              <w:widowControl/>
              <w:autoSpaceDE/>
              <w:autoSpaceDN/>
              <w:jc w:val="center"/>
              <w:rPr>
                <w:bCs/>
              </w:rPr>
            </w:pPr>
            <w:r w:rsidRPr="008E6C72">
              <w:rPr>
                <w:bCs/>
              </w:rPr>
              <w:t>4.1 (3.7, 4.6)</w:t>
            </w:r>
          </w:p>
        </w:tc>
        <w:tc>
          <w:tcPr>
            <w:tcW w:w="0" w:type="auto"/>
            <w:shd w:val="clear" w:color="auto" w:fill="auto"/>
          </w:tcPr>
          <w:p w14:paraId="7770151E" w14:textId="77777777" w:rsidR="00BA3610" w:rsidRPr="008E6C72" w:rsidRDefault="00BA3610" w:rsidP="00FD16E0">
            <w:pPr>
              <w:widowControl/>
              <w:autoSpaceDE/>
              <w:autoSpaceDN/>
              <w:jc w:val="center"/>
              <w:rPr>
                <w:bCs/>
              </w:rPr>
            </w:pPr>
            <w:r w:rsidRPr="008E6C72">
              <w:rPr>
                <w:bCs/>
              </w:rPr>
              <w:t>4.0 (3.5, 4.6)</w:t>
            </w:r>
          </w:p>
        </w:tc>
        <w:tc>
          <w:tcPr>
            <w:tcW w:w="1313" w:type="dxa"/>
            <w:shd w:val="clear" w:color="auto" w:fill="auto"/>
          </w:tcPr>
          <w:p w14:paraId="21E714F0" w14:textId="77777777" w:rsidR="00BA3610" w:rsidRPr="008E6C72" w:rsidRDefault="00BA3610" w:rsidP="00FD16E0">
            <w:pPr>
              <w:widowControl/>
              <w:autoSpaceDE/>
              <w:autoSpaceDN/>
              <w:jc w:val="center"/>
              <w:rPr>
                <w:bCs/>
              </w:rPr>
            </w:pPr>
            <w:r w:rsidRPr="008E6C72">
              <w:rPr>
                <w:bCs/>
              </w:rPr>
              <w:t>0.4</w:t>
            </w:r>
          </w:p>
        </w:tc>
      </w:tr>
      <w:tr w:rsidR="008E6C72" w:rsidRPr="008E6C72" w14:paraId="07E873D9" w14:textId="77777777" w:rsidTr="00FD16E0">
        <w:trPr>
          <w:trHeight w:val="206"/>
        </w:trPr>
        <w:tc>
          <w:tcPr>
            <w:tcW w:w="3969" w:type="dxa"/>
            <w:shd w:val="clear" w:color="auto" w:fill="auto"/>
          </w:tcPr>
          <w:p w14:paraId="5D6A5194" w14:textId="77777777" w:rsidR="00BA3610" w:rsidRPr="008E6C72" w:rsidRDefault="00BA3610" w:rsidP="008E6C72">
            <w:pPr>
              <w:widowControl/>
              <w:autoSpaceDE/>
              <w:autoSpaceDN/>
              <w:rPr>
                <w:bCs/>
              </w:rPr>
            </w:pPr>
            <w:proofErr w:type="spellStart"/>
            <w:r w:rsidRPr="008E6C72">
              <w:rPr>
                <w:bCs/>
              </w:rPr>
              <w:t>Haemoglobin</w:t>
            </w:r>
            <w:proofErr w:type="spellEnd"/>
            <w:r w:rsidRPr="008E6C72">
              <w:rPr>
                <w:bCs/>
              </w:rPr>
              <w:t xml:space="preserve"> g/dL</w:t>
            </w:r>
          </w:p>
        </w:tc>
        <w:tc>
          <w:tcPr>
            <w:tcW w:w="0" w:type="auto"/>
            <w:shd w:val="clear" w:color="auto" w:fill="auto"/>
          </w:tcPr>
          <w:p w14:paraId="52C87DE5" w14:textId="77777777" w:rsidR="00BA3610" w:rsidRPr="008E6C72" w:rsidRDefault="00BA3610" w:rsidP="00FD16E0">
            <w:pPr>
              <w:widowControl/>
              <w:autoSpaceDE/>
              <w:autoSpaceDN/>
              <w:jc w:val="center"/>
              <w:rPr>
                <w:bCs/>
              </w:rPr>
            </w:pPr>
            <w:r w:rsidRPr="008E6C72">
              <w:rPr>
                <w:bCs/>
              </w:rPr>
              <w:t>8.6 (7.3, 10.3)</w:t>
            </w:r>
          </w:p>
        </w:tc>
        <w:tc>
          <w:tcPr>
            <w:tcW w:w="0" w:type="auto"/>
            <w:shd w:val="clear" w:color="auto" w:fill="auto"/>
          </w:tcPr>
          <w:p w14:paraId="70929FF1" w14:textId="77777777" w:rsidR="00BA3610" w:rsidRPr="008E6C72" w:rsidRDefault="00BA3610" w:rsidP="00FD16E0">
            <w:pPr>
              <w:widowControl/>
              <w:autoSpaceDE/>
              <w:autoSpaceDN/>
              <w:jc w:val="center"/>
              <w:rPr>
                <w:bCs/>
              </w:rPr>
            </w:pPr>
            <w:r w:rsidRPr="008E6C72">
              <w:rPr>
                <w:bCs/>
              </w:rPr>
              <w:t>9.3 (7.9, 11.2)</w:t>
            </w:r>
          </w:p>
        </w:tc>
        <w:tc>
          <w:tcPr>
            <w:tcW w:w="1313" w:type="dxa"/>
            <w:shd w:val="clear" w:color="auto" w:fill="auto"/>
          </w:tcPr>
          <w:p w14:paraId="440ED404" w14:textId="77777777" w:rsidR="00BA3610" w:rsidRPr="008E6C72" w:rsidRDefault="00BA3610" w:rsidP="00FD16E0">
            <w:pPr>
              <w:widowControl/>
              <w:autoSpaceDE/>
              <w:autoSpaceDN/>
              <w:jc w:val="center"/>
              <w:rPr>
                <w:b/>
              </w:rPr>
            </w:pPr>
            <w:r w:rsidRPr="008E6C72">
              <w:rPr>
                <w:b/>
              </w:rPr>
              <w:t>0.027</w:t>
            </w:r>
          </w:p>
        </w:tc>
      </w:tr>
      <w:tr w:rsidR="008E6C72" w:rsidRPr="008E6C72" w14:paraId="730DDDA1" w14:textId="77777777" w:rsidTr="00FD16E0">
        <w:trPr>
          <w:trHeight w:val="206"/>
        </w:trPr>
        <w:tc>
          <w:tcPr>
            <w:tcW w:w="3969" w:type="dxa"/>
            <w:shd w:val="clear" w:color="auto" w:fill="auto"/>
          </w:tcPr>
          <w:p w14:paraId="7BB10FDD" w14:textId="77777777" w:rsidR="00BA3610" w:rsidRPr="008E6C72" w:rsidRDefault="00BA3610" w:rsidP="008E6C72">
            <w:pPr>
              <w:widowControl/>
              <w:autoSpaceDE/>
              <w:autoSpaceDN/>
              <w:rPr>
                <w:b/>
              </w:rPr>
            </w:pPr>
            <w:r w:rsidRPr="008E6C72">
              <w:rPr>
                <w:b/>
              </w:rPr>
              <w:t>MANAGEMENT &amp; OUTCOMES</w:t>
            </w:r>
          </w:p>
        </w:tc>
        <w:tc>
          <w:tcPr>
            <w:tcW w:w="0" w:type="auto"/>
            <w:shd w:val="clear" w:color="auto" w:fill="auto"/>
          </w:tcPr>
          <w:p w14:paraId="52BA8ECA" w14:textId="77777777" w:rsidR="00BA3610" w:rsidRPr="008E6C72" w:rsidRDefault="00BA3610" w:rsidP="00FD16E0">
            <w:pPr>
              <w:widowControl/>
              <w:autoSpaceDE/>
              <w:autoSpaceDN/>
              <w:jc w:val="center"/>
              <w:rPr>
                <w:b/>
              </w:rPr>
            </w:pPr>
          </w:p>
        </w:tc>
        <w:tc>
          <w:tcPr>
            <w:tcW w:w="0" w:type="auto"/>
            <w:shd w:val="clear" w:color="auto" w:fill="auto"/>
          </w:tcPr>
          <w:p w14:paraId="5A04BED0" w14:textId="77777777" w:rsidR="00BA3610" w:rsidRPr="008E6C72" w:rsidRDefault="00BA3610" w:rsidP="00FD16E0">
            <w:pPr>
              <w:widowControl/>
              <w:autoSpaceDE/>
              <w:autoSpaceDN/>
              <w:jc w:val="center"/>
              <w:rPr>
                <w:b/>
              </w:rPr>
            </w:pPr>
          </w:p>
        </w:tc>
        <w:tc>
          <w:tcPr>
            <w:tcW w:w="1313" w:type="dxa"/>
            <w:shd w:val="clear" w:color="auto" w:fill="auto"/>
          </w:tcPr>
          <w:p w14:paraId="03190CD4" w14:textId="77777777" w:rsidR="00BA3610" w:rsidRPr="008E6C72" w:rsidRDefault="00BA3610" w:rsidP="00FD16E0">
            <w:pPr>
              <w:widowControl/>
              <w:autoSpaceDE/>
              <w:autoSpaceDN/>
              <w:jc w:val="center"/>
              <w:rPr>
                <w:b/>
              </w:rPr>
            </w:pPr>
          </w:p>
        </w:tc>
      </w:tr>
      <w:tr w:rsidR="008E6C72" w:rsidRPr="008E6C72" w14:paraId="5517400C" w14:textId="77777777" w:rsidTr="00FD16E0">
        <w:trPr>
          <w:trHeight w:val="206"/>
        </w:trPr>
        <w:tc>
          <w:tcPr>
            <w:tcW w:w="3969" w:type="dxa"/>
            <w:shd w:val="clear" w:color="auto" w:fill="auto"/>
          </w:tcPr>
          <w:p w14:paraId="75FC67AB" w14:textId="77777777" w:rsidR="00BA3610" w:rsidRPr="008E6C72" w:rsidRDefault="00BA3610" w:rsidP="008E6C72">
            <w:pPr>
              <w:widowControl/>
              <w:autoSpaceDE/>
              <w:autoSpaceDN/>
              <w:rPr>
                <w:bCs/>
              </w:rPr>
            </w:pPr>
            <w:r w:rsidRPr="008E6C72">
              <w:rPr>
                <w:bCs/>
              </w:rPr>
              <w:t>Mortality</w:t>
            </w:r>
          </w:p>
        </w:tc>
        <w:tc>
          <w:tcPr>
            <w:tcW w:w="0" w:type="auto"/>
            <w:shd w:val="clear" w:color="auto" w:fill="auto"/>
          </w:tcPr>
          <w:p w14:paraId="6F21F764" w14:textId="77777777" w:rsidR="00BA3610" w:rsidRPr="008E6C72" w:rsidRDefault="00BA3610" w:rsidP="00FD16E0">
            <w:pPr>
              <w:widowControl/>
              <w:autoSpaceDE/>
              <w:autoSpaceDN/>
              <w:jc w:val="center"/>
              <w:rPr>
                <w:bCs/>
              </w:rPr>
            </w:pPr>
            <w:r w:rsidRPr="008E6C72">
              <w:rPr>
                <w:bCs/>
              </w:rPr>
              <w:t>153 (68.3%)</w:t>
            </w:r>
          </w:p>
        </w:tc>
        <w:tc>
          <w:tcPr>
            <w:tcW w:w="0" w:type="auto"/>
            <w:shd w:val="clear" w:color="auto" w:fill="auto"/>
          </w:tcPr>
          <w:p w14:paraId="051CA34E" w14:textId="77777777" w:rsidR="00BA3610" w:rsidRPr="008E6C72" w:rsidRDefault="00BA3610" w:rsidP="00FD16E0">
            <w:pPr>
              <w:widowControl/>
              <w:autoSpaceDE/>
              <w:autoSpaceDN/>
              <w:jc w:val="center"/>
              <w:rPr>
                <w:bCs/>
              </w:rPr>
            </w:pPr>
            <w:r w:rsidRPr="008E6C72">
              <w:rPr>
                <w:bCs/>
              </w:rPr>
              <w:t>11 (61.1%)</w:t>
            </w:r>
          </w:p>
        </w:tc>
        <w:tc>
          <w:tcPr>
            <w:tcW w:w="1313" w:type="dxa"/>
            <w:shd w:val="clear" w:color="auto" w:fill="auto"/>
          </w:tcPr>
          <w:p w14:paraId="36B19112" w14:textId="77777777" w:rsidR="00BA3610" w:rsidRPr="008E6C72" w:rsidRDefault="00BA3610" w:rsidP="00FD16E0">
            <w:pPr>
              <w:widowControl/>
              <w:autoSpaceDE/>
              <w:autoSpaceDN/>
              <w:jc w:val="center"/>
              <w:rPr>
                <w:bCs/>
              </w:rPr>
            </w:pPr>
            <w:r w:rsidRPr="008E6C72">
              <w:rPr>
                <w:bCs/>
              </w:rPr>
              <w:t>0.5</w:t>
            </w:r>
          </w:p>
        </w:tc>
      </w:tr>
      <w:tr w:rsidR="008E6C72" w:rsidRPr="008E6C72" w14:paraId="7E7A927A" w14:textId="77777777" w:rsidTr="00FD16E0">
        <w:trPr>
          <w:trHeight w:val="206"/>
        </w:trPr>
        <w:tc>
          <w:tcPr>
            <w:tcW w:w="3969" w:type="dxa"/>
            <w:shd w:val="clear" w:color="auto" w:fill="auto"/>
          </w:tcPr>
          <w:p w14:paraId="7800E466" w14:textId="77777777" w:rsidR="00BA3610" w:rsidRPr="008E6C72" w:rsidRDefault="00BA3610" w:rsidP="008E6C72">
            <w:pPr>
              <w:widowControl/>
              <w:autoSpaceDE/>
              <w:autoSpaceDN/>
              <w:rPr>
                <w:bCs/>
              </w:rPr>
            </w:pPr>
            <w:r w:rsidRPr="008E6C72">
              <w:rPr>
                <w:bCs/>
              </w:rPr>
              <w:t>Fluconazole</w:t>
            </w:r>
          </w:p>
        </w:tc>
        <w:tc>
          <w:tcPr>
            <w:tcW w:w="0" w:type="auto"/>
            <w:shd w:val="clear" w:color="auto" w:fill="auto"/>
          </w:tcPr>
          <w:p w14:paraId="5547074D" w14:textId="77777777" w:rsidR="00BA3610" w:rsidRPr="008E6C72" w:rsidRDefault="00BA3610" w:rsidP="00FD16E0">
            <w:pPr>
              <w:widowControl/>
              <w:autoSpaceDE/>
              <w:autoSpaceDN/>
              <w:jc w:val="center"/>
              <w:rPr>
                <w:bCs/>
              </w:rPr>
            </w:pPr>
            <w:r w:rsidRPr="008E6C72">
              <w:rPr>
                <w:bCs/>
              </w:rPr>
              <w:t>60 (12.2%)</w:t>
            </w:r>
          </w:p>
        </w:tc>
        <w:tc>
          <w:tcPr>
            <w:tcW w:w="0" w:type="auto"/>
            <w:shd w:val="clear" w:color="auto" w:fill="auto"/>
          </w:tcPr>
          <w:p w14:paraId="20F0048B" w14:textId="77777777" w:rsidR="00BA3610" w:rsidRPr="008E6C72" w:rsidRDefault="00BA3610" w:rsidP="00FD16E0">
            <w:pPr>
              <w:widowControl/>
              <w:autoSpaceDE/>
              <w:autoSpaceDN/>
              <w:jc w:val="center"/>
              <w:rPr>
                <w:bCs/>
              </w:rPr>
            </w:pPr>
            <w:r w:rsidRPr="008E6C72">
              <w:rPr>
                <w:bCs/>
              </w:rPr>
              <w:t>13 (23.2%)</w:t>
            </w:r>
          </w:p>
        </w:tc>
        <w:tc>
          <w:tcPr>
            <w:tcW w:w="1313" w:type="dxa"/>
            <w:shd w:val="clear" w:color="auto" w:fill="auto"/>
          </w:tcPr>
          <w:p w14:paraId="32EB0DBB" w14:textId="77777777" w:rsidR="00BA3610" w:rsidRPr="008E6C72" w:rsidRDefault="00BA3610" w:rsidP="00FD16E0">
            <w:pPr>
              <w:widowControl/>
              <w:autoSpaceDE/>
              <w:autoSpaceDN/>
              <w:jc w:val="center"/>
              <w:rPr>
                <w:b/>
              </w:rPr>
            </w:pPr>
            <w:r w:rsidRPr="008E6C72">
              <w:rPr>
                <w:b/>
              </w:rPr>
              <w:t>0.021</w:t>
            </w:r>
          </w:p>
        </w:tc>
      </w:tr>
      <w:tr w:rsidR="008E6C72" w:rsidRPr="008E6C72" w14:paraId="5812D82B" w14:textId="77777777" w:rsidTr="00FD16E0">
        <w:trPr>
          <w:trHeight w:val="206"/>
        </w:trPr>
        <w:tc>
          <w:tcPr>
            <w:tcW w:w="3969" w:type="dxa"/>
            <w:shd w:val="clear" w:color="auto" w:fill="auto"/>
          </w:tcPr>
          <w:p w14:paraId="3F524077" w14:textId="77777777" w:rsidR="00BA3610" w:rsidRPr="008E6C72" w:rsidRDefault="00BA3610" w:rsidP="008E6C72">
            <w:pPr>
              <w:widowControl/>
              <w:autoSpaceDE/>
              <w:autoSpaceDN/>
              <w:rPr>
                <w:bCs/>
              </w:rPr>
            </w:pPr>
            <w:r w:rsidRPr="008E6C72">
              <w:rPr>
                <w:bCs/>
              </w:rPr>
              <w:t>Opiates</w:t>
            </w:r>
          </w:p>
        </w:tc>
        <w:tc>
          <w:tcPr>
            <w:tcW w:w="0" w:type="auto"/>
            <w:shd w:val="clear" w:color="auto" w:fill="auto"/>
          </w:tcPr>
          <w:p w14:paraId="517FEF85" w14:textId="77777777" w:rsidR="00BA3610" w:rsidRPr="008E6C72" w:rsidRDefault="00BA3610" w:rsidP="00FD16E0">
            <w:pPr>
              <w:widowControl/>
              <w:autoSpaceDE/>
              <w:autoSpaceDN/>
              <w:jc w:val="center"/>
              <w:rPr>
                <w:bCs/>
              </w:rPr>
            </w:pPr>
            <w:r w:rsidRPr="008E6C72">
              <w:rPr>
                <w:bCs/>
              </w:rPr>
              <w:t>110 (22.4%)</w:t>
            </w:r>
          </w:p>
        </w:tc>
        <w:tc>
          <w:tcPr>
            <w:tcW w:w="0" w:type="auto"/>
            <w:shd w:val="clear" w:color="auto" w:fill="auto"/>
          </w:tcPr>
          <w:p w14:paraId="34149670" w14:textId="77777777" w:rsidR="00BA3610" w:rsidRPr="008E6C72" w:rsidRDefault="00BA3610" w:rsidP="00FD16E0">
            <w:pPr>
              <w:widowControl/>
              <w:autoSpaceDE/>
              <w:autoSpaceDN/>
              <w:jc w:val="center"/>
              <w:rPr>
                <w:bCs/>
              </w:rPr>
            </w:pPr>
            <w:r w:rsidRPr="008E6C72">
              <w:rPr>
                <w:bCs/>
              </w:rPr>
              <w:t>14 (25.0%)</w:t>
            </w:r>
          </w:p>
        </w:tc>
        <w:tc>
          <w:tcPr>
            <w:tcW w:w="1313" w:type="dxa"/>
            <w:shd w:val="clear" w:color="auto" w:fill="auto"/>
          </w:tcPr>
          <w:p w14:paraId="14DC075B" w14:textId="77777777" w:rsidR="00BA3610" w:rsidRPr="008E6C72" w:rsidRDefault="00BA3610" w:rsidP="00FD16E0">
            <w:pPr>
              <w:widowControl/>
              <w:autoSpaceDE/>
              <w:autoSpaceDN/>
              <w:jc w:val="center"/>
              <w:rPr>
                <w:bCs/>
              </w:rPr>
            </w:pPr>
            <w:r w:rsidRPr="008E6C72">
              <w:rPr>
                <w:bCs/>
              </w:rPr>
              <w:t>0.7</w:t>
            </w:r>
          </w:p>
        </w:tc>
      </w:tr>
      <w:tr w:rsidR="008E6C72" w:rsidRPr="008E6C72" w14:paraId="7EA6B188" w14:textId="77777777" w:rsidTr="00FD16E0">
        <w:trPr>
          <w:trHeight w:val="206"/>
        </w:trPr>
        <w:tc>
          <w:tcPr>
            <w:tcW w:w="3969" w:type="dxa"/>
            <w:shd w:val="clear" w:color="auto" w:fill="auto"/>
          </w:tcPr>
          <w:p w14:paraId="65FBC69B" w14:textId="77777777" w:rsidR="00BA3610" w:rsidRPr="008E6C72" w:rsidRDefault="00BA3610" w:rsidP="008E6C72">
            <w:pPr>
              <w:widowControl/>
              <w:autoSpaceDE/>
              <w:autoSpaceDN/>
              <w:rPr>
                <w:bCs/>
              </w:rPr>
            </w:pPr>
            <w:r w:rsidRPr="008E6C72">
              <w:rPr>
                <w:bCs/>
              </w:rPr>
              <w:t>HAART exposure</w:t>
            </w:r>
          </w:p>
        </w:tc>
        <w:tc>
          <w:tcPr>
            <w:tcW w:w="0" w:type="auto"/>
            <w:shd w:val="clear" w:color="auto" w:fill="auto"/>
          </w:tcPr>
          <w:p w14:paraId="06FF121C" w14:textId="77777777" w:rsidR="00BA3610" w:rsidRPr="008E6C72" w:rsidRDefault="00BA3610" w:rsidP="00FD16E0">
            <w:pPr>
              <w:widowControl/>
              <w:autoSpaceDE/>
              <w:autoSpaceDN/>
              <w:jc w:val="center"/>
              <w:rPr>
                <w:bCs/>
              </w:rPr>
            </w:pPr>
            <w:r w:rsidRPr="008E6C72">
              <w:rPr>
                <w:bCs/>
              </w:rPr>
              <w:t>183 (37.2%)</w:t>
            </w:r>
          </w:p>
        </w:tc>
        <w:tc>
          <w:tcPr>
            <w:tcW w:w="0" w:type="auto"/>
            <w:shd w:val="clear" w:color="auto" w:fill="auto"/>
          </w:tcPr>
          <w:p w14:paraId="026681EF" w14:textId="77777777" w:rsidR="00BA3610" w:rsidRPr="008E6C72" w:rsidRDefault="00BA3610" w:rsidP="00FD16E0">
            <w:pPr>
              <w:widowControl/>
              <w:autoSpaceDE/>
              <w:autoSpaceDN/>
              <w:jc w:val="center"/>
              <w:rPr>
                <w:bCs/>
              </w:rPr>
            </w:pPr>
            <w:r w:rsidRPr="008E6C72">
              <w:rPr>
                <w:bCs/>
              </w:rPr>
              <w:t>18 (32.1%)</w:t>
            </w:r>
          </w:p>
        </w:tc>
        <w:tc>
          <w:tcPr>
            <w:tcW w:w="1313" w:type="dxa"/>
            <w:shd w:val="clear" w:color="auto" w:fill="auto"/>
          </w:tcPr>
          <w:p w14:paraId="3193656C" w14:textId="77777777" w:rsidR="00BA3610" w:rsidRPr="008E6C72" w:rsidRDefault="00BA3610" w:rsidP="00FD16E0">
            <w:pPr>
              <w:widowControl/>
              <w:autoSpaceDE/>
              <w:autoSpaceDN/>
              <w:jc w:val="center"/>
              <w:rPr>
                <w:bCs/>
              </w:rPr>
            </w:pPr>
            <w:r w:rsidRPr="008E6C72">
              <w:rPr>
                <w:bCs/>
              </w:rPr>
              <w:t>0.5</w:t>
            </w:r>
          </w:p>
        </w:tc>
      </w:tr>
      <w:tr w:rsidR="00330AC1" w:rsidRPr="008E6C72" w14:paraId="46D79E5B" w14:textId="77777777" w:rsidTr="00216455">
        <w:trPr>
          <w:trHeight w:val="206"/>
        </w:trPr>
        <w:tc>
          <w:tcPr>
            <w:tcW w:w="10064" w:type="dxa"/>
            <w:gridSpan w:val="4"/>
            <w:shd w:val="clear" w:color="auto" w:fill="auto"/>
          </w:tcPr>
          <w:p w14:paraId="23658BF3" w14:textId="77777777" w:rsidR="00330AC1" w:rsidRPr="005E711A" w:rsidRDefault="00330AC1" w:rsidP="00330AC1">
            <w:pPr>
              <w:pStyle w:val="BodyText"/>
              <w:ind w:left="6" w:right="135"/>
              <w:jc w:val="both"/>
            </w:pPr>
            <w:r w:rsidRPr="005E711A">
              <w:t xml:space="preserve">There were no differences in the random, basal, stimulated and delta serum cortisol among patients with SAI, compared to patients with PAI, 248.0 (210.0, 271.0) nmol/L versus 274.0 (231.0, 375.0) nmol/L; </w:t>
            </w:r>
            <w:r w:rsidRPr="005E711A">
              <w:rPr>
                <w:i/>
              </w:rPr>
              <w:t>p</w:t>
            </w:r>
            <w:r w:rsidRPr="005E711A">
              <w:t xml:space="preserve">=0.2, 292.0 (188.5, 374.5) nmol/L versus 315.0 (172.0,328) nmol/L; </w:t>
            </w:r>
            <w:r w:rsidRPr="005E711A">
              <w:rPr>
                <w:i/>
              </w:rPr>
              <w:t>p</w:t>
            </w:r>
            <w:r w:rsidRPr="005E711A">
              <w:t xml:space="preserve">=0.8, 379.0 (311.0,463.0) nmol/L versus 403.0 (347.0,442.0) nmol/L; </w:t>
            </w:r>
            <w:r w:rsidRPr="00B97E2E">
              <w:rPr>
                <w:i/>
                <w:iCs/>
              </w:rPr>
              <w:t>p</w:t>
            </w:r>
            <w:r w:rsidRPr="005E711A">
              <w:t xml:space="preserve">&gt;0.9, and 116.0 (50.0,194.0) versus 116 (17.0,145.0); </w:t>
            </w:r>
            <w:r w:rsidRPr="005E711A">
              <w:rPr>
                <w:i/>
              </w:rPr>
              <w:t>p</w:t>
            </w:r>
            <w:r w:rsidRPr="005E711A">
              <w:t>=0.5, respectively. There were no differences between patients with SAI versus those with PAI in respect of demographics, history, clinical findings, investigations and mortality (Table 3).</w:t>
            </w:r>
          </w:p>
          <w:p w14:paraId="0C6CD943" w14:textId="77777777" w:rsidR="00330AC1" w:rsidRPr="008E6C72" w:rsidRDefault="00330AC1" w:rsidP="00330AC1">
            <w:pPr>
              <w:widowControl/>
              <w:autoSpaceDE/>
              <w:autoSpaceDN/>
              <w:rPr>
                <w:bCs/>
              </w:rPr>
            </w:pPr>
          </w:p>
        </w:tc>
      </w:tr>
    </w:tbl>
    <w:p w14:paraId="6D6F34E9" w14:textId="77777777" w:rsidR="00BD5DFD" w:rsidRDefault="00BD5DFD" w:rsidP="00AF597A">
      <w:pPr>
        <w:pStyle w:val="BodyText"/>
        <w:spacing w:before="249" w:line="232" w:lineRule="auto"/>
        <w:ind w:left="560" w:right="1408"/>
        <w:jc w:val="both"/>
      </w:pPr>
    </w:p>
    <w:p w14:paraId="05810B45" w14:textId="72C9FE16" w:rsidR="00BD5DFD" w:rsidRDefault="00BD5DFD" w:rsidP="00FD16E0">
      <w:pPr>
        <w:pStyle w:val="TableCaption"/>
        <w:pBdr>
          <w:top w:val="none" w:sz="0" w:space="0" w:color="000000"/>
          <w:left w:val="none" w:sz="0" w:space="0" w:color="000000"/>
          <w:bottom w:val="none" w:sz="0" w:space="0" w:color="000000"/>
          <w:right w:val="none" w:sz="0" w:space="0" w:color="000000"/>
        </w:pBdr>
        <w:spacing w:before="60" w:after="60"/>
        <w:ind w:left="709" w:right="265"/>
      </w:pPr>
      <w:r w:rsidRPr="0028160D">
        <w:rPr>
          <w:rFonts w:ascii="Arial" w:eastAsia="Arial" w:hAnsi="Arial"/>
          <w:b/>
          <w:bCs/>
          <w:i w:val="0"/>
          <w:spacing w:val="-2"/>
          <w:sz w:val="22"/>
          <w:szCs w:val="22"/>
        </w:rPr>
        <w:t xml:space="preserve">Table </w:t>
      </w:r>
      <w:r>
        <w:rPr>
          <w:rFonts w:ascii="Arial" w:eastAsia="Arial" w:hAnsi="Arial"/>
          <w:b/>
          <w:bCs/>
          <w:i w:val="0"/>
          <w:spacing w:val="-2"/>
          <w:sz w:val="22"/>
          <w:szCs w:val="22"/>
        </w:rPr>
        <w:t>3</w:t>
      </w:r>
      <w:r w:rsidRPr="0028160D">
        <w:rPr>
          <w:rFonts w:ascii="Arial" w:eastAsia="Arial" w:hAnsi="Arial"/>
          <w:b/>
          <w:bCs/>
          <w:i w:val="0"/>
          <w:spacing w:val="-2"/>
          <w:sz w:val="22"/>
          <w:szCs w:val="22"/>
        </w:rPr>
        <w:t>: Comparison of the demographics, history, clinical and biochemical findings</w:t>
      </w:r>
      <w:r w:rsidRPr="005E1F83">
        <w:rPr>
          <w:rStyle w:val="CommentReference"/>
          <w:rFonts w:ascii="Arial" w:eastAsia="Arial" w:hAnsi="Arial"/>
          <w:b/>
          <w:bCs/>
          <w:i w:val="0"/>
          <w:sz w:val="22"/>
          <w:szCs w:val="22"/>
        </w:rPr>
        <w:t xml:space="preserve"> among</w:t>
      </w:r>
      <w:r>
        <w:rPr>
          <w:rStyle w:val="CommentReference"/>
          <w:rFonts w:ascii="Arial" w:eastAsia="Arial" w:hAnsi="Arial"/>
          <w:i w:val="0"/>
        </w:rPr>
        <w:t xml:space="preserve"> </w:t>
      </w:r>
      <w:r w:rsidRPr="0028160D">
        <w:rPr>
          <w:rFonts w:ascii="Arial" w:eastAsia="Arial" w:hAnsi="Arial"/>
          <w:b/>
          <w:bCs/>
          <w:i w:val="0"/>
          <w:spacing w:val="-2"/>
          <w:sz w:val="22"/>
          <w:szCs w:val="22"/>
        </w:rPr>
        <w:t xml:space="preserve">patients with SAI and those with PAI </w:t>
      </w:r>
    </w:p>
    <w:tbl>
      <w:tblPr>
        <w:tblW w:w="992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4394"/>
        <w:gridCol w:w="2127"/>
        <w:gridCol w:w="2126"/>
        <w:gridCol w:w="1276"/>
      </w:tblGrid>
      <w:tr w:rsidR="00FD16E0" w:rsidRPr="0028160D" w14:paraId="3D9D55CB" w14:textId="77777777" w:rsidTr="00FD16E0">
        <w:trPr>
          <w:trHeight w:val="295"/>
        </w:trPr>
        <w:tc>
          <w:tcPr>
            <w:tcW w:w="4394" w:type="dxa"/>
            <w:shd w:val="clear" w:color="auto" w:fill="auto"/>
          </w:tcPr>
          <w:p w14:paraId="2B220306"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
                <w:bCs/>
              </w:rPr>
            </w:pPr>
            <w:r w:rsidRPr="0028160D">
              <w:rPr>
                <w:b/>
                <w:bCs/>
                <w:color w:val="000000"/>
              </w:rPr>
              <w:t xml:space="preserve">Variable                                      </w:t>
            </w:r>
          </w:p>
        </w:tc>
        <w:tc>
          <w:tcPr>
            <w:tcW w:w="2127" w:type="dxa"/>
            <w:shd w:val="clear" w:color="auto" w:fill="auto"/>
          </w:tcPr>
          <w:p w14:paraId="52DAB91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b/>
                <w:bCs/>
              </w:rPr>
            </w:pPr>
            <w:r w:rsidRPr="0028160D">
              <w:rPr>
                <w:b/>
                <w:bCs/>
                <w:color w:val="000000"/>
              </w:rPr>
              <w:t xml:space="preserve">SAI, </w:t>
            </w:r>
            <w:r w:rsidRPr="0028160D">
              <w:rPr>
                <w:b/>
                <w:bCs/>
                <w:i/>
                <w:iCs/>
                <w:color w:val="000000"/>
              </w:rPr>
              <w:t xml:space="preserve">N </w:t>
            </w:r>
            <w:r w:rsidRPr="0028160D">
              <w:rPr>
                <w:b/>
                <w:bCs/>
                <w:color w:val="000000"/>
              </w:rPr>
              <w:t>= 45</w:t>
            </w:r>
            <w:r w:rsidRPr="0028160D">
              <w:rPr>
                <w:b/>
                <w:bCs/>
                <w:color w:val="000000"/>
                <w:vertAlign w:val="superscript"/>
              </w:rPr>
              <w:t>1</w:t>
            </w:r>
          </w:p>
        </w:tc>
        <w:tc>
          <w:tcPr>
            <w:tcW w:w="2126" w:type="dxa"/>
            <w:shd w:val="clear" w:color="auto" w:fill="auto"/>
          </w:tcPr>
          <w:p w14:paraId="2BFCC01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b/>
                <w:bCs/>
                <w:color w:val="000000"/>
              </w:rPr>
            </w:pPr>
            <w:r w:rsidRPr="0028160D">
              <w:rPr>
                <w:b/>
                <w:bCs/>
                <w:color w:val="000000"/>
              </w:rPr>
              <w:t xml:space="preserve">PAI, </w:t>
            </w:r>
            <w:r w:rsidRPr="0028160D">
              <w:rPr>
                <w:b/>
                <w:bCs/>
                <w:i/>
                <w:iCs/>
                <w:color w:val="000000"/>
              </w:rPr>
              <w:t xml:space="preserve">N </w:t>
            </w:r>
            <w:r w:rsidRPr="0028160D">
              <w:rPr>
                <w:b/>
                <w:bCs/>
                <w:color w:val="000000"/>
              </w:rPr>
              <w:t>= 11</w:t>
            </w:r>
            <w:r w:rsidRPr="0028160D">
              <w:rPr>
                <w:b/>
                <w:bCs/>
                <w:color w:val="000000"/>
                <w:vertAlign w:val="superscript"/>
              </w:rPr>
              <w:t>1</w:t>
            </w:r>
          </w:p>
        </w:tc>
        <w:tc>
          <w:tcPr>
            <w:tcW w:w="1276" w:type="dxa"/>
            <w:shd w:val="clear" w:color="auto" w:fill="auto"/>
          </w:tcPr>
          <w:p w14:paraId="1A62066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b/>
                <w:bCs/>
              </w:rPr>
            </w:pPr>
            <w:r w:rsidRPr="0028160D">
              <w:rPr>
                <w:b/>
                <w:bCs/>
                <w:color w:val="000000"/>
              </w:rPr>
              <w:t>p-value</w:t>
            </w:r>
            <w:r w:rsidRPr="0028160D">
              <w:rPr>
                <w:b/>
                <w:bCs/>
                <w:color w:val="000000"/>
                <w:vertAlign w:val="superscript"/>
              </w:rPr>
              <w:t>2</w:t>
            </w:r>
          </w:p>
        </w:tc>
      </w:tr>
      <w:tr w:rsidR="00FD16E0" w:rsidRPr="0028160D" w14:paraId="120B0D50" w14:textId="77777777" w:rsidTr="00FD16E0">
        <w:trPr>
          <w:trHeight w:val="295"/>
        </w:trPr>
        <w:tc>
          <w:tcPr>
            <w:tcW w:w="4394" w:type="dxa"/>
            <w:shd w:val="clear" w:color="auto" w:fill="auto"/>
          </w:tcPr>
          <w:p w14:paraId="57F1308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pPr>
            <w:r w:rsidRPr="0028160D">
              <w:rPr>
                <w:b/>
                <w:color w:val="000000"/>
              </w:rPr>
              <w:t>Age at enrolment, median (IQR) (years)</w:t>
            </w:r>
          </w:p>
        </w:tc>
        <w:tc>
          <w:tcPr>
            <w:tcW w:w="2127" w:type="dxa"/>
            <w:shd w:val="clear" w:color="auto" w:fill="auto"/>
          </w:tcPr>
          <w:p w14:paraId="5AE068F6"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37.0 (32.0, 44.0)</w:t>
            </w:r>
          </w:p>
        </w:tc>
        <w:tc>
          <w:tcPr>
            <w:tcW w:w="2126" w:type="dxa"/>
            <w:shd w:val="clear" w:color="auto" w:fill="auto"/>
          </w:tcPr>
          <w:p w14:paraId="6E279A1A"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40.0 (38.0, 47.0)</w:t>
            </w:r>
          </w:p>
        </w:tc>
        <w:tc>
          <w:tcPr>
            <w:tcW w:w="1276" w:type="dxa"/>
            <w:shd w:val="clear" w:color="auto" w:fill="auto"/>
          </w:tcPr>
          <w:p w14:paraId="004FD78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0.3</w:t>
            </w:r>
          </w:p>
        </w:tc>
      </w:tr>
      <w:tr w:rsidR="00FD16E0" w:rsidRPr="0028160D" w14:paraId="2A4B6769" w14:textId="77777777" w:rsidTr="00FD16E0">
        <w:trPr>
          <w:trHeight w:val="295"/>
        </w:trPr>
        <w:tc>
          <w:tcPr>
            <w:tcW w:w="4394" w:type="dxa"/>
            <w:shd w:val="clear" w:color="auto" w:fill="auto"/>
          </w:tcPr>
          <w:p w14:paraId="4D0A784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pPr>
            <w:r w:rsidRPr="0028160D">
              <w:rPr>
                <w:b/>
                <w:color w:val="000000"/>
              </w:rPr>
              <w:t>Female-gender, n</w:t>
            </w:r>
            <w:r>
              <w:rPr>
                <w:b/>
                <w:color w:val="000000"/>
              </w:rPr>
              <w:t xml:space="preserve"> </w:t>
            </w:r>
            <w:r w:rsidRPr="0028160D">
              <w:rPr>
                <w:b/>
                <w:color w:val="000000"/>
              </w:rPr>
              <w:t>(%)</w:t>
            </w:r>
          </w:p>
        </w:tc>
        <w:tc>
          <w:tcPr>
            <w:tcW w:w="2127" w:type="dxa"/>
            <w:shd w:val="clear" w:color="auto" w:fill="auto"/>
          </w:tcPr>
          <w:p w14:paraId="25B5F9B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22 (50.0%)</w:t>
            </w:r>
          </w:p>
        </w:tc>
        <w:tc>
          <w:tcPr>
            <w:tcW w:w="2126" w:type="dxa"/>
            <w:shd w:val="clear" w:color="auto" w:fill="auto"/>
          </w:tcPr>
          <w:p w14:paraId="5138F7E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 (27.3%)</w:t>
            </w:r>
          </w:p>
        </w:tc>
        <w:tc>
          <w:tcPr>
            <w:tcW w:w="1276" w:type="dxa"/>
            <w:shd w:val="clear" w:color="auto" w:fill="auto"/>
          </w:tcPr>
          <w:p w14:paraId="118B5BB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0.2</w:t>
            </w:r>
          </w:p>
        </w:tc>
      </w:tr>
      <w:tr w:rsidR="00FD16E0" w:rsidRPr="0028160D" w14:paraId="6FC931AD" w14:textId="77777777" w:rsidTr="00FD16E0">
        <w:trPr>
          <w:trHeight w:val="295"/>
        </w:trPr>
        <w:tc>
          <w:tcPr>
            <w:tcW w:w="4394" w:type="dxa"/>
            <w:shd w:val="clear" w:color="auto" w:fill="auto"/>
          </w:tcPr>
          <w:p w14:paraId="29CAE36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pPr>
            <w:r w:rsidRPr="0028160D">
              <w:rPr>
                <w:b/>
                <w:color w:val="000000"/>
              </w:rPr>
              <w:t>Duration of current illness, median (IQR) (days)</w:t>
            </w:r>
          </w:p>
        </w:tc>
        <w:tc>
          <w:tcPr>
            <w:tcW w:w="2127" w:type="dxa"/>
            <w:shd w:val="clear" w:color="auto" w:fill="auto"/>
          </w:tcPr>
          <w:p w14:paraId="6782284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14.0 (9.0, 26.0)</w:t>
            </w:r>
          </w:p>
        </w:tc>
        <w:tc>
          <w:tcPr>
            <w:tcW w:w="2126" w:type="dxa"/>
            <w:shd w:val="clear" w:color="auto" w:fill="auto"/>
          </w:tcPr>
          <w:p w14:paraId="0750FBE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11.0 (7.0, 14.0)</w:t>
            </w:r>
          </w:p>
        </w:tc>
        <w:tc>
          <w:tcPr>
            <w:tcW w:w="1276" w:type="dxa"/>
            <w:shd w:val="clear" w:color="auto" w:fill="auto"/>
          </w:tcPr>
          <w:p w14:paraId="48DD606E"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b/>
                <w:bCs/>
              </w:rPr>
            </w:pPr>
            <w:r w:rsidRPr="0028160D">
              <w:t>0.2</w:t>
            </w:r>
          </w:p>
        </w:tc>
      </w:tr>
      <w:tr w:rsidR="00FD16E0" w:rsidRPr="0028160D" w14:paraId="31CF4037" w14:textId="77777777" w:rsidTr="00FD16E0">
        <w:trPr>
          <w:trHeight w:val="295"/>
        </w:trPr>
        <w:tc>
          <w:tcPr>
            <w:tcW w:w="4394" w:type="dxa"/>
            <w:shd w:val="clear" w:color="auto" w:fill="auto"/>
          </w:tcPr>
          <w:p w14:paraId="1483B24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
                <w:color w:val="000000"/>
              </w:rPr>
            </w:pPr>
            <w:r w:rsidRPr="0028160D">
              <w:rPr>
                <w:b/>
                <w:color w:val="000000"/>
              </w:rPr>
              <w:t>HISTORY</w:t>
            </w:r>
          </w:p>
        </w:tc>
        <w:tc>
          <w:tcPr>
            <w:tcW w:w="2127" w:type="dxa"/>
            <w:shd w:val="clear" w:color="auto" w:fill="auto"/>
          </w:tcPr>
          <w:p w14:paraId="1B5A63E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p>
        </w:tc>
        <w:tc>
          <w:tcPr>
            <w:tcW w:w="2126" w:type="dxa"/>
            <w:shd w:val="clear" w:color="auto" w:fill="auto"/>
          </w:tcPr>
          <w:p w14:paraId="75B8155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b/>
              </w:rPr>
            </w:pPr>
          </w:p>
        </w:tc>
        <w:tc>
          <w:tcPr>
            <w:tcW w:w="1276" w:type="dxa"/>
            <w:shd w:val="clear" w:color="auto" w:fill="auto"/>
          </w:tcPr>
          <w:p w14:paraId="3216DAA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b/>
              </w:rPr>
            </w:pPr>
          </w:p>
        </w:tc>
      </w:tr>
      <w:tr w:rsidR="00FD16E0" w:rsidRPr="0028160D" w14:paraId="13F8460D" w14:textId="77777777" w:rsidTr="00FD16E0">
        <w:trPr>
          <w:trHeight w:val="295"/>
        </w:trPr>
        <w:tc>
          <w:tcPr>
            <w:tcW w:w="4394" w:type="dxa"/>
            <w:shd w:val="clear" w:color="auto" w:fill="auto"/>
          </w:tcPr>
          <w:p w14:paraId="76DF480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Weight loss</w:t>
            </w:r>
          </w:p>
        </w:tc>
        <w:tc>
          <w:tcPr>
            <w:tcW w:w="2127" w:type="dxa"/>
            <w:shd w:val="clear" w:color="auto" w:fill="auto"/>
          </w:tcPr>
          <w:p w14:paraId="6EDA603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36 (80.0%)</w:t>
            </w:r>
          </w:p>
        </w:tc>
        <w:tc>
          <w:tcPr>
            <w:tcW w:w="2126" w:type="dxa"/>
            <w:shd w:val="clear" w:color="auto" w:fill="auto"/>
          </w:tcPr>
          <w:p w14:paraId="4AAB43E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10 (90.9%)</w:t>
            </w:r>
          </w:p>
        </w:tc>
        <w:tc>
          <w:tcPr>
            <w:tcW w:w="1276" w:type="dxa"/>
            <w:shd w:val="clear" w:color="auto" w:fill="auto"/>
          </w:tcPr>
          <w:p w14:paraId="2758C7DE"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72D1CAFB" w14:textId="77777777" w:rsidTr="00FD16E0">
        <w:trPr>
          <w:trHeight w:val="295"/>
        </w:trPr>
        <w:tc>
          <w:tcPr>
            <w:tcW w:w="4394" w:type="dxa"/>
            <w:shd w:val="clear" w:color="auto" w:fill="auto"/>
          </w:tcPr>
          <w:p w14:paraId="36A40F4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Weakness</w:t>
            </w:r>
          </w:p>
        </w:tc>
        <w:tc>
          <w:tcPr>
            <w:tcW w:w="2127" w:type="dxa"/>
            <w:shd w:val="clear" w:color="auto" w:fill="auto"/>
          </w:tcPr>
          <w:p w14:paraId="4EEA02B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37 (82.2%)</w:t>
            </w:r>
          </w:p>
        </w:tc>
        <w:tc>
          <w:tcPr>
            <w:tcW w:w="2126" w:type="dxa"/>
            <w:shd w:val="clear" w:color="auto" w:fill="auto"/>
          </w:tcPr>
          <w:p w14:paraId="0277C32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7 (63.6%)</w:t>
            </w:r>
          </w:p>
        </w:tc>
        <w:tc>
          <w:tcPr>
            <w:tcW w:w="1276" w:type="dxa"/>
            <w:shd w:val="clear" w:color="auto" w:fill="auto"/>
          </w:tcPr>
          <w:p w14:paraId="4785CB3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0.2</w:t>
            </w:r>
          </w:p>
        </w:tc>
      </w:tr>
      <w:tr w:rsidR="00FD16E0" w:rsidRPr="0028160D" w14:paraId="4D75C293" w14:textId="77777777" w:rsidTr="00FD16E0">
        <w:trPr>
          <w:trHeight w:val="295"/>
        </w:trPr>
        <w:tc>
          <w:tcPr>
            <w:tcW w:w="4394" w:type="dxa"/>
            <w:shd w:val="clear" w:color="auto" w:fill="auto"/>
          </w:tcPr>
          <w:p w14:paraId="7564F36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Tiredness</w:t>
            </w:r>
          </w:p>
        </w:tc>
        <w:tc>
          <w:tcPr>
            <w:tcW w:w="2127" w:type="dxa"/>
            <w:shd w:val="clear" w:color="auto" w:fill="auto"/>
          </w:tcPr>
          <w:p w14:paraId="3CDA5F6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35 (77.8%)</w:t>
            </w:r>
          </w:p>
        </w:tc>
        <w:tc>
          <w:tcPr>
            <w:tcW w:w="2126" w:type="dxa"/>
            <w:shd w:val="clear" w:color="auto" w:fill="auto"/>
          </w:tcPr>
          <w:p w14:paraId="208ADA0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8 (72.7%)</w:t>
            </w:r>
          </w:p>
        </w:tc>
        <w:tc>
          <w:tcPr>
            <w:tcW w:w="1276" w:type="dxa"/>
            <w:shd w:val="clear" w:color="auto" w:fill="auto"/>
          </w:tcPr>
          <w:p w14:paraId="09DBB9D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009F96AD" w14:textId="77777777" w:rsidTr="00FD16E0">
        <w:trPr>
          <w:trHeight w:val="295"/>
        </w:trPr>
        <w:tc>
          <w:tcPr>
            <w:tcW w:w="4394" w:type="dxa"/>
            <w:shd w:val="clear" w:color="auto" w:fill="auto"/>
          </w:tcPr>
          <w:p w14:paraId="39B66E3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Poor appetite</w:t>
            </w:r>
          </w:p>
        </w:tc>
        <w:tc>
          <w:tcPr>
            <w:tcW w:w="2127" w:type="dxa"/>
            <w:shd w:val="clear" w:color="auto" w:fill="auto"/>
          </w:tcPr>
          <w:p w14:paraId="26AE6A7A"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35 (77.8%)</w:t>
            </w:r>
          </w:p>
        </w:tc>
        <w:tc>
          <w:tcPr>
            <w:tcW w:w="2126" w:type="dxa"/>
            <w:shd w:val="clear" w:color="auto" w:fill="auto"/>
          </w:tcPr>
          <w:p w14:paraId="0C379CE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8 (72.7%)</w:t>
            </w:r>
          </w:p>
        </w:tc>
        <w:tc>
          <w:tcPr>
            <w:tcW w:w="1276" w:type="dxa"/>
            <w:shd w:val="clear" w:color="auto" w:fill="auto"/>
          </w:tcPr>
          <w:p w14:paraId="4C8AB71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59EFD482" w14:textId="77777777" w:rsidTr="00FD16E0">
        <w:trPr>
          <w:trHeight w:val="295"/>
        </w:trPr>
        <w:tc>
          <w:tcPr>
            <w:tcW w:w="4394" w:type="dxa"/>
            <w:shd w:val="clear" w:color="auto" w:fill="auto"/>
          </w:tcPr>
          <w:p w14:paraId="056414B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Increased skin pigmentation</w:t>
            </w:r>
          </w:p>
        </w:tc>
        <w:tc>
          <w:tcPr>
            <w:tcW w:w="2127" w:type="dxa"/>
            <w:shd w:val="clear" w:color="auto" w:fill="auto"/>
          </w:tcPr>
          <w:p w14:paraId="6B7C386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19 (43.2%)</w:t>
            </w:r>
          </w:p>
        </w:tc>
        <w:tc>
          <w:tcPr>
            <w:tcW w:w="2126" w:type="dxa"/>
            <w:shd w:val="clear" w:color="auto" w:fill="auto"/>
          </w:tcPr>
          <w:p w14:paraId="178BBC8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5 (55.6%)</w:t>
            </w:r>
          </w:p>
        </w:tc>
        <w:tc>
          <w:tcPr>
            <w:tcW w:w="1276" w:type="dxa"/>
            <w:shd w:val="clear" w:color="auto" w:fill="auto"/>
          </w:tcPr>
          <w:p w14:paraId="66CCCD6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5F48FDF8" w14:textId="77777777" w:rsidTr="00FD16E0">
        <w:trPr>
          <w:trHeight w:val="295"/>
        </w:trPr>
        <w:tc>
          <w:tcPr>
            <w:tcW w:w="4394" w:type="dxa"/>
            <w:shd w:val="clear" w:color="auto" w:fill="auto"/>
          </w:tcPr>
          <w:p w14:paraId="60B869F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Nausea</w:t>
            </w:r>
          </w:p>
        </w:tc>
        <w:tc>
          <w:tcPr>
            <w:tcW w:w="2127" w:type="dxa"/>
            <w:shd w:val="clear" w:color="auto" w:fill="auto"/>
          </w:tcPr>
          <w:p w14:paraId="1DC7559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26 (57.8%)</w:t>
            </w:r>
          </w:p>
        </w:tc>
        <w:tc>
          <w:tcPr>
            <w:tcW w:w="2126" w:type="dxa"/>
            <w:shd w:val="clear" w:color="auto" w:fill="auto"/>
          </w:tcPr>
          <w:p w14:paraId="032C838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8 (72.7%)</w:t>
            </w:r>
          </w:p>
        </w:tc>
        <w:tc>
          <w:tcPr>
            <w:tcW w:w="1276" w:type="dxa"/>
            <w:shd w:val="clear" w:color="auto" w:fill="auto"/>
          </w:tcPr>
          <w:p w14:paraId="5DBE0EC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0.5</w:t>
            </w:r>
          </w:p>
        </w:tc>
      </w:tr>
      <w:tr w:rsidR="00FD16E0" w:rsidRPr="0028160D" w14:paraId="616BB3B3" w14:textId="77777777" w:rsidTr="00FD16E0">
        <w:trPr>
          <w:trHeight w:val="295"/>
        </w:trPr>
        <w:tc>
          <w:tcPr>
            <w:tcW w:w="4394" w:type="dxa"/>
            <w:shd w:val="clear" w:color="auto" w:fill="auto"/>
          </w:tcPr>
          <w:p w14:paraId="0E440D9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Vomiting</w:t>
            </w:r>
          </w:p>
        </w:tc>
        <w:tc>
          <w:tcPr>
            <w:tcW w:w="2127" w:type="dxa"/>
            <w:shd w:val="clear" w:color="auto" w:fill="auto"/>
          </w:tcPr>
          <w:p w14:paraId="63CAA61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11 (24.4%)</w:t>
            </w:r>
          </w:p>
        </w:tc>
        <w:tc>
          <w:tcPr>
            <w:tcW w:w="2126" w:type="dxa"/>
            <w:shd w:val="clear" w:color="auto" w:fill="auto"/>
          </w:tcPr>
          <w:p w14:paraId="70535FDA"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6 (54.5%)</w:t>
            </w:r>
          </w:p>
        </w:tc>
        <w:tc>
          <w:tcPr>
            <w:tcW w:w="1276" w:type="dxa"/>
            <w:shd w:val="clear" w:color="auto" w:fill="auto"/>
          </w:tcPr>
          <w:p w14:paraId="49912CA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b/>
                <w:bCs/>
              </w:rPr>
            </w:pPr>
            <w:r w:rsidRPr="0028160D">
              <w:t>0.071</w:t>
            </w:r>
          </w:p>
        </w:tc>
      </w:tr>
      <w:tr w:rsidR="00FD16E0" w:rsidRPr="0028160D" w14:paraId="131D766B" w14:textId="77777777" w:rsidTr="00FD16E0">
        <w:trPr>
          <w:trHeight w:val="295"/>
        </w:trPr>
        <w:tc>
          <w:tcPr>
            <w:tcW w:w="4394" w:type="dxa"/>
            <w:shd w:val="clear" w:color="auto" w:fill="auto"/>
          </w:tcPr>
          <w:p w14:paraId="7BD9C57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Liking for salt</w:t>
            </w:r>
          </w:p>
        </w:tc>
        <w:tc>
          <w:tcPr>
            <w:tcW w:w="2127" w:type="dxa"/>
            <w:shd w:val="clear" w:color="auto" w:fill="auto"/>
          </w:tcPr>
          <w:p w14:paraId="6C799EE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20 (44.4%)</w:t>
            </w:r>
          </w:p>
        </w:tc>
        <w:tc>
          <w:tcPr>
            <w:tcW w:w="2126" w:type="dxa"/>
            <w:shd w:val="clear" w:color="auto" w:fill="auto"/>
          </w:tcPr>
          <w:p w14:paraId="10D2E09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5 (45.5%)</w:t>
            </w:r>
          </w:p>
        </w:tc>
        <w:tc>
          <w:tcPr>
            <w:tcW w:w="1276" w:type="dxa"/>
            <w:shd w:val="clear" w:color="auto" w:fill="auto"/>
          </w:tcPr>
          <w:p w14:paraId="04FDAE8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2A2A18E0" w14:textId="77777777" w:rsidTr="00FD16E0">
        <w:trPr>
          <w:trHeight w:val="295"/>
        </w:trPr>
        <w:tc>
          <w:tcPr>
            <w:tcW w:w="4394" w:type="dxa"/>
            <w:shd w:val="clear" w:color="auto" w:fill="auto"/>
          </w:tcPr>
          <w:p w14:paraId="6C54A6A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proofErr w:type="spellStart"/>
            <w:r w:rsidRPr="0028160D">
              <w:rPr>
                <w:bCs/>
                <w:color w:val="000000"/>
              </w:rPr>
              <w:t>Diarrhoea</w:t>
            </w:r>
            <w:proofErr w:type="spellEnd"/>
          </w:p>
        </w:tc>
        <w:tc>
          <w:tcPr>
            <w:tcW w:w="2127" w:type="dxa"/>
            <w:shd w:val="clear" w:color="auto" w:fill="auto"/>
          </w:tcPr>
          <w:p w14:paraId="068984C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20 (44.4%)</w:t>
            </w:r>
          </w:p>
        </w:tc>
        <w:tc>
          <w:tcPr>
            <w:tcW w:w="2126" w:type="dxa"/>
            <w:shd w:val="clear" w:color="auto" w:fill="auto"/>
          </w:tcPr>
          <w:p w14:paraId="64B847D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 (27.3%)</w:t>
            </w:r>
          </w:p>
        </w:tc>
        <w:tc>
          <w:tcPr>
            <w:tcW w:w="1276" w:type="dxa"/>
            <w:shd w:val="clear" w:color="auto" w:fill="auto"/>
          </w:tcPr>
          <w:p w14:paraId="0CA8289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0.5</w:t>
            </w:r>
          </w:p>
        </w:tc>
      </w:tr>
      <w:tr w:rsidR="00FD16E0" w:rsidRPr="0028160D" w14:paraId="7D748819" w14:textId="77777777" w:rsidTr="00FD16E0">
        <w:trPr>
          <w:trHeight w:val="295"/>
        </w:trPr>
        <w:tc>
          <w:tcPr>
            <w:tcW w:w="4394" w:type="dxa"/>
            <w:shd w:val="clear" w:color="auto" w:fill="auto"/>
          </w:tcPr>
          <w:p w14:paraId="2C09120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Dizziness</w:t>
            </w:r>
          </w:p>
        </w:tc>
        <w:tc>
          <w:tcPr>
            <w:tcW w:w="2127" w:type="dxa"/>
            <w:shd w:val="clear" w:color="auto" w:fill="auto"/>
          </w:tcPr>
          <w:p w14:paraId="7306844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23 (52.3%)</w:t>
            </w:r>
          </w:p>
        </w:tc>
        <w:tc>
          <w:tcPr>
            <w:tcW w:w="2126" w:type="dxa"/>
            <w:shd w:val="clear" w:color="auto" w:fill="auto"/>
          </w:tcPr>
          <w:p w14:paraId="5C0D151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6 (60.0%)</w:t>
            </w:r>
          </w:p>
        </w:tc>
        <w:tc>
          <w:tcPr>
            <w:tcW w:w="1276" w:type="dxa"/>
            <w:shd w:val="clear" w:color="auto" w:fill="auto"/>
          </w:tcPr>
          <w:p w14:paraId="7CEF253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2511DFA1" w14:textId="77777777" w:rsidTr="00FD16E0">
        <w:trPr>
          <w:trHeight w:val="295"/>
        </w:trPr>
        <w:tc>
          <w:tcPr>
            <w:tcW w:w="4394" w:type="dxa"/>
            <w:shd w:val="clear" w:color="auto" w:fill="auto"/>
          </w:tcPr>
          <w:p w14:paraId="7A96195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Anorexia</w:t>
            </w:r>
          </w:p>
        </w:tc>
        <w:tc>
          <w:tcPr>
            <w:tcW w:w="2127" w:type="dxa"/>
            <w:shd w:val="clear" w:color="auto" w:fill="auto"/>
          </w:tcPr>
          <w:p w14:paraId="6B57455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17 (37.8%)</w:t>
            </w:r>
          </w:p>
        </w:tc>
        <w:tc>
          <w:tcPr>
            <w:tcW w:w="2126" w:type="dxa"/>
            <w:shd w:val="clear" w:color="auto" w:fill="auto"/>
          </w:tcPr>
          <w:p w14:paraId="0E0B3A7A"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7 (63.6%)</w:t>
            </w:r>
          </w:p>
        </w:tc>
        <w:tc>
          <w:tcPr>
            <w:tcW w:w="1276" w:type="dxa"/>
            <w:shd w:val="clear" w:color="auto" w:fill="auto"/>
          </w:tcPr>
          <w:p w14:paraId="5FCF0C2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0.2</w:t>
            </w:r>
          </w:p>
        </w:tc>
      </w:tr>
      <w:tr w:rsidR="00FD16E0" w:rsidRPr="0028160D" w14:paraId="69749DC4" w14:textId="77777777" w:rsidTr="00FD16E0">
        <w:trPr>
          <w:trHeight w:val="295"/>
        </w:trPr>
        <w:tc>
          <w:tcPr>
            <w:tcW w:w="4394" w:type="dxa"/>
            <w:shd w:val="clear" w:color="auto" w:fill="auto"/>
          </w:tcPr>
          <w:p w14:paraId="39BCE47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Loss of axillary and pubic hair, if female</w:t>
            </w:r>
          </w:p>
        </w:tc>
        <w:tc>
          <w:tcPr>
            <w:tcW w:w="2127" w:type="dxa"/>
            <w:shd w:val="clear" w:color="auto" w:fill="auto"/>
          </w:tcPr>
          <w:p w14:paraId="1E94FC2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7 (15.6%)</w:t>
            </w:r>
          </w:p>
        </w:tc>
        <w:tc>
          <w:tcPr>
            <w:tcW w:w="2126" w:type="dxa"/>
            <w:shd w:val="clear" w:color="auto" w:fill="auto"/>
          </w:tcPr>
          <w:p w14:paraId="5499242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 (9.1%)</w:t>
            </w:r>
          </w:p>
        </w:tc>
        <w:tc>
          <w:tcPr>
            <w:tcW w:w="1276" w:type="dxa"/>
            <w:shd w:val="clear" w:color="auto" w:fill="auto"/>
          </w:tcPr>
          <w:p w14:paraId="120BCAE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0.6</w:t>
            </w:r>
          </w:p>
        </w:tc>
      </w:tr>
      <w:tr w:rsidR="00FD16E0" w:rsidRPr="0028160D" w14:paraId="2A5EB8DB" w14:textId="77777777" w:rsidTr="00FD16E0">
        <w:trPr>
          <w:trHeight w:val="295"/>
        </w:trPr>
        <w:tc>
          <w:tcPr>
            <w:tcW w:w="4394" w:type="dxa"/>
            <w:shd w:val="clear" w:color="auto" w:fill="auto"/>
          </w:tcPr>
          <w:p w14:paraId="39D566D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HAART exposure</w:t>
            </w:r>
          </w:p>
        </w:tc>
        <w:tc>
          <w:tcPr>
            <w:tcW w:w="2127" w:type="dxa"/>
            <w:shd w:val="clear" w:color="auto" w:fill="auto"/>
          </w:tcPr>
          <w:p w14:paraId="4AD6D22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15 (33.3%)</w:t>
            </w:r>
          </w:p>
        </w:tc>
        <w:tc>
          <w:tcPr>
            <w:tcW w:w="2126" w:type="dxa"/>
            <w:shd w:val="clear" w:color="auto" w:fill="auto"/>
          </w:tcPr>
          <w:p w14:paraId="2E499ED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 (27.3%)</w:t>
            </w:r>
          </w:p>
        </w:tc>
        <w:tc>
          <w:tcPr>
            <w:tcW w:w="1276" w:type="dxa"/>
            <w:shd w:val="clear" w:color="auto" w:fill="auto"/>
          </w:tcPr>
          <w:p w14:paraId="595EF15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22C0497A" w14:textId="77777777" w:rsidTr="00FD16E0">
        <w:trPr>
          <w:trHeight w:val="295"/>
        </w:trPr>
        <w:tc>
          <w:tcPr>
            <w:tcW w:w="4394" w:type="dxa"/>
            <w:shd w:val="clear" w:color="auto" w:fill="auto"/>
          </w:tcPr>
          <w:p w14:paraId="0EE6804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
                <w:color w:val="000000"/>
              </w:rPr>
            </w:pPr>
            <w:r w:rsidRPr="0028160D">
              <w:rPr>
                <w:b/>
                <w:color w:val="000000"/>
              </w:rPr>
              <w:t>CLINICAL FEATURES</w:t>
            </w:r>
          </w:p>
        </w:tc>
        <w:tc>
          <w:tcPr>
            <w:tcW w:w="2127" w:type="dxa"/>
            <w:shd w:val="clear" w:color="auto" w:fill="auto"/>
          </w:tcPr>
          <w:p w14:paraId="3BD2F72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p>
        </w:tc>
        <w:tc>
          <w:tcPr>
            <w:tcW w:w="2126" w:type="dxa"/>
            <w:shd w:val="clear" w:color="auto" w:fill="auto"/>
          </w:tcPr>
          <w:p w14:paraId="2760A68E"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p>
        </w:tc>
        <w:tc>
          <w:tcPr>
            <w:tcW w:w="1276" w:type="dxa"/>
            <w:shd w:val="clear" w:color="auto" w:fill="auto"/>
          </w:tcPr>
          <w:p w14:paraId="41E2541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p>
        </w:tc>
      </w:tr>
      <w:tr w:rsidR="00FD16E0" w:rsidRPr="0028160D" w14:paraId="58838196" w14:textId="77777777" w:rsidTr="00FD16E0">
        <w:trPr>
          <w:trHeight w:val="295"/>
        </w:trPr>
        <w:tc>
          <w:tcPr>
            <w:tcW w:w="4394" w:type="dxa"/>
            <w:shd w:val="clear" w:color="auto" w:fill="auto"/>
          </w:tcPr>
          <w:p w14:paraId="45CF885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BP (systolic) mmHg</w:t>
            </w:r>
          </w:p>
        </w:tc>
        <w:tc>
          <w:tcPr>
            <w:tcW w:w="2127" w:type="dxa"/>
            <w:shd w:val="clear" w:color="auto" w:fill="auto"/>
          </w:tcPr>
          <w:p w14:paraId="45AF36B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111.5 (100.0, 129.5)</w:t>
            </w:r>
          </w:p>
        </w:tc>
        <w:tc>
          <w:tcPr>
            <w:tcW w:w="2126" w:type="dxa"/>
            <w:shd w:val="clear" w:color="auto" w:fill="auto"/>
          </w:tcPr>
          <w:p w14:paraId="6DD3100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120.0 (120.0, 134.0)</w:t>
            </w:r>
          </w:p>
        </w:tc>
        <w:tc>
          <w:tcPr>
            <w:tcW w:w="1276" w:type="dxa"/>
            <w:shd w:val="clear" w:color="auto" w:fill="auto"/>
          </w:tcPr>
          <w:p w14:paraId="5519C41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0.058</w:t>
            </w:r>
          </w:p>
        </w:tc>
      </w:tr>
      <w:tr w:rsidR="00FD16E0" w:rsidRPr="0028160D" w14:paraId="74CB4735" w14:textId="77777777" w:rsidTr="00FD16E0">
        <w:trPr>
          <w:trHeight w:val="295"/>
        </w:trPr>
        <w:tc>
          <w:tcPr>
            <w:tcW w:w="4394" w:type="dxa"/>
            <w:shd w:val="clear" w:color="auto" w:fill="auto"/>
          </w:tcPr>
          <w:p w14:paraId="480F474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BP (diastolic) mmHg</w:t>
            </w:r>
          </w:p>
        </w:tc>
        <w:tc>
          <w:tcPr>
            <w:tcW w:w="2127" w:type="dxa"/>
            <w:shd w:val="clear" w:color="auto" w:fill="auto"/>
          </w:tcPr>
          <w:p w14:paraId="0D2E95A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70.5 (60.0, 80.0)</w:t>
            </w:r>
          </w:p>
        </w:tc>
        <w:tc>
          <w:tcPr>
            <w:tcW w:w="2126" w:type="dxa"/>
            <w:shd w:val="clear" w:color="auto" w:fill="auto"/>
          </w:tcPr>
          <w:p w14:paraId="4F303B9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79.0 (70.0, 85.0)</w:t>
            </w:r>
          </w:p>
        </w:tc>
        <w:tc>
          <w:tcPr>
            <w:tcW w:w="1276" w:type="dxa"/>
            <w:shd w:val="clear" w:color="auto" w:fill="auto"/>
          </w:tcPr>
          <w:p w14:paraId="086A65A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0.4</w:t>
            </w:r>
          </w:p>
        </w:tc>
      </w:tr>
      <w:tr w:rsidR="00FD16E0" w:rsidRPr="0028160D" w14:paraId="7C183AAD" w14:textId="77777777" w:rsidTr="00FD16E0">
        <w:trPr>
          <w:trHeight w:val="295"/>
        </w:trPr>
        <w:tc>
          <w:tcPr>
            <w:tcW w:w="4394" w:type="dxa"/>
            <w:shd w:val="clear" w:color="auto" w:fill="auto"/>
          </w:tcPr>
          <w:p w14:paraId="3577A04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lastRenderedPageBreak/>
              <w:t>Any postural drop in blood pressure</w:t>
            </w:r>
          </w:p>
        </w:tc>
        <w:tc>
          <w:tcPr>
            <w:tcW w:w="2127" w:type="dxa"/>
            <w:shd w:val="clear" w:color="auto" w:fill="auto"/>
          </w:tcPr>
          <w:p w14:paraId="494CD6E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 (6.7%)</w:t>
            </w:r>
          </w:p>
        </w:tc>
        <w:tc>
          <w:tcPr>
            <w:tcW w:w="2126" w:type="dxa"/>
            <w:shd w:val="clear" w:color="auto" w:fill="auto"/>
          </w:tcPr>
          <w:p w14:paraId="23DC3EB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 (0.0%)</w:t>
            </w:r>
          </w:p>
        </w:tc>
        <w:tc>
          <w:tcPr>
            <w:tcW w:w="1276" w:type="dxa"/>
            <w:shd w:val="clear" w:color="auto" w:fill="auto"/>
          </w:tcPr>
          <w:p w14:paraId="535EEF8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5016B50D" w14:textId="77777777" w:rsidTr="00FD16E0">
        <w:trPr>
          <w:trHeight w:val="295"/>
        </w:trPr>
        <w:tc>
          <w:tcPr>
            <w:tcW w:w="4394" w:type="dxa"/>
            <w:shd w:val="clear" w:color="auto" w:fill="auto"/>
          </w:tcPr>
          <w:p w14:paraId="488FEBDE"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Heart rate beats per minute</w:t>
            </w:r>
          </w:p>
        </w:tc>
        <w:tc>
          <w:tcPr>
            <w:tcW w:w="2127" w:type="dxa"/>
            <w:shd w:val="clear" w:color="auto" w:fill="auto"/>
          </w:tcPr>
          <w:p w14:paraId="5458889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84.5 (75.0, 95.0)</w:t>
            </w:r>
          </w:p>
        </w:tc>
        <w:tc>
          <w:tcPr>
            <w:tcW w:w="2126" w:type="dxa"/>
            <w:shd w:val="clear" w:color="auto" w:fill="auto"/>
          </w:tcPr>
          <w:p w14:paraId="637C62F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92.0 (83.0, 116.0)</w:t>
            </w:r>
          </w:p>
        </w:tc>
        <w:tc>
          <w:tcPr>
            <w:tcW w:w="1276" w:type="dxa"/>
            <w:shd w:val="clear" w:color="auto" w:fill="auto"/>
          </w:tcPr>
          <w:p w14:paraId="35EC94D6"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0.2</w:t>
            </w:r>
          </w:p>
        </w:tc>
      </w:tr>
      <w:tr w:rsidR="00FD16E0" w:rsidRPr="0028160D" w14:paraId="7CBD021D" w14:textId="77777777" w:rsidTr="00FD16E0">
        <w:trPr>
          <w:trHeight w:val="295"/>
        </w:trPr>
        <w:tc>
          <w:tcPr>
            <w:tcW w:w="4394" w:type="dxa"/>
            <w:shd w:val="clear" w:color="auto" w:fill="auto"/>
          </w:tcPr>
          <w:p w14:paraId="122C8F5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Hypotension</w:t>
            </w:r>
          </w:p>
        </w:tc>
        <w:tc>
          <w:tcPr>
            <w:tcW w:w="2127" w:type="dxa"/>
            <w:shd w:val="clear" w:color="auto" w:fill="auto"/>
          </w:tcPr>
          <w:p w14:paraId="52849BE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 (8.9%)</w:t>
            </w:r>
          </w:p>
        </w:tc>
        <w:tc>
          <w:tcPr>
            <w:tcW w:w="2126" w:type="dxa"/>
            <w:shd w:val="clear" w:color="auto" w:fill="auto"/>
          </w:tcPr>
          <w:p w14:paraId="445CF05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 (0.0%)</w:t>
            </w:r>
          </w:p>
        </w:tc>
        <w:tc>
          <w:tcPr>
            <w:tcW w:w="1276" w:type="dxa"/>
            <w:shd w:val="clear" w:color="auto" w:fill="auto"/>
          </w:tcPr>
          <w:p w14:paraId="3C7C044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0.6</w:t>
            </w:r>
          </w:p>
        </w:tc>
      </w:tr>
      <w:tr w:rsidR="00FD16E0" w:rsidRPr="0028160D" w14:paraId="1E01693D" w14:textId="77777777" w:rsidTr="00FD16E0">
        <w:trPr>
          <w:trHeight w:val="295"/>
        </w:trPr>
        <w:tc>
          <w:tcPr>
            <w:tcW w:w="4394" w:type="dxa"/>
            <w:shd w:val="clear" w:color="auto" w:fill="auto"/>
          </w:tcPr>
          <w:p w14:paraId="7A07091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rPr>
            </w:pPr>
            <w:r w:rsidRPr="0028160D">
              <w:rPr>
                <w:bCs/>
                <w:color w:val="000000"/>
              </w:rPr>
              <w:t xml:space="preserve">Presence of </w:t>
            </w:r>
            <w:proofErr w:type="spellStart"/>
            <w:r w:rsidRPr="0028160D">
              <w:rPr>
                <w:bCs/>
                <w:color w:val="000000"/>
              </w:rPr>
              <w:t>anaemia</w:t>
            </w:r>
            <w:proofErr w:type="spellEnd"/>
          </w:p>
        </w:tc>
        <w:tc>
          <w:tcPr>
            <w:tcW w:w="2127" w:type="dxa"/>
            <w:shd w:val="clear" w:color="auto" w:fill="auto"/>
          </w:tcPr>
          <w:p w14:paraId="7AF3DF0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25 (56.8%)</w:t>
            </w:r>
          </w:p>
        </w:tc>
        <w:tc>
          <w:tcPr>
            <w:tcW w:w="2126" w:type="dxa"/>
            <w:shd w:val="clear" w:color="auto" w:fill="auto"/>
          </w:tcPr>
          <w:p w14:paraId="78BF707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7 (63.6%)</w:t>
            </w:r>
          </w:p>
        </w:tc>
        <w:tc>
          <w:tcPr>
            <w:tcW w:w="1276" w:type="dxa"/>
            <w:shd w:val="clear" w:color="auto" w:fill="auto"/>
          </w:tcPr>
          <w:p w14:paraId="6349B71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645A599D" w14:textId="77777777" w:rsidTr="00FD16E0">
        <w:trPr>
          <w:trHeight w:val="295"/>
        </w:trPr>
        <w:tc>
          <w:tcPr>
            <w:tcW w:w="4394" w:type="dxa"/>
            <w:shd w:val="clear" w:color="auto" w:fill="auto"/>
          </w:tcPr>
          <w:p w14:paraId="372EFD0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
                <w:color w:val="000000"/>
              </w:rPr>
            </w:pPr>
            <w:r w:rsidRPr="0028160D">
              <w:rPr>
                <w:b/>
                <w:color w:val="000000"/>
              </w:rPr>
              <w:t>INVESTIGATIONS</w:t>
            </w:r>
          </w:p>
        </w:tc>
        <w:tc>
          <w:tcPr>
            <w:tcW w:w="2127" w:type="dxa"/>
            <w:shd w:val="clear" w:color="auto" w:fill="auto"/>
          </w:tcPr>
          <w:p w14:paraId="20AD2A3E"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p>
        </w:tc>
        <w:tc>
          <w:tcPr>
            <w:tcW w:w="2126" w:type="dxa"/>
            <w:shd w:val="clear" w:color="auto" w:fill="auto"/>
          </w:tcPr>
          <w:p w14:paraId="2E3A514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p>
        </w:tc>
        <w:tc>
          <w:tcPr>
            <w:tcW w:w="1276" w:type="dxa"/>
            <w:shd w:val="clear" w:color="auto" w:fill="auto"/>
          </w:tcPr>
          <w:p w14:paraId="0E4E13C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p>
        </w:tc>
      </w:tr>
      <w:tr w:rsidR="00FD16E0" w:rsidRPr="0028160D" w14:paraId="599C76A4" w14:textId="77777777" w:rsidTr="00FD16E0">
        <w:trPr>
          <w:trHeight w:val="295"/>
        </w:trPr>
        <w:tc>
          <w:tcPr>
            <w:tcW w:w="4394" w:type="dxa"/>
            <w:shd w:val="clear" w:color="auto" w:fill="auto"/>
          </w:tcPr>
          <w:p w14:paraId="792CDA7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Pr>
                <w:bCs/>
                <w:color w:val="000000"/>
              </w:rPr>
              <w:t xml:space="preserve">HIV, </w:t>
            </w:r>
            <w:r w:rsidRPr="0028160D">
              <w:rPr>
                <w:bCs/>
                <w:color w:val="000000"/>
              </w:rPr>
              <w:t>Viral load (log10 Copies/mL)</w:t>
            </w:r>
          </w:p>
        </w:tc>
        <w:tc>
          <w:tcPr>
            <w:tcW w:w="2127" w:type="dxa"/>
            <w:shd w:val="clear" w:color="auto" w:fill="auto"/>
          </w:tcPr>
          <w:p w14:paraId="48C4E4F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11.4 (6.1, 12.3)</w:t>
            </w:r>
          </w:p>
        </w:tc>
        <w:tc>
          <w:tcPr>
            <w:tcW w:w="2126" w:type="dxa"/>
            <w:shd w:val="clear" w:color="auto" w:fill="auto"/>
          </w:tcPr>
          <w:p w14:paraId="448F946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14.1 (11.6, 16.6)</w:t>
            </w:r>
          </w:p>
        </w:tc>
        <w:tc>
          <w:tcPr>
            <w:tcW w:w="1276" w:type="dxa"/>
            <w:shd w:val="clear" w:color="auto" w:fill="auto"/>
          </w:tcPr>
          <w:p w14:paraId="533CABE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0.4</w:t>
            </w:r>
          </w:p>
        </w:tc>
      </w:tr>
      <w:tr w:rsidR="00FD16E0" w:rsidRPr="0028160D" w14:paraId="588DEB20" w14:textId="77777777" w:rsidTr="00FD16E0">
        <w:trPr>
          <w:trHeight w:val="295"/>
        </w:trPr>
        <w:tc>
          <w:tcPr>
            <w:tcW w:w="4394" w:type="dxa"/>
            <w:shd w:val="clear" w:color="auto" w:fill="auto"/>
          </w:tcPr>
          <w:p w14:paraId="62805FB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Tuberculosis</w:t>
            </w:r>
          </w:p>
        </w:tc>
        <w:tc>
          <w:tcPr>
            <w:tcW w:w="2127" w:type="dxa"/>
            <w:shd w:val="clear" w:color="auto" w:fill="auto"/>
          </w:tcPr>
          <w:p w14:paraId="71E5167E"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34 (77.3%)</w:t>
            </w:r>
          </w:p>
        </w:tc>
        <w:tc>
          <w:tcPr>
            <w:tcW w:w="2126" w:type="dxa"/>
            <w:shd w:val="clear" w:color="auto" w:fill="auto"/>
          </w:tcPr>
          <w:p w14:paraId="7C9CDB4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8 (72.7%)</w:t>
            </w:r>
          </w:p>
        </w:tc>
        <w:tc>
          <w:tcPr>
            <w:tcW w:w="1276" w:type="dxa"/>
            <w:shd w:val="clear" w:color="auto" w:fill="auto"/>
          </w:tcPr>
          <w:p w14:paraId="289433A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527767AA" w14:textId="77777777" w:rsidTr="00FD16E0">
        <w:trPr>
          <w:trHeight w:val="295"/>
        </w:trPr>
        <w:tc>
          <w:tcPr>
            <w:tcW w:w="4394" w:type="dxa"/>
            <w:shd w:val="clear" w:color="auto" w:fill="auto"/>
          </w:tcPr>
          <w:p w14:paraId="57820E9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Pulmonary tuberculosis</w:t>
            </w:r>
          </w:p>
        </w:tc>
        <w:tc>
          <w:tcPr>
            <w:tcW w:w="2127" w:type="dxa"/>
            <w:shd w:val="clear" w:color="auto" w:fill="auto"/>
          </w:tcPr>
          <w:p w14:paraId="3376297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22 (50.0%)</w:t>
            </w:r>
          </w:p>
        </w:tc>
        <w:tc>
          <w:tcPr>
            <w:tcW w:w="2126" w:type="dxa"/>
            <w:shd w:val="clear" w:color="auto" w:fill="auto"/>
          </w:tcPr>
          <w:p w14:paraId="5720C08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 (36.4%)</w:t>
            </w:r>
          </w:p>
        </w:tc>
        <w:tc>
          <w:tcPr>
            <w:tcW w:w="1276" w:type="dxa"/>
            <w:shd w:val="clear" w:color="auto" w:fill="auto"/>
          </w:tcPr>
          <w:p w14:paraId="1E87954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0.4</w:t>
            </w:r>
          </w:p>
        </w:tc>
      </w:tr>
      <w:tr w:rsidR="00FD16E0" w:rsidRPr="0028160D" w14:paraId="0D86FEF7" w14:textId="77777777" w:rsidTr="00FD16E0">
        <w:trPr>
          <w:trHeight w:val="295"/>
        </w:trPr>
        <w:tc>
          <w:tcPr>
            <w:tcW w:w="4394" w:type="dxa"/>
            <w:shd w:val="clear" w:color="auto" w:fill="auto"/>
          </w:tcPr>
          <w:p w14:paraId="49D0C38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Extrapulmonary tuberculosis</w:t>
            </w:r>
          </w:p>
        </w:tc>
        <w:tc>
          <w:tcPr>
            <w:tcW w:w="2127" w:type="dxa"/>
            <w:shd w:val="clear" w:color="auto" w:fill="auto"/>
          </w:tcPr>
          <w:p w14:paraId="68EA7CB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14 (31.8%)</w:t>
            </w:r>
          </w:p>
        </w:tc>
        <w:tc>
          <w:tcPr>
            <w:tcW w:w="2126" w:type="dxa"/>
            <w:shd w:val="clear" w:color="auto" w:fill="auto"/>
          </w:tcPr>
          <w:p w14:paraId="06BF74CA"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 (36.4%)</w:t>
            </w:r>
          </w:p>
        </w:tc>
        <w:tc>
          <w:tcPr>
            <w:tcW w:w="1276" w:type="dxa"/>
            <w:shd w:val="clear" w:color="auto" w:fill="auto"/>
          </w:tcPr>
          <w:p w14:paraId="79F029F8"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23D4CC22" w14:textId="77777777" w:rsidTr="00FD16E0">
        <w:trPr>
          <w:trHeight w:val="295"/>
        </w:trPr>
        <w:tc>
          <w:tcPr>
            <w:tcW w:w="4394" w:type="dxa"/>
            <w:shd w:val="clear" w:color="auto" w:fill="auto"/>
          </w:tcPr>
          <w:p w14:paraId="0EF0048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i/>
                <w:iCs/>
                <w:color w:val="000000"/>
              </w:rPr>
              <w:t>Cryptococcus neoformans</w:t>
            </w:r>
          </w:p>
        </w:tc>
        <w:tc>
          <w:tcPr>
            <w:tcW w:w="2127" w:type="dxa"/>
            <w:shd w:val="clear" w:color="auto" w:fill="auto"/>
          </w:tcPr>
          <w:p w14:paraId="28EB5F4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7 (15.9%)</w:t>
            </w:r>
          </w:p>
        </w:tc>
        <w:tc>
          <w:tcPr>
            <w:tcW w:w="2126" w:type="dxa"/>
            <w:shd w:val="clear" w:color="auto" w:fill="auto"/>
          </w:tcPr>
          <w:p w14:paraId="68B205C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 (36.4%)</w:t>
            </w:r>
          </w:p>
        </w:tc>
        <w:tc>
          <w:tcPr>
            <w:tcW w:w="1276" w:type="dxa"/>
            <w:shd w:val="clear" w:color="auto" w:fill="auto"/>
          </w:tcPr>
          <w:p w14:paraId="1094498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0.2</w:t>
            </w:r>
          </w:p>
        </w:tc>
      </w:tr>
      <w:tr w:rsidR="00FD16E0" w:rsidRPr="0028160D" w14:paraId="47CFB638" w14:textId="77777777" w:rsidTr="00FD16E0">
        <w:trPr>
          <w:trHeight w:val="295"/>
        </w:trPr>
        <w:tc>
          <w:tcPr>
            <w:tcW w:w="4394" w:type="dxa"/>
            <w:shd w:val="clear" w:color="auto" w:fill="auto"/>
          </w:tcPr>
          <w:p w14:paraId="35A7E7E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i/>
                <w:iCs/>
                <w:color w:val="000000"/>
              </w:rPr>
            </w:pPr>
            <w:r w:rsidRPr="0028160D">
              <w:rPr>
                <w:bCs/>
                <w:color w:val="000000"/>
              </w:rPr>
              <w:t>Pneumonia</w:t>
            </w:r>
          </w:p>
        </w:tc>
        <w:tc>
          <w:tcPr>
            <w:tcW w:w="2127" w:type="dxa"/>
            <w:shd w:val="clear" w:color="auto" w:fill="auto"/>
          </w:tcPr>
          <w:p w14:paraId="0578619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 (6.8%)</w:t>
            </w:r>
          </w:p>
        </w:tc>
        <w:tc>
          <w:tcPr>
            <w:tcW w:w="2126" w:type="dxa"/>
            <w:shd w:val="clear" w:color="auto" w:fill="auto"/>
          </w:tcPr>
          <w:p w14:paraId="7643803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 (0.0%)</w:t>
            </w:r>
          </w:p>
        </w:tc>
        <w:tc>
          <w:tcPr>
            <w:tcW w:w="1276" w:type="dxa"/>
            <w:shd w:val="clear" w:color="auto" w:fill="auto"/>
          </w:tcPr>
          <w:p w14:paraId="169AB2F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081E7694" w14:textId="77777777" w:rsidTr="00FD16E0">
        <w:trPr>
          <w:trHeight w:val="295"/>
        </w:trPr>
        <w:tc>
          <w:tcPr>
            <w:tcW w:w="4394" w:type="dxa"/>
            <w:shd w:val="clear" w:color="auto" w:fill="auto"/>
          </w:tcPr>
          <w:p w14:paraId="068E670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proofErr w:type="spellStart"/>
            <w:r w:rsidRPr="0028160D">
              <w:rPr>
                <w:bCs/>
                <w:color w:val="000000"/>
              </w:rPr>
              <w:t>Kaposis</w:t>
            </w:r>
            <w:proofErr w:type="spellEnd"/>
            <w:r w:rsidRPr="0028160D">
              <w:rPr>
                <w:bCs/>
                <w:color w:val="000000"/>
              </w:rPr>
              <w:t xml:space="preserve"> sarcoma</w:t>
            </w:r>
          </w:p>
        </w:tc>
        <w:tc>
          <w:tcPr>
            <w:tcW w:w="2127" w:type="dxa"/>
            <w:shd w:val="clear" w:color="auto" w:fill="auto"/>
          </w:tcPr>
          <w:p w14:paraId="201415F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 (2.3%)</w:t>
            </w:r>
          </w:p>
        </w:tc>
        <w:tc>
          <w:tcPr>
            <w:tcW w:w="2126" w:type="dxa"/>
            <w:shd w:val="clear" w:color="auto" w:fill="auto"/>
          </w:tcPr>
          <w:p w14:paraId="3D9C9AE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 (0.0%)</w:t>
            </w:r>
          </w:p>
        </w:tc>
        <w:tc>
          <w:tcPr>
            <w:tcW w:w="1276" w:type="dxa"/>
            <w:shd w:val="clear" w:color="auto" w:fill="auto"/>
          </w:tcPr>
          <w:p w14:paraId="3BF02DE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4821108F" w14:textId="77777777" w:rsidTr="00FD16E0">
        <w:trPr>
          <w:trHeight w:val="295"/>
        </w:trPr>
        <w:tc>
          <w:tcPr>
            <w:tcW w:w="4394" w:type="dxa"/>
            <w:shd w:val="clear" w:color="auto" w:fill="auto"/>
          </w:tcPr>
          <w:p w14:paraId="13B7B5F4"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Herpes simplex virus (HSV)</w:t>
            </w:r>
          </w:p>
        </w:tc>
        <w:tc>
          <w:tcPr>
            <w:tcW w:w="2127" w:type="dxa"/>
            <w:shd w:val="clear" w:color="auto" w:fill="auto"/>
          </w:tcPr>
          <w:p w14:paraId="09CC0F3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 (4.5%)</w:t>
            </w:r>
          </w:p>
        </w:tc>
        <w:tc>
          <w:tcPr>
            <w:tcW w:w="2126" w:type="dxa"/>
            <w:shd w:val="clear" w:color="auto" w:fill="auto"/>
          </w:tcPr>
          <w:p w14:paraId="7471301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 (0.0%)</w:t>
            </w:r>
          </w:p>
        </w:tc>
        <w:tc>
          <w:tcPr>
            <w:tcW w:w="1276" w:type="dxa"/>
            <w:shd w:val="clear" w:color="auto" w:fill="auto"/>
          </w:tcPr>
          <w:p w14:paraId="354F8EA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7E167AFF" w14:textId="77777777" w:rsidTr="00FD16E0">
        <w:trPr>
          <w:trHeight w:val="295"/>
        </w:trPr>
        <w:tc>
          <w:tcPr>
            <w:tcW w:w="4394" w:type="dxa"/>
            <w:shd w:val="clear" w:color="auto" w:fill="auto"/>
          </w:tcPr>
          <w:p w14:paraId="3785210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Hepatitis B virus</w:t>
            </w:r>
          </w:p>
        </w:tc>
        <w:tc>
          <w:tcPr>
            <w:tcW w:w="2127" w:type="dxa"/>
            <w:shd w:val="clear" w:color="auto" w:fill="auto"/>
          </w:tcPr>
          <w:p w14:paraId="0950022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 (9.1%)</w:t>
            </w:r>
          </w:p>
        </w:tc>
        <w:tc>
          <w:tcPr>
            <w:tcW w:w="2126" w:type="dxa"/>
            <w:shd w:val="clear" w:color="auto" w:fill="auto"/>
          </w:tcPr>
          <w:p w14:paraId="5D6F3D0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 (0.0%)</w:t>
            </w:r>
          </w:p>
        </w:tc>
        <w:tc>
          <w:tcPr>
            <w:tcW w:w="1276" w:type="dxa"/>
            <w:shd w:val="clear" w:color="auto" w:fill="auto"/>
          </w:tcPr>
          <w:p w14:paraId="0F850B7D"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0.6</w:t>
            </w:r>
          </w:p>
        </w:tc>
      </w:tr>
      <w:tr w:rsidR="00FD16E0" w:rsidRPr="0028160D" w14:paraId="655070FC" w14:textId="77777777" w:rsidTr="00FD16E0">
        <w:trPr>
          <w:trHeight w:val="295"/>
        </w:trPr>
        <w:tc>
          <w:tcPr>
            <w:tcW w:w="4394" w:type="dxa"/>
            <w:shd w:val="clear" w:color="auto" w:fill="auto"/>
          </w:tcPr>
          <w:p w14:paraId="3F79788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i/>
                <w:iCs/>
                <w:color w:val="000000"/>
              </w:rPr>
              <w:t>Candida albicans</w:t>
            </w:r>
          </w:p>
        </w:tc>
        <w:tc>
          <w:tcPr>
            <w:tcW w:w="2127" w:type="dxa"/>
            <w:shd w:val="clear" w:color="auto" w:fill="auto"/>
          </w:tcPr>
          <w:p w14:paraId="3210CE0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 (9.1%)</w:t>
            </w:r>
          </w:p>
        </w:tc>
        <w:tc>
          <w:tcPr>
            <w:tcW w:w="2126" w:type="dxa"/>
            <w:shd w:val="clear" w:color="auto" w:fill="auto"/>
          </w:tcPr>
          <w:p w14:paraId="49BD6C6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 (0.0%)</w:t>
            </w:r>
          </w:p>
        </w:tc>
        <w:tc>
          <w:tcPr>
            <w:tcW w:w="1276" w:type="dxa"/>
            <w:shd w:val="clear" w:color="auto" w:fill="auto"/>
          </w:tcPr>
          <w:p w14:paraId="02F3FD7E"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0.6</w:t>
            </w:r>
          </w:p>
        </w:tc>
      </w:tr>
      <w:tr w:rsidR="00FD16E0" w:rsidRPr="0028160D" w14:paraId="3AE7D911" w14:textId="77777777" w:rsidTr="00FD16E0">
        <w:trPr>
          <w:trHeight w:val="295"/>
        </w:trPr>
        <w:tc>
          <w:tcPr>
            <w:tcW w:w="4394" w:type="dxa"/>
            <w:shd w:val="clear" w:color="auto" w:fill="auto"/>
          </w:tcPr>
          <w:p w14:paraId="5A0B65D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i/>
                <w:iCs/>
                <w:color w:val="000000"/>
              </w:rPr>
            </w:pPr>
            <w:r w:rsidRPr="0028160D">
              <w:rPr>
                <w:bCs/>
                <w:color w:val="000000"/>
              </w:rPr>
              <w:t>Total CD4 count</w:t>
            </w:r>
          </w:p>
        </w:tc>
        <w:tc>
          <w:tcPr>
            <w:tcW w:w="2127" w:type="dxa"/>
            <w:shd w:val="clear" w:color="auto" w:fill="auto"/>
          </w:tcPr>
          <w:p w14:paraId="024DCD7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42.0 (15.0, 61.0)</w:t>
            </w:r>
          </w:p>
        </w:tc>
        <w:tc>
          <w:tcPr>
            <w:tcW w:w="2126" w:type="dxa"/>
            <w:shd w:val="clear" w:color="auto" w:fill="auto"/>
          </w:tcPr>
          <w:p w14:paraId="7DD0B74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39.0 (23.0, 46.0)</w:t>
            </w:r>
          </w:p>
        </w:tc>
        <w:tc>
          <w:tcPr>
            <w:tcW w:w="1276" w:type="dxa"/>
            <w:shd w:val="clear" w:color="auto" w:fill="auto"/>
          </w:tcPr>
          <w:p w14:paraId="4B13351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664D8319" w14:textId="77777777" w:rsidTr="00FD16E0">
        <w:trPr>
          <w:trHeight w:val="295"/>
        </w:trPr>
        <w:tc>
          <w:tcPr>
            <w:tcW w:w="4394" w:type="dxa"/>
            <w:shd w:val="clear" w:color="auto" w:fill="auto"/>
          </w:tcPr>
          <w:p w14:paraId="6B7F3FB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 xml:space="preserve">White </w:t>
            </w:r>
            <w:proofErr w:type="gramStart"/>
            <w:r w:rsidRPr="0028160D">
              <w:rPr>
                <w:bCs/>
                <w:color w:val="000000"/>
              </w:rPr>
              <w:t>cell</w:t>
            </w:r>
            <w:proofErr w:type="gramEnd"/>
            <w:r w:rsidRPr="0028160D">
              <w:rPr>
                <w:bCs/>
                <w:color w:val="000000"/>
              </w:rPr>
              <w:t xml:space="preserve"> count X10</w:t>
            </w:r>
            <w:r w:rsidRPr="0028160D">
              <w:rPr>
                <w:bCs/>
                <w:color w:val="000000"/>
                <w:vertAlign w:val="superscript"/>
              </w:rPr>
              <w:t>9</w:t>
            </w:r>
          </w:p>
        </w:tc>
        <w:tc>
          <w:tcPr>
            <w:tcW w:w="2127" w:type="dxa"/>
            <w:shd w:val="clear" w:color="auto" w:fill="auto"/>
          </w:tcPr>
          <w:p w14:paraId="0BBCF1FB"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5.2 (3.4, 7.5)</w:t>
            </w:r>
          </w:p>
        </w:tc>
        <w:tc>
          <w:tcPr>
            <w:tcW w:w="2126" w:type="dxa"/>
            <w:shd w:val="clear" w:color="auto" w:fill="auto"/>
          </w:tcPr>
          <w:p w14:paraId="6A9BE63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3.5 (2.7, 6.5)</w:t>
            </w:r>
          </w:p>
        </w:tc>
        <w:tc>
          <w:tcPr>
            <w:tcW w:w="1276" w:type="dxa"/>
            <w:shd w:val="clear" w:color="auto" w:fill="auto"/>
          </w:tcPr>
          <w:p w14:paraId="79DB1F5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0.3</w:t>
            </w:r>
          </w:p>
        </w:tc>
      </w:tr>
      <w:tr w:rsidR="00FD16E0" w:rsidRPr="0028160D" w14:paraId="0B3C5BE0" w14:textId="77777777" w:rsidTr="00FD16E0">
        <w:trPr>
          <w:trHeight w:val="295"/>
        </w:trPr>
        <w:tc>
          <w:tcPr>
            <w:tcW w:w="4394" w:type="dxa"/>
            <w:shd w:val="clear" w:color="auto" w:fill="auto"/>
          </w:tcPr>
          <w:p w14:paraId="46AB4F1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Lymphocyte count X10</w:t>
            </w:r>
            <w:r w:rsidRPr="0028160D">
              <w:rPr>
                <w:bCs/>
                <w:color w:val="000000"/>
                <w:vertAlign w:val="superscript"/>
              </w:rPr>
              <w:t>9</w:t>
            </w:r>
          </w:p>
        </w:tc>
        <w:tc>
          <w:tcPr>
            <w:tcW w:w="2127" w:type="dxa"/>
            <w:shd w:val="clear" w:color="auto" w:fill="auto"/>
          </w:tcPr>
          <w:p w14:paraId="35060C9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1.0 (0.6, 2.8)</w:t>
            </w:r>
          </w:p>
        </w:tc>
        <w:tc>
          <w:tcPr>
            <w:tcW w:w="2126" w:type="dxa"/>
            <w:shd w:val="clear" w:color="auto" w:fill="auto"/>
          </w:tcPr>
          <w:p w14:paraId="441E7BB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9.9 (1.3, 18.4)</w:t>
            </w:r>
          </w:p>
        </w:tc>
        <w:tc>
          <w:tcPr>
            <w:tcW w:w="1276" w:type="dxa"/>
            <w:shd w:val="clear" w:color="auto" w:fill="auto"/>
          </w:tcPr>
          <w:p w14:paraId="607BDF8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0.3</w:t>
            </w:r>
          </w:p>
        </w:tc>
      </w:tr>
      <w:tr w:rsidR="00FD16E0" w:rsidRPr="0028160D" w14:paraId="257920AF" w14:textId="77777777" w:rsidTr="00FD16E0">
        <w:trPr>
          <w:trHeight w:val="295"/>
        </w:trPr>
        <w:tc>
          <w:tcPr>
            <w:tcW w:w="4394" w:type="dxa"/>
            <w:shd w:val="clear" w:color="auto" w:fill="auto"/>
          </w:tcPr>
          <w:p w14:paraId="259D5B9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Neutrophils</w:t>
            </w:r>
          </w:p>
        </w:tc>
        <w:tc>
          <w:tcPr>
            <w:tcW w:w="2127" w:type="dxa"/>
            <w:shd w:val="clear" w:color="auto" w:fill="auto"/>
          </w:tcPr>
          <w:p w14:paraId="20CEB68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2.8 (1.5, 4.3)</w:t>
            </w:r>
          </w:p>
        </w:tc>
        <w:tc>
          <w:tcPr>
            <w:tcW w:w="2126" w:type="dxa"/>
            <w:shd w:val="clear" w:color="auto" w:fill="auto"/>
          </w:tcPr>
          <w:p w14:paraId="353DEFC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2.3 (0.9, 3.7)</w:t>
            </w:r>
          </w:p>
        </w:tc>
        <w:tc>
          <w:tcPr>
            <w:tcW w:w="1276" w:type="dxa"/>
            <w:shd w:val="clear" w:color="auto" w:fill="auto"/>
          </w:tcPr>
          <w:p w14:paraId="242473B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0.7</w:t>
            </w:r>
          </w:p>
        </w:tc>
      </w:tr>
      <w:tr w:rsidR="00FD16E0" w:rsidRPr="0028160D" w14:paraId="6B09DAF5" w14:textId="77777777" w:rsidTr="00FD16E0">
        <w:trPr>
          <w:trHeight w:val="295"/>
        </w:trPr>
        <w:tc>
          <w:tcPr>
            <w:tcW w:w="4394" w:type="dxa"/>
            <w:shd w:val="clear" w:color="auto" w:fill="auto"/>
          </w:tcPr>
          <w:p w14:paraId="32E7993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Sodium mmol/L</w:t>
            </w:r>
          </w:p>
        </w:tc>
        <w:tc>
          <w:tcPr>
            <w:tcW w:w="2127" w:type="dxa"/>
            <w:shd w:val="clear" w:color="auto" w:fill="auto"/>
          </w:tcPr>
          <w:p w14:paraId="79ECA87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135.0 (132.0, 137.0)</w:t>
            </w:r>
          </w:p>
        </w:tc>
        <w:tc>
          <w:tcPr>
            <w:tcW w:w="2126" w:type="dxa"/>
            <w:shd w:val="clear" w:color="auto" w:fill="auto"/>
          </w:tcPr>
          <w:p w14:paraId="0706E75F"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133.0 (130.0, 139.0)</w:t>
            </w:r>
          </w:p>
        </w:tc>
        <w:tc>
          <w:tcPr>
            <w:tcW w:w="1276" w:type="dxa"/>
            <w:shd w:val="clear" w:color="auto" w:fill="auto"/>
          </w:tcPr>
          <w:p w14:paraId="2EE6E5C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0.2</w:t>
            </w:r>
          </w:p>
        </w:tc>
      </w:tr>
      <w:tr w:rsidR="00FD16E0" w:rsidRPr="0028160D" w14:paraId="60FBCB49" w14:textId="77777777" w:rsidTr="00FD16E0">
        <w:trPr>
          <w:trHeight w:val="295"/>
        </w:trPr>
        <w:tc>
          <w:tcPr>
            <w:tcW w:w="4394" w:type="dxa"/>
            <w:shd w:val="clear" w:color="auto" w:fill="auto"/>
          </w:tcPr>
          <w:p w14:paraId="7421D6C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Potassium mmol/L</w:t>
            </w:r>
          </w:p>
        </w:tc>
        <w:tc>
          <w:tcPr>
            <w:tcW w:w="2127" w:type="dxa"/>
            <w:shd w:val="clear" w:color="auto" w:fill="auto"/>
          </w:tcPr>
          <w:p w14:paraId="513947D0"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4.1 (3.5, 4.6)</w:t>
            </w:r>
          </w:p>
        </w:tc>
        <w:tc>
          <w:tcPr>
            <w:tcW w:w="2126" w:type="dxa"/>
            <w:shd w:val="clear" w:color="auto" w:fill="auto"/>
          </w:tcPr>
          <w:p w14:paraId="1D84E75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3.7 (3.2, 5.0)</w:t>
            </w:r>
          </w:p>
        </w:tc>
        <w:tc>
          <w:tcPr>
            <w:tcW w:w="1276" w:type="dxa"/>
            <w:shd w:val="clear" w:color="auto" w:fill="auto"/>
          </w:tcPr>
          <w:p w14:paraId="0EAB6985"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0.5</w:t>
            </w:r>
          </w:p>
        </w:tc>
      </w:tr>
      <w:tr w:rsidR="00FD16E0" w:rsidRPr="0028160D" w14:paraId="2D61C153" w14:textId="77777777" w:rsidTr="00FD16E0">
        <w:trPr>
          <w:trHeight w:val="295"/>
        </w:trPr>
        <w:tc>
          <w:tcPr>
            <w:tcW w:w="4394" w:type="dxa"/>
            <w:shd w:val="clear" w:color="auto" w:fill="auto"/>
          </w:tcPr>
          <w:p w14:paraId="36B2A3A9"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proofErr w:type="spellStart"/>
            <w:r w:rsidRPr="0028160D">
              <w:rPr>
                <w:bCs/>
                <w:color w:val="000000"/>
              </w:rPr>
              <w:t>Haemoglobin</w:t>
            </w:r>
            <w:proofErr w:type="spellEnd"/>
            <w:r w:rsidRPr="0028160D">
              <w:rPr>
                <w:bCs/>
                <w:color w:val="000000"/>
              </w:rPr>
              <w:t xml:space="preserve"> g/dL</w:t>
            </w:r>
          </w:p>
        </w:tc>
        <w:tc>
          <w:tcPr>
            <w:tcW w:w="2127" w:type="dxa"/>
            <w:shd w:val="clear" w:color="auto" w:fill="auto"/>
          </w:tcPr>
          <w:p w14:paraId="7E3D52B2"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9.2 (7.9, 11.2)</w:t>
            </w:r>
          </w:p>
        </w:tc>
        <w:tc>
          <w:tcPr>
            <w:tcW w:w="2126" w:type="dxa"/>
            <w:shd w:val="clear" w:color="auto" w:fill="auto"/>
          </w:tcPr>
          <w:p w14:paraId="119A81BC"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10.2 (7.6, 11.0)</w:t>
            </w:r>
          </w:p>
        </w:tc>
        <w:tc>
          <w:tcPr>
            <w:tcW w:w="1276" w:type="dxa"/>
            <w:shd w:val="clear" w:color="auto" w:fill="auto"/>
          </w:tcPr>
          <w:p w14:paraId="6F6FC191"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pPr>
            <w:r w:rsidRPr="0028160D">
              <w:t>&gt;0.9</w:t>
            </w:r>
          </w:p>
        </w:tc>
      </w:tr>
      <w:tr w:rsidR="00FD16E0" w:rsidRPr="0028160D" w14:paraId="772B6CEE" w14:textId="77777777" w:rsidTr="00FD16E0">
        <w:trPr>
          <w:trHeight w:val="295"/>
        </w:trPr>
        <w:tc>
          <w:tcPr>
            <w:tcW w:w="4394" w:type="dxa"/>
            <w:shd w:val="clear" w:color="auto" w:fill="auto"/>
          </w:tcPr>
          <w:p w14:paraId="1A426B57"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rPr>
                <w:bCs/>
                <w:color w:val="000000"/>
              </w:rPr>
            </w:pPr>
            <w:r w:rsidRPr="0028160D">
              <w:rPr>
                <w:bCs/>
                <w:color w:val="000000"/>
              </w:rPr>
              <w:t>Mortality</w:t>
            </w:r>
          </w:p>
        </w:tc>
        <w:tc>
          <w:tcPr>
            <w:tcW w:w="2127" w:type="dxa"/>
            <w:shd w:val="clear" w:color="auto" w:fill="auto"/>
          </w:tcPr>
          <w:p w14:paraId="011CA87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highlight w:val="yellow"/>
              </w:rPr>
            </w:pPr>
            <w:r w:rsidRPr="0028160D">
              <w:t>7 (53.8%)</w:t>
            </w:r>
          </w:p>
        </w:tc>
        <w:tc>
          <w:tcPr>
            <w:tcW w:w="2126" w:type="dxa"/>
            <w:shd w:val="clear" w:color="auto" w:fill="auto"/>
          </w:tcPr>
          <w:p w14:paraId="4376EDF6"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highlight w:val="yellow"/>
              </w:rPr>
            </w:pPr>
            <w:r w:rsidRPr="0028160D">
              <w:t>4 (80.0%)</w:t>
            </w:r>
          </w:p>
        </w:tc>
        <w:tc>
          <w:tcPr>
            <w:tcW w:w="1276" w:type="dxa"/>
            <w:shd w:val="clear" w:color="auto" w:fill="auto"/>
          </w:tcPr>
          <w:p w14:paraId="4493DA53" w14:textId="77777777" w:rsidR="00BD5DFD" w:rsidRPr="0028160D" w:rsidRDefault="00BD5DFD" w:rsidP="00FE3A67">
            <w:pPr>
              <w:pBdr>
                <w:top w:val="none" w:sz="0" w:space="0" w:color="000000"/>
                <w:left w:val="none" w:sz="0" w:space="0" w:color="000000"/>
                <w:bottom w:val="none" w:sz="0" w:space="0" w:color="000000"/>
                <w:right w:val="none" w:sz="0" w:space="0" w:color="000000"/>
              </w:pBdr>
              <w:ind w:left="100" w:right="102"/>
              <w:jc w:val="center"/>
              <w:rPr>
                <w:highlight w:val="yellow"/>
              </w:rPr>
            </w:pPr>
            <w:r w:rsidRPr="0028160D">
              <w:t>0.6</w:t>
            </w:r>
          </w:p>
        </w:tc>
      </w:tr>
      <w:tr w:rsidR="00DC4AE9" w:rsidRPr="0028160D" w14:paraId="7A653C42" w14:textId="77777777" w:rsidTr="00433A5F">
        <w:trPr>
          <w:trHeight w:val="295"/>
        </w:trPr>
        <w:tc>
          <w:tcPr>
            <w:tcW w:w="9923" w:type="dxa"/>
            <w:gridSpan w:val="4"/>
            <w:shd w:val="clear" w:color="auto" w:fill="auto"/>
          </w:tcPr>
          <w:p w14:paraId="39A2515E" w14:textId="5EF48A5D" w:rsidR="00DC4AE9" w:rsidRPr="005E711A" w:rsidRDefault="00DC4AE9" w:rsidP="00DC4AE9">
            <w:pPr>
              <w:pStyle w:val="BodyText"/>
              <w:spacing w:before="24" w:line="249" w:lineRule="exact"/>
              <w:ind w:left="148" w:right="1"/>
            </w:pPr>
            <w:r w:rsidRPr="005E711A">
              <w:rPr>
                <w:position w:val="7"/>
              </w:rPr>
              <w:t>1</w:t>
            </w:r>
            <w:r w:rsidRPr="005E711A">
              <w:t>Median</w:t>
            </w:r>
            <w:r w:rsidRPr="005E711A">
              <w:rPr>
                <w:spacing w:val="-1"/>
              </w:rPr>
              <w:t xml:space="preserve"> </w:t>
            </w:r>
            <w:r w:rsidRPr="005E711A">
              <w:t>(IQR);</w:t>
            </w:r>
            <w:r w:rsidRPr="005E711A">
              <w:rPr>
                <w:spacing w:val="-5"/>
              </w:rPr>
              <w:t xml:space="preserve"> </w:t>
            </w:r>
            <w:r w:rsidRPr="005E711A">
              <w:t>n</w:t>
            </w:r>
            <w:r w:rsidRPr="005E711A">
              <w:rPr>
                <w:spacing w:val="-1"/>
              </w:rPr>
              <w:t xml:space="preserve"> </w:t>
            </w:r>
            <w:r w:rsidRPr="005E711A">
              <w:t>(%);</w:t>
            </w:r>
            <w:r w:rsidRPr="005E711A">
              <w:rPr>
                <w:spacing w:val="-2"/>
              </w:rPr>
              <w:t xml:space="preserve"> </w:t>
            </w:r>
            <w:r w:rsidRPr="005E711A">
              <w:rPr>
                <w:position w:val="7"/>
              </w:rPr>
              <w:t>2</w:t>
            </w:r>
            <w:r w:rsidRPr="005E711A">
              <w:rPr>
                <w:spacing w:val="20"/>
                <w:position w:val="7"/>
              </w:rPr>
              <w:t xml:space="preserve"> </w:t>
            </w:r>
            <w:r w:rsidRPr="005E711A">
              <w:t>Wilcoxon</w:t>
            </w:r>
            <w:r w:rsidRPr="005E711A">
              <w:rPr>
                <w:spacing w:val="-1"/>
              </w:rPr>
              <w:t xml:space="preserve"> </w:t>
            </w:r>
            <w:r w:rsidRPr="005E711A">
              <w:t>rank</w:t>
            </w:r>
            <w:r w:rsidRPr="005E711A">
              <w:rPr>
                <w:spacing w:val="-3"/>
              </w:rPr>
              <w:t xml:space="preserve"> </w:t>
            </w:r>
            <w:r w:rsidRPr="005E711A">
              <w:t>sum</w:t>
            </w:r>
            <w:r w:rsidRPr="005E711A">
              <w:rPr>
                <w:spacing w:val="-2"/>
              </w:rPr>
              <w:t xml:space="preserve"> </w:t>
            </w:r>
            <w:r w:rsidRPr="005E711A">
              <w:t>test;</w:t>
            </w:r>
            <w:r w:rsidRPr="005E711A">
              <w:rPr>
                <w:spacing w:val="-5"/>
              </w:rPr>
              <w:t xml:space="preserve"> </w:t>
            </w:r>
            <w:r w:rsidRPr="005E711A">
              <w:t>Fisher’s</w:t>
            </w:r>
            <w:r w:rsidRPr="005E711A">
              <w:rPr>
                <w:spacing w:val="-4"/>
              </w:rPr>
              <w:t xml:space="preserve"> </w:t>
            </w:r>
            <w:r w:rsidRPr="005E711A">
              <w:t>exact</w:t>
            </w:r>
            <w:r w:rsidRPr="005E711A">
              <w:rPr>
                <w:spacing w:val="-5"/>
              </w:rPr>
              <w:t xml:space="preserve"> </w:t>
            </w:r>
            <w:r w:rsidRPr="005E711A">
              <w:t>test;</w:t>
            </w:r>
            <w:r w:rsidRPr="005E711A">
              <w:rPr>
                <w:spacing w:val="-5"/>
              </w:rPr>
              <w:t xml:space="preserve"> </w:t>
            </w:r>
            <w:r w:rsidRPr="005E711A">
              <w:t xml:space="preserve">Wilcoxon </w:t>
            </w:r>
            <w:r w:rsidRPr="005E711A">
              <w:rPr>
                <w:spacing w:val="-4"/>
              </w:rPr>
              <w:t>rank</w:t>
            </w:r>
            <w:r>
              <w:rPr>
                <w:spacing w:val="-4"/>
              </w:rPr>
              <w:t xml:space="preserve"> </w:t>
            </w:r>
            <w:r w:rsidRPr="005E711A">
              <w:t>sum</w:t>
            </w:r>
            <w:r w:rsidRPr="005E711A">
              <w:rPr>
                <w:spacing w:val="-3"/>
              </w:rPr>
              <w:t xml:space="preserve"> </w:t>
            </w:r>
            <w:r w:rsidRPr="005E711A">
              <w:t>exact</w:t>
            </w:r>
            <w:r w:rsidRPr="005E711A">
              <w:rPr>
                <w:spacing w:val="-5"/>
              </w:rPr>
              <w:t xml:space="preserve"> </w:t>
            </w:r>
            <w:r w:rsidRPr="005E711A">
              <w:t>test;</w:t>
            </w:r>
            <w:r w:rsidRPr="005E711A">
              <w:rPr>
                <w:spacing w:val="-5"/>
              </w:rPr>
              <w:t xml:space="preserve"> </w:t>
            </w:r>
            <w:r w:rsidRPr="005E711A">
              <w:t>HAART:</w:t>
            </w:r>
            <w:r w:rsidRPr="005E711A">
              <w:rPr>
                <w:spacing w:val="-4"/>
              </w:rPr>
              <w:t xml:space="preserve"> </w:t>
            </w:r>
            <w:r w:rsidRPr="005E711A">
              <w:t>Highly</w:t>
            </w:r>
            <w:r w:rsidRPr="005E711A">
              <w:rPr>
                <w:spacing w:val="-4"/>
              </w:rPr>
              <w:t xml:space="preserve"> </w:t>
            </w:r>
            <w:r w:rsidRPr="005E711A">
              <w:t>Active</w:t>
            </w:r>
            <w:r w:rsidRPr="005E711A">
              <w:rPr>
                <w:spacing w:val="-1"/>
              </w:rPr>
              <w:t xml:space="preserve"> </w:t>
            </w:r>
            <w:r w:rsidRPr="005E711A">
              <w:t>Antiretroviral</w:t>
            </w:r>
            <w:r w:rsidRPr="005E711A">
              <w:rPr>
                <w:spacing w:val="25"/>
              </w:rPr>
              <w:t xml:space="preserve"> </w:t>
            </w:r>
            <w:r w:rsidRPr="005E711A">
              <w:rPr>
                <w:spacing w:val="-2"/>
              </w:rPr>
              <w:t>Therapy</w:t>
            </w:r>
          </w:p>
          <w:p w14:paraId="37595D83" w14:textId="77777777" w:rsidR="00DC4AE9" w:rsidRPr="0028160D" w:rsidRDefault="00DC4AE9" w:rsidP="00DC4AE9">
            <w:pPr>
              <w:pBdr>
                <w:top w:val="none" w:sz="0" w:space="0" w:color="000000"/>
                <w:left w:val="none" w:sz="0" w:space="0" w:color="000000"/>
                <w:bottom w:val="none" w:sz="0" w:space="0" w:color="000000"/>
                <w:right w:val="none" w:sz="0" w:space="0" w:color="000000"/>
              </w:pBdr>
              <w:ind w:left="100" w:right="102"/>
            </w:pPr>
          </w:p>
        </w:tc>
      </w:tr>
    </w:tbl>
    <w:p w14:paraId="7C0EB77F" w14:textId="77777777" w:rsidR="00BD5DFD" w:rsidRDefault="00BD5DFD" w:rsidP="00AF597A">
      <w:pPr>
        <w:pStyle w:val="BodyText"/>
        <w:spacing w:before="249" w:line="232" w:lineRule="auto"/>
        <w:ind w:left="560" w:right="1408"/>
        <w:jc w:val="both"/>
      </w:pPr>
    </w:p>
    <w:p w14:paraId="7C8508F8" w14:textId="77777777" w:rsidR="00BD5DFD" w:rsidRPr="00FD16E0" w:rsidRDefault="00BD5DFD"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t>Mortality in the subgroup of patients with AI versus without AI</w:t>
      </w:r>
    </w:p>
    <w:p w14:paraId="16B60F9B" w14:textId="4598FF95" w:rsidR="00BD5DFD" w:rsidRPr="00B97E2E" w:rsidRDefault="00BD5DFD" w:rsidP="00B97E2E">
      <w:pPr>
        <w:pStyle w:val="BodyText"/>
        <w:spacing w:before="249" w:line="232" w:lineRule="auto"/>
        <w:ind w:left="709" w:right="548"/>
        <w:jc w:val="both"/>
        <w:rPr>
          <w:lang w:val="en-ZA"/>
        </w:rPr>
      </w:pPr>
      <w:r w:rsidRPr="00B97E2E">
        <w:rPr>
          <w:lang w:val="en-ZA"/>
        </w:rPr>
        <w:t xml:space="preserve">Among the patients who died, AI patients were observed to have significantly lower random, basal, stimulated, and delta cortisol concentrations , compared with those without AI 281, (244, 341) nmol/L versus 519 (418, 640) nmol/L; </w:t>
      </w:r>
      <w:r w:rsidRPr="00B97E2E">
        <w:rPr>
          <w:i/>
          <w:iCs/>
          <w:lang w:val="en-ZA"/>
        </w:rPr>
        <w:t>p</w:t>
      </w:r>
      <w:r w:rsidRPr="00B97E2E">
        <w:rPr>
          <w:lang w:val="en-ZA"/>
        </w:rPr>
        <w:t xml:space="preserve">=0.001, 284, (201, 365) versus 484, (411, 625); </w:t>
      </w:r>
      <w:r w:rsidRPr="00B97E2E">
        <w:rPr>
          <w:i/>
          <w:iCs/>
          <w:lang w:val="en-ZA"/>
        </w:rPr>
        <w:t>p</w:t>
      </w:r>
      <w:r w:rsidRPr="00B97E2E">
        <w:rPr>
          <w:lang w:val="en-ZA"/>
        </w:rPr>
        <w:t xml:space="preserve">&lt;0.001, 375, (321, 426) versus 791, (627, 916); </w:t>
      </w:r>
      <w:r w:rsidRPr="00B97E2E">
        <w:rPr>
          <w:i/>
          <w:iCs/>
          <w:lang w:val="en-ZA"/>
        </w:rPr>
        <w:t>p</w:t>
      </w:r>
      <w:r w:rsidRPr="00B97E2E">
        <w:rPr>
          <w:lang w:val="en-ZA"/>
        </w:rPr>
        <w:t xml:space="preserve">&lt;0.001 and 32, (17, 107) versus 263,(179, 360); </w:t>
      </w:r>
      <w:r w:rsidRPr="00B97E2E">
        <w:rPr>
          <w:i/>
          <w:iCs/>
          <w:lang w:val="en-ZA"/>
        </w:rPr>
        <w:t>p</w:t>
      </w:r>
      <w:r w:rsidRPr="00B97E2E">
        <w:rPr>
          <w:lang w:val="en-ZA"/>
        </w:rPr>
        <w:t xml:space="preserve">&lt;0.001. See Table 4 The mortality associated with Cryptococcal neoformans was greater in AI than in the non-AI groups, 45.5% vs 4.6%; </w:t>
      </w:r>
      <w:r w:rsidRPr="00B97E2E">
        <w:rPr>
          <w:i/>
          <w:iCs/>
          <w:lang w:val="en-ZA"/>
        </w:rPr>
        <w:t>p</w:t>
      </w:r>
      <w:r w:rsidRPr="00B97E2E">
        <w:rPr>
          <w:lang w:val="en-ZA"/>
        </w:rPr>
        <w:t xml:space="preserve">&lt;0.001. Despite the Kaplan-Meier analyses showing no difference in survival for the entire follow-up period, when comparing survival at 3 months, 6 months and 12 months AI patients had relatively better survival at 12 months, compared with those patients without AI; </w:t>
      </w:r>
      <w:r w:rsidRPr="00B97E2E">
        <w:rPr>
          <w:i/>
          <w:iCs/>
          <w:lang w:val="en-ZA"/>
        </w:rPr>
        <w:t>p</w:t>
      </w:r>
      <w:r w:rsidRPr="00B97E2E">
        <w:rPr>
          <w:lang w:val="en-ZA"/>
        </w:rPr>
        <w:t>= 0.0371.</w:t>
      </w:r>
    </w:p>
    <w:p w14:paraId="1104F986" w14:textId="34487C8A" w:rsidR="00BD5DFD" w:rsidRPr="005E711A" w:rsidRDefault="00BD5DFD" w:rsidP="00BD5DFD">
      <w:pPr>
        <w:pStyle w:val="BodyText"/>
        <w:spacing w:before="249" w:line="232" w:lineRule="auto"/>
        <w:ind w:right="1408"/>
        <w:jc w:val="both"/>
        <w:sectPr w:rsidR="00BD5DFD" w:rsidRPr="005E711A" w:rsidSect="002557E9">
          <w:pgSz w:w="12240" w:h="15840"/>
          <w:pgMar w:top="1281" w:right="527" w:bottom="981" w:left="533" w:header="0" w:footer="788" w:gutter="0"/>
          <w:cols w:space="720"/>
        </w:sectPr>
      </w:pPr>
    </w:p>
    <w:p w14:paraId="20389979" w14:textId="23297BF8" w:rsidR="005D10B7" w:rsidRPr="005E711A" w:rsidRDefault="00EF20E0">
      <w:pPr>
        <w:pStyle w:val="BodyText"/>
        <w:spacing w:before="30"/>
      </w:pPr>
      <w:r>
        <w:rPr>
          <w:noProof/>
        </w:rPr>
        <w:lastRenderedPageBreak/>
        <w:drawing>
          <wp:inline distT="0" distB="0" distL="0" distR="0" wp14:anchorId="0985A3A7" wp14:editId="668649E5">
            <wp:extent cx="5476875" cy="4107656"/>
            <wp:effectExtent l="0" t="0" r="0" b="7620"/>
            <wp:docPr id="11410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1571" name="Picture 11410815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8340" cy="4116255"/>
                    </a:xfrm>
                    <a:prstGeom prst="rect">
                      <a:avLst/>
                    </a:prstGeom>
                  </pic:spPr>
                </pic:pic>
              </a:graphicData>
            </a:graphic>
          </wp:inline>
        </w:drawing>
      </w:r>
    </w:p>
    <w:p w14:paraId="3664791F" w14:textId="6B712D09" w:rsidR="005D10B7" w:rsidRPr="005E711A" w:rsidRDefault="0094378C" w:rsidP="00FC5981">
      <w:pPr>
        <w:pStyle w:val="BodyText"/>
        <w:spacing w:line="232" w:lineRule="auto"/>
        <w:ind w:left="560" w:right="326" w:hanging="20"/>
        <w:rPr>
          <w:position w:val="7"/>
        </w:rPr>
      </w:pPr>
      <w:r w:rsidRPr="005E711A">
        <w:t>Fig</w:t>
      </w:r>
      <w:r w:rsidRPr="005E711A">
        <w:rPr>
          <w:spacing w:val="-6"/>
        </w:rPr>
        <w:t xml:space="preserve"> </w:t>
      </w:r>
      <w:r w:rsidRPr="005E711A">
        <w:t>2:</w:t>
      </w:r>
      <w:r w:rsidRPr="005E711A">
        <w:rPr>
          <w:spacing w:val="-5"/>
        </w:rPr>
        <w:t xml:space="preserve"> </w:t>
      </w:r>
      <w:r w:rsidRPr="005E711A">
        <w:t>The</w:t>
      </w:r>
      <w:r w:rsidRPr="005E711A">
        <w:rPr>
          <w:spacing w:val="-1"/>
        </w:rPr>
        <w:t xml:space="preserve"> </w:t>
      </w:r>
      <w:r w:rsidRPr="005E711A">
        <w:t>Kaplan-Meier</w:t>
      </w:r>
      <w:r w:rsidRPr="005E711A">
        <w:rPr>
          <w:spacing w:val="-2"/>
        </w:rPr>
        <w:t xml:space="preserve"> </w:t>
      </w:r>
      <w:r w:rsidRPr="005E711A">
        <w:t>survival</w:t>
      </w:r>
      <w:r w:rsidRPr="005E711A">
        <w:rPr>
          <w:spacing w:val="-3"/>
        </w:rPr>
        <w:t xml:space="preserve"> </w:t>
      </w:r>
      <w:r w:rsidRPr="005E711A">
        <w:t>curves</w:t>
      </w:r>
      <w:r w:rsidRPr="005E711A">
        <w:rPr>
          <w:spacing w:val="-4"/>
        </w:rPr>
        <w:t xml:space="preserve"> </w:t>
      </w:r>
      <w:r w:rsidRPr="005E711A">
        <w:t>for</w:t>
      </w:r>
      <w:r w:rsidRPr="005E711A">
        <w:rPr>
          <w:spacing w:val="-7"/>
        </w:rPr>
        <w:t xml:space="preserve"> </w:t>
      </w:r>
      <w:r w:rsidRPr="005E711A">
        <w:t>patients</w:t>
      </w:r>
      <w:r w:rsidRPr="005E711A">
        <w:rPr>
          <w:spacing w:val="-9"/>
        </w:rPr>
        <w:t xml:space="preserve"> </w:t>
      </w:r>
      <w:r w:rsidRPr="005E711A">
        <w:t>with</w:t>
      </w:r>
      <w:r w:rsidRPr="005E711A">
        <w:rPr>
          <w:spacing w:val="-1"/>
        </w:rPr>
        <w:t xml:space="preserve"> </w:t>
      </w:r>
      <w:r w:rsidRPr="005E711A">
        <w:t>adrenal</w:t>
      </w:r>
      <w:r w:rsidRPr="005E711A">
        <w:rPr>
          <w:spacing w:val="-3"/>
        </w:rPr>
        <w:t xml:space="preserve"> </w:t>
      </w:r>
      <w:r w:rsidRPr="005E711A">
        <w:t>insufficiency (AI)</w:t>
      </w:r>
      <w:r w:rsidRPr="005E711A">
        <w:rPr>
          <w:spacing w:val="-2"/>
        </w:rPr>
        <w:t xml:space="preserve"> </w:t>
      </w:r>
      <w:r w:rsidRPr="005E711A">
        <w:t>compared</w:t>
      </w:r>
      <w:r w:rsidRPr="005E711A">
        <w:rPr>
          <w:spacing w:val="-1"/>
        </w:rPr>
        <w:t xml:space="preserve"> </w:t>
      </w:r>
      <w:r w:rsidRPr="005E711A">
        <w:t xml:space="preserve">with those without (No-AI) among HIV positive patients with a CD4 count </w:t>
      </w:r>
      <w:commentRangeStart w:id="19"/>
      <w:r w:rsidRPr="005E711A">
        <w:t>less than 100 cells per mm</w:t>
      </w:r>
      <w:r w:rsidRPr="005E711A">
        <w:rPr>
          <w:position w:val="7"/>
        </w:rPr>
        <w:t>3</w:t>
      </w:r>
      <w:commentRangeEnd w:id="19"/>
      <w:r w:rsidR="00EB72A6" w:rsidRPr="005E711A">
        <w:rPr>
          <w:rStyle w:val="CommentReference"/>
          <w:sz w:val="22"/>
          <w:szCs w:val="22"/>
        </w:rPr>
        <w:commentReference w:id="19"/>
      </w:r>
    </w:p>
    <w:p w14:paraId="0E2A4619" w14:textId="77777777" w:rsidR="005D10B7" w:rsidRPr="005E711A" w:rsidRDefault="005D10B7">
      <w:pPr>
        <w:pStyle w:val="BodyText"/>
        <w:jc w:val="both"/>
        <w:sectPr w:rsidR="005D10B7" w:rsidRPr="005E711A" w:rsidSect="002557E9">
          <w:pgSz w:w="12240" w:h="15840"/>
          <w:pgMar w:top="1281" w:right="527" w:bottom="981" w:left="533" w:header="0" w:footer="788" w:gutter="0"/>
          <w:cols w:space="720"/>
        </w:sect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2268"/>
        <w:gridCol w:w="1842"/>
        <w:gridCol w:w="1985"/>
      </w:tblGrid>
      <w:tr w:rsidR="000E2860" w:rsidRPr="005E711A" w14:paraId="3BA237B0" w14:textId="77777777" w:rsidTr="00FE3A67">
        <w:trPr>
          <w:trHeight w:val="113"/>
        </w:trPr>
        <w:tc>
          <w:tcPr>
            <w:tcW w:w="10064" w:type="dxa"/>
            <w:gridSpan w:val="4"/>
            <w:tcBorders>
              <w:top w:val="nil"/>
              <w:left w:val="nil"/>
              <w:right w:val="nil"/>
            </w:tcBorders>
            <w:vAlign w:val="bottom"/>
          </w:tcPr>
          <w:p w14:paraId="315C43CF" w14:textId="77777777" w:rsidR="000E2860" w:rsidRPr="00B97E2E" w:rsidRDefault="000E2860" w:rsidP="00FE3A67">
            <w:pPr>
              <w:ind w:left="198" w:right="102"/>
              <w:rPr>
                <w:b/>
                <w:bCs/>
                <w:color w:val="000000"/>
              </w:rPr>
            </w:pPr>
            <w:r w:rsidRPr="00B97E2E">
              <w:rPr>
                <w:b/>
                <w:bCs/>
                <w:color w:val="000000"/>
              </w:rPr>
              <w:lastRenderedPageBreak/>
              <w:t>Table 4: Comparisons of the clinical characteristics of patients who died with AI versus those without</w:t>
            </w:r>
          </w:p>
        </w:tc>
      </w:tr>
      <w:tr w:rsidR="000E2860" w:rsidRPr="005E711A" w14:paraId="698CF29E" w14:textId="77777777" w:rsidTr="00FE3A67">
        <w:trPr>
          <w:trHeight w:val="113"/>
        </w:trPr>
        <w:tc>
          <w:tcPr>
            <w:tcW w:w="3969" w:type="dxa"/>
            <w:vAlign w:val="bottom"/>
          </w:tcPr>
          <w:p w14:paraId="593F2C75" w14:textId="77777777" w:rsidR="000E2860" w:rsidRPr="00B97E2E" w:rsidRDefault="000E2860" w:rsidP="00FE3A67">
            <w:pPr>
              <w:ind w:left="198" w:right="102"/>
              <w:rPr>
                <w:b/>
                <w:bCs/>
                <w:color w:val="000000"/>
              </w:rPr>
            </w:pPr>
            <w:r w:rsidRPr="00B97E2E">
              <w:rPr>
                <w:b/>
                <w:bCs/>
                <w:color w:val="000000"/>
              </w:rPr>
              <w:t>Variable</w:t>
            </w:r>
          </w:p>
        </w:tc>
        <w:tc>
          <w:tcPr>
            <w:tcW w:w="2268" w:type="dxa"/>
            <w:vAlign w:val="bottom"/>
          </w:tcPr>
          <w:p w14:paraId="67997651" w14:textId="77777777" w:rsidR="000E2860" w:rsidRPr="00B97E2E" w:rsidRDefault="000E2860" w:rsidP="00FE3A67">
            <w:pPr>
              <w:ind w:left="198" w:right="102"/>
              <w:rPr>
                <w:b/>
                <w:bCs/>
                <w:color w:val="000000"/>
              </w:rPr>
            </w:pPr>
            <w:r w:rsidRPr="00B97E2E">
              <w:rPr>
                <w:b/>
                <w:bCs/>
                <w:color w:val="000000"/>
              </w:rPr>
              <w:t>AI, N = 111</w:t>
            </w:r>
          </w:p>
        </w:tc>
        <w:tc>
          <w:tcPr>
            <w:tcW w:w="1842" w:type="dxa"/>
            <w:vAlign w:val="bottom"/>
          </w:tcPr>
          <w:p w14:paraId="055CFE43" w14:textId="77777777" w:rsidR="000E2860" w:rsidRPr="00B97E2E" w:rsidRDefault="000E2860" w:rsidP="00FE3A67">
            <w:pPr>
              <w:ind w:left="198" w:right="102"/>
              <w:rPr>
                <w:b/>
                <w:bCs/>
                <w:color w:val="000000"/>
              </w:rPr>
            </w:pPr>
            <w:r w:rsidRPr="00B97E2E">
              <w:rPr>
                <w:b/>
                <w:bCs/>
                <w:color w:val="000000"/>
              </w:rPr>
              <w:t>Non-AI, N =</w:t>
            </w:r>
          </w:p>
          <w:p w14:paraId="5B92F4FA" w14:textId="77777777" w:rsidR="000E2860" w:rsidRPr="00B97E2E" w:rsidRDefault="000E2860" w:rsidP="00FE3A67">
            <w:pPr>
              <w:ind w:left="198" w:right="102"/>
              <w:rPr>
                <w:b/>
                <w:bCs/>
                <w:color w:val="000000"/>
              </w:rPr>
            </w:pPr>
            <w:r w:rsidRPr="00B97E2E">
              <w:rPr>
                <w:b/>
                <w:bCs/>
                <w:color w:val="000000"/>
              </w:rPr>
              <w:t>1561</w:t>
            </w:r>
          </w:p>
        </w:tc>
        <w:tc>
          <w:tcPr>
            <w:tcW w:w="1985" w:type="dxa"/>
            <w:vAlign w:val="bottom"/>
          </w:tcPr>
          <w:p w14:paraId="2FCD1435" w14:textId="77777777" w:rsidR="000E2860" w:rsidRPr="00B97E2E" w:rsidRDefault="000E2860" w:rsidP="00FE3A67">
            <w:pPr>
              <w:ind w:left="198" w:right="102"/>
              <w:rPr>
                <w:b/>
                <w:bCs/>
                <w:color w:val="000000"/>
              </w:rPr>
            </w:pPr>
            <w:r w:rsidRPr="00B97E2E">
              <w:rPr>
                <w:b/>
                <w:bCs/>
                <w:color w:val="000000"/>
              </w:rPr>
              <w:t>p-value2</w:t>
            </w:r>
          </w:p>
        </w:tc>
      </w:tr>
      <w:tr w:rsidR="000E2860" w:rsidRPr="005E711A" w14:paraId="5B87C6E5" w14:textId="77777777" w:rsidTr="00FE3A67">
        <w:trPr>
          <w:trHeight w:val="113"/>
        </w:trPr>
        <w:tc>
          <w:tcPr>
            <w:tcW w:w="3969" w:type="dxa"/>
            <w:vAlign w:val="bottom"/>
          </w:tcPr>
          <w:p w14:paraId="5F448E88" w14:textId="77777777" w:rsidR="000E2860" w:rsidRPr="00B97E2E" w:rsidRDefault="000E2860" w:rsidP="00FE3A67">
            <w:pPr>
              <w:ind w:left="198" w:right="102"/>
              <w:rPr>
                <w:b/>
                <w:bCs/>
                <w:color w:val="000000"/>
              </w:rPr>
            </w:pPr>
            <w:r w:rsidRPr="00B97E2E">
              <w:rPr>
                <w:b/>
                <w:bCs/>
                <w:color w:val="000000"/>
              </w:rPr>
              <w:t>Age at enrolment, median (IQR)</w:t>
            </w:r>
          </w:p>
          <w:p w14:paraId="641CF044" w14:textId="77777777" w:rsidR="000E2860" w:rsidRPr="00B97E2E" w:rsidRDefault="000E2860" w:rsidP="00FE3A67">
            <w:pPr>
              <w:ind w:left="198" w:right="102"/>
              <w:rPr>
                <w:b/>
                <w:bCs/>
                <w:color w:val="000000"/>
              </w:rPr>
            </w:pPr>
            <w:r w:rsidRPr="00B97E2E">
              <w:rPr>
                <w:b/>
                <w:bCs/>
                <w:color w:val="000000"/>
              </w:rPr>
              <w:t>(years)</w:t>
            </w:r>
          </w:p>
        </w:tc>
        <w:tc>
          <w:tcPr>
            <w:tcW w:w="2268" w:type="dxa"/>
            <w:vAlign w:val="bottom"/>
          </w:tcPr>
          <w:p w14:paraId="453A3A05" w14:textId="77777777" w:rsidR="000E2860" w:rsidRPr="00B97E2E" w:rsidRDefault="000E2860" w:rsidP="00FE3A67">
            <w:pPr>
              <w:ind w:left="198" w:right="102"/>
              <w:jc w:val="center"/>
              <w:rPr>
                <w:color w:val="000000"/>
              </w:rPr>
            </w:pPr>
            <w:r w:rsidRPr="00B97E2E">
              <w:rPr>
                <w:color w:val="000000"/>
              </w:rPr>
              <w:t>41 (37, 48)</w:t>
            </w:r>
          </w:p>
        </w:tc>
        <w:tc>
          <w:tcPr>
            <w:tcW w:w="1842" w:type="dxa"/>
            <w:vAlign w:val="bottom"/>
          </w:tcPr>
          <w:p w14:paraId="65D09912" w14:textId="77777777" w:rsidR="000E2860" w:rsidRPr="00B97E2E" w:rsidRDefault="000E2860" w:rsidP="00FE3A67">
            <w:pPr>
              <w:ind w:left="198" w:right="102"/>
              <w:jc w:val="center"/>
              <w:rPr>
                <w:color w:val="000000"/>
              </w:rPr>
            </w:pPr>
            <w:r w:rsidRPr="00B97E2E">
              <w:rPr>
                <w:color w:val="000000"/>
              </w:rPr>
              <w:t>37 (30, 44)</w:t>
            </w:r>
          </w:p>
        </w:tc>
        <w:tc>
          <w:tcPr>
            <w:tcW w:w="1985" w:type="dxa"/>
            <w:vAlign w:val="bottom"/>
          </w:tcPr>
          <w:p w14:paraId="0E8D3DC7" w14:textId="77777777" w:rsidR="000E2860" w:rsidRPr="00B97E2E" w:rsidRDefault="000E2860" w:rsidP="00FE3A67">
            <w:pPr>
              <w:ind w:left="198" w:right="102"/>
              <w:jc w:val="center"/>
              <w:rPr>
                <w:color w:val="000000"/>
              </w:rPr>
            </w:pPr>
            <w:r w:rsidRPr="00B97E2E">
              <w:rPr>
                <w:color w:val="000000"/>
              </w:rPr>
              <w:t>0.13</w:t>
            </w:r>
          </w:p>
        </w:tc>
      </w:tr>
      <w:tr w:rsidR="000E2860" w:rsidRPr="005E711A" w14:paraId="214A0D8E" w14:textId="77777777" w:rsidTr="00FE3A67">
        <w:trPr>
          <w:trHeight w:val="113"/>
        </w:trPr>
        <w:tc>
          <w:tcPr>
            <w:tcW w:w="3969" w:type="dxa"/>
            <w:vAlign w:val="bottom"/>
          </w:tcPr>
          <w:p w14:paraId="02E62399" w14:textId="77777777" w:rsidR="000E2860" w:rsidRPr="00B97E2E" w:rsidRDefault="000E2860" w:rsidP="00FE3A67">
            <w:pPr>
              <w:ind w:left="198" w:right="102"/>
              <w:rPr>
                <w:b/>
                <w:bCs/>
                <w:color w:val="000000"/>
              </w:rPr>
            </w:pPr>
            <w:r w:rsidRPr="00B97E2E">
              <w:rPr>
                <w:b/>
                <w:bCs/>
                <w:color w:val="000000"/>
              </w:rPr>
              <w:t xml:space="preserve">Female gender, </w:t>
            </w:r>
            <w:proofErr w:type="gramStart"/>
            <w:r w:rsidRPr="00B97E2E">
              <w:rPr>
                <w:b/>
                <w:bCs/>
                <w:color w:val="000000"/>
              </w:rPr>
              <w:t>N(</w:t>
            </w:r>
            <w:proofErr w:type="gramEnd"/>
            <w:r w:rsidRPr="00B97E2E">
              <w:rPr>
                <w:b/>
                <w:bCs/>
                <w:color w:val="000000"/>
              </w:rPr>
              <w:t>%)</w:t>
            </w:r>
          </w:p>
        </w:tc>
        <w:tc>
          <w:tcPr>
            <w:tcW w:w="2268" w:type="dxa"/>
            <w:vAlign w:val="bottom"/>
          </w:tcPr>
          <w:p w14:paraId="51F06758" w14:textId="77777777" w:rsidR="000E2860" w:rsidRPr="00B97E2E" w:rsidRDefault="000E2860" w:rsidP="00FE3A67">
            <w:pPr>
              <w:ind w:left="198" w:right="102"/>
              <w:jc w:val="center"/>
              <w:rPr>
                <w:color w:val="000000"/>
              </w:rPr>
            </w:pPr>
            <w:r w:rsidRPr="00B97E2E">
              <w:rPr>
                <w:color w:val="000000"/>
              </w:rPr>
              <w:t>6 (54.5%)</w:t>
            </w:r>
          </w:p>
        </w:tc>
        <w:tc>
          <w:tcPr>
            <w:tcW w:w="1842" w:type="dxa"/>
            <w:vAlign w:val="bottom"/>
          </w:tcPr>
          <w:p w14:paraId="0EB96EBF" w14:textId="77777777" w:rsidR="000E2860" w:rsidRPr="00B97E2E" w:rsidRDefault="000E2860" w:rsidP="00FE3A67">
            <w:pPr>
              <w:ind w:left="198" w:right="102"/>
              <w:jc w:val="center"/>
              <w:rPr>
                <w:color w:val="000000"/>
              </w:rPr>
            </w:pPr>
            <w:r w:rsidRPr="00B97E2E">
              <w:rPr>
                <w:color w:val="000000"/>
              </w:rPr>
              <w:t>83 (53.2%)</w:t>
            </w:r>
          </w:p>
        </w:tc>
        <w:tc>
          <w:tcPr>
            <w:tcW w:w="1985" w:type="dxa"/>
            <w:vAlign w:val="bottom"/>
          </w:tcPr>
          <w:p w14:paraId="7ADA3C59"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6F00CF48" w14:textId="77777777" w:rsidTr="00FE3A67">
        <w:trPr>
          <w:trHeight w:val="113"/>
        </w:trPr>
        <w:tc>
          <w:tcPr>
            <w:tcW w:w="3969" w:type="dxa"/>
            <w:vAlign w:val="bottom"/>
          </w:tcPr>
          <w:p w14:paraId="30F6D7BB" w14:textId="77777777" w:rsidR="000E2860" w:rsidRPr="00B97E2E" w:rsidRDefault="000E2860" w:rsidP="00FE3A67">
            <w:pPr>
              <w:ind w:left="198" w:right="102"/>
              <w:rPr>
                <w:b/>
                <w:bCs/>
                <w:color w:val="000000"/>
              </w:rPr>
            </w:pPr>
            <w:r w:rsidRPr="00B97E2E">
              <w:rPr>
                <w:b/>
                <w:bCs/>
                <w:color w:val="000000"/>
              </w:rPr>
              <w:t>Duration of current illness, median</w:t>
            </w:r>
          </w:p>
          <w:p w14:paraId="08BEDDEE" w14:textId="77777777" w:rsidR="000E2860" w:rsidRPr="00B97E2E" w:rsidRDefault="000E2860" w:rsidP="00FE3A67">
            <w:pPr>
              <w:ind w:left="198" w:right="102"/>
              <w:rPr>
                <w:b/>
                <w:bCs/>
                <w:color w:val="000000"/>
              </w:rPr>
            </w:pPr>
            <w:r w:rsidRPr="00B97E2E">
              <w:rPr>
                <w:b/>
                <w:bCs/>
                <w:color w:val="000000"/>
              </w:rPr>
              <w:t>(IQR) (days)</w:t>
            </w:r>
          </w:p>
        </w:tc>
        <w:tc>
          <w:tcPr>
            <w:tcW w:w="2268" w:type="dxa"/>
            <w:vAlign w:val="bottom"/>
          </w:tcPr>
          <w:p w14:paraId="1D54A165" w14:textId="77777777" w:rsidR="000E2860" w:rsidRPr="00B97E2E" w:rsidRDefault="000E2860" w:rsidP="00FE3A67">
            <w:pPr>
              <w:ind w:left="198" w:right="102"/>
              <w:jc w:val="center"/>
              <w:rPr>
                <w:color w:val="000000"/>
              </w:rPr>
            </w:pPr>
            <w:r w:rsidRPr="00B97E2E">
              <w:rPr>
                <w:color w:val="000000"/>
              </w:rPr>
              <w:t>14 (10, 14)</w:t>
            </w:r>
          </w:p>
        </w:tc>
        <w:tc>
          <w:tcPr>
            <w:tcW w:w="1842" w:type="dxa"/>
            <w:vAlign w:val="bottom"/>
          </w:tcPr>
          <w:p w14:paraId="52C0606E" w14:textId="77777777" w:rsidR="000E2860" w:rsidRPr="00B97E2E" w:rsidRDefault="000E2860" w:rsidP="00FE3A67">
            <w:pPr>
              <w:ind w:left="198" w:right="102"/>
              <w:jc w:val="center"/>
              <w:rPr>
                <w:color w:val="000000"/>
              </w:rPr>
            </w:pPr>
            <w:r w:rsidRPr="00B97E2E">
              <w:rPr>
                <w:color w:val="000000"/>
              </w:rPr>
              <w:t>14 (14, 21)</w:t>
            </w:r>
          </w:p>
        </w:tc>
        <w:tc>
          <w:tcPr>
            <w:tcW w:w="1985" w:type="dxa"/>
            <w:vAlign w:val="bottom"/>
          </w:tcPr>
          <w:p w14:paraId="39403367" w14:textId="77777777" w:rsidR="000E2860" w:rsidRPr="00B97E2E" w:rsidRDefault="000E2860" w:rsidP="00FE3A67">
            <w:pPr>
              <w:ind w:left="198" w:right="102"/>
              <w:jc w:val="center"/>
              <w:rPr>
                <w:color w:val="000000"/>
              </w:rPr>
            </w:pPr>
            <w:r w:rsidRPr="00B97E2E">
              <w:rPr>
                <w:color w:val="000000"/>
              </w:rPr>
              <w:t>0.2</w:t>
            </w:r>
          </w:p>
        </w:tc>
      </w:tr>
      <w:tr w:rsidR="000E2860" w:rsidRPr="005E711A" w14:paraId="5F042486" w14:textId="77777777" w:rsidTr="00FE3A67">
        <w:trPr>
          <w:trHeight w:val="113"/>
        </w:trPr>
        <w:tc>
          <w:tcPr>
            <w:tcW w:w="3969" w:type="dxa"/>
            <w:vAlign w:val="bottom"/>
          </w:tcPr>
          <w:p w14:paraId="0D1CE755" w14:textId="77777777" w:rsidR="000E2860" w:rsidRPr="00B97E2E" w:rsidRDefault="000E2860" w:rsidP="00FE3A67">
            <w:pPr>
              <w:ind w:left="198" w:right="102"/>
              <w:rPr>
                <w:b/>
                <w:bCs/>
                <w:color w:val="000000"/>
              </w:rPr>
            </w:pPr>
            <w:r w:rsidRPr="00B97E2E">
              <w:rPr>
                <w:b/>
                <w:bCs/>
                <w:color w:val="000000"/>
              </w:rPr>
              <w:t>HISTORY</w:t>
            </w:r>
          </w:p>
        </w:tc>
        <w:tc>
          <w:tcPr>
            <w:tcW w:w="2268" w:type="dxa"/>
            <w:vAlign w:val="bottom"/>
          </w:tcPr>
          <w:p w14:paraId="28E36A31" w14:textId="77777777" w:rsidR="000E2860" w:rsidRPr="00B97E2E" w:rsidRDefault="000E2860" w:rsidP="00FE3A67">
            <w:pPr>
              <w:ind w:left="198" w:right="102"/>
              <w:jc w:val="center"/>
              <w:rPr>
                <w:color w:val="000000"/>
              </w:rPr>
            </w:pPr>
          </w:p>
        </w:tc>
        <w:tc>
          <w:tcPr>
            <w:tcW w:w="1842" w:type="dxa"/>
            <w:vAlign w:val="bottom"/>
          </w:tcPr>
          <w:p w14:paraId="376DAA20" w14:textId="77777777" w:rsidR="000E2860" w:rsidRPr="00B97E2E" w:rsidRDefault="000E2860" w:rsidP="00FE3A67">
            <w:pPr>
              <w:ind w:left="198" w:right="102"/>
              <w:jc w:val="center"/>
              <w:rPr>
                <w:color w:val="000000"/>
              </w:rPr>
            </w:pPr>
          </w:p>
        </w:tc>
        <w:tc>
          <w:tcPr>
            <w:tcW w:w="1985" w:type="dxa"/>
            <w:vAlign w:val="bottom"/>
          </w:tcPr>
          <w:p w14:paraId="05245CAE" w14:textId="77777777" w:rsidR="000E2860" w:rsidRPr="00B97E2E" w:rsidRDefault="000E2860" w:rsidP="00FE3A67">
            <w:pPr>
              <w:ind w:left="198" w:right="102"/>
              <w:jc w:val="center"/>
              <w:rPr>
                <w:color w:val="000000"/>
              </w:rPr>
            </w:pPr>
          </w:p>
        </w:tc>
      </w:tr>
      <w:tr w:rsidR="000E2860" w:rsidRPr="005E711A" w14:paraId="1998BCA1" w14:textId="77777777" w:rsidTr="00FE3A67">
        <w:trPr>
          <w:trHeight w:val="113"/>
        </w:trPr>
        <w:tc>
          <w:tcPr>
            <w:tcW w:w="3969" w:type="dxa"/>
            <w:vAlign w:val="bottom"/>
          </w:tcPr>
          <w:p w14:paraId="3CFA140D" w14:textId="77777777" w:rsidR="000E2860" w:rsidRPr="00B97E2E" w:rsidRDefault="000E2860" w:rsidP="00FE3A67">
            <w:pPr>
              <w:ind w:left="198" w:right="102"/>
              <w:rPr>
                <w:color w:val="000000"/>
              </w:rPr>
            </w:pPr>
            <w:r w:rsidRPr="00B97E2E">
              <w:rPr>
                <w:color w:val="000000"/>
              </w:rPr>
              <w:t>Weight loss</w:t>
            </w:r>
          </w:p>
        </w:tc>
        <w:tc>
          <w:tcPr>
            <w:tcW w:w="2268" w:type="dxa"/>
            <w:vAlign w:val="bottom"/>
          </w:tcPr>
          <w:p w14:paraId="60E01BB9" w14:textId="77777777" w:rsidR="000E2860" w:rsidRPr="00B97E2E" w:rsidRDefault="000E2860" w:rsidP="00FE3A67">
            <w:pPr>
              <w:ind w:left="198" w:right="102"/>
              <w:jc w:val="center"/>
              <w:rPr>
                <w:color w:val="000000"/>
              </w:rPr>
            </w:pPr>
            <w:r w:rsidRPr="00B97E2E">
              <w:rPr>
                <w:color w:val="000000"/>
              </w:rPr>
              <w:t>9 (81.8%)</w:t>
            </w:r>
          </w:p>
        </w:tc>
        <w:tc>
          <w:tcPr>
            <w:tcW w:w="1842" w:type="dxa"/>
            <w:vAlign w:val="bottom"/>
          </w:tcPr>
          <w:p w14:paraId="109482B8" w14:textId="77777777" w:rsidR="000E2860" w:rsidRPr="00B97E2E" w:rsidRDefault="000E2860" w:rsidP="00FE3A67">
            <w:pPr>
              <w:ind w:left="198" w:right="102"/>
              <w:jc w:val="center"/>
              <w:rPr>
                <w:color w:val="000000"/>
              </w:rPr>
            </w:pPr>
            <w:r w:rsidRPr="00B97E2E">
              <w:rPr>
                <w:color w:val="000000"/>
              </w:rPr>
              <w:t>129 (89.0%)</w:t>
            </w:r>
          </w:p>
        </w:tc>
        <w:tc>
          <w:tcPr>
            <w:tcW w:w="1985" w:type="dxa"/>
            <w:vAlign w:val="bottom"/>
          </w:tcPr>
          <w:p w14:paraId="2C677FA6" w14:textId="77777777" w:rsidR="000E2860" w:rsidRPr="00B97E2E" w:rsidRDefault="000E2860" w:rsidP="00FE3A67">
            <w:pPr>
              <w:ind w:left="198" w:right="102"/>
              <w:jc w:val="center"/>
              <w:rPr>
                <w:color w:val="000000"/>
              </w:rPr>
            </w:pPr>
            <w:r w:rsidRPr="00B97E2E">
              <w:rPr>
                <w:color w:val="000000"/>
              </w:rPr>
              <w:t>0.6</w:t>
            </w:r>
          </w:p>
        </w:tc>
      </w:tr>
      <w:tr w:rsidR="000E2860" w:rsidRPr="005E711A" w14:paraId="49106EDD" w14:textId="77777777" w:rsidTr="00FE3A67">
        <w:trPr>
          <w:trHeight w:val="113"/>
        </w:trPr>
        <w:tc>
          <w:tcPr>
            <w:tcW w:w="3969" w:type="dxa"/>
            <w:vAlign w:val="bottom"/>
          </w:tcPr>
          <w:p w14:paraId="13891E3E" w14:textId="77777777" w:rsidR="000E2860" w:rsidRPr="00B97E2E" w:rsidRDefault="000E2860" w:rsidP="00FE3A67">
            <w:pPr>
              <w:ind w:left="198" w:right="102"/>
              <w:rPr>
                <w:color w:val="000000"/>
              </w:rPr>
            </w:pPr>
            <w:r w:rsidRPr="00B97E2E">
              <w:rPr>
                <w:color w:val="000000"/>
              </w:rPr>
              <w:t>Weakness</w:t>
            </w:r>
          </w:p>
        </w:tc>
        <w:tc>
          <w:tcPr>
            <w:tcW w:w="2268" w:type="dxa"/>
            <w:vAlign w:val="bottom"/>
          </w:tcPr>
          <w:p w14:paraId="0E59FB61" w14:textId="77777777" w:rsidR="000E2860" w:rsidRPr="00B97E2E" w:rsidRDefault="000E2860" w:rsidP="00FE3A67">
            <w:pPr>
              <w:ind w:left="198" w:right="102"/>
              <w:jc w:val="center"/>
              <w:rPr>
                <w:color w:val="000000"/>
              </w:rPr>
            </w:pPr>
            <w:r w:rsidRPr="00B97E2E">
              <w:rPr>
                <w:color w:val="000000"/>
              </w:rPr>
              <w:t>9 (81.8%)</w:t>
            </w:r>
          </w:p>
        </w:tc>
        <w:tc>
          <w:tcPr>
            <w:tcW w:w="1842" w:type="dxa"/>
            <w:vAlign w:val="bottom"/>
          </w:tcPr>
          <w:p w14:paraId="2D0D7D53" w14:textId="77777777" w:rsidR="000E2860" w:rsidRPr="00B97E2E" w:rsidRDefault="000E2860" w:rsidP="00FE3A67">
            <w:pPr>
              <w:ind w:left="198" w:right="102"/>
              <w:jc w:val="center"/>
              <w:rPr>
                <w:color w:val="000000"/>
              </w:rPr>
            </w:pPr>
            <w:r w:rsidRPr="00B97E2E">
              <w:rPr>
                <w:color w:val="000000"/>
              </w:rPr>
              <w:t>127 (87.6%)</w:t>
            </w:r>
          </w:p>
        </w:tc>
        <w:tc>
          <w:tcPr>
            <w:tcW w:w="1985" w:type="dxa"/>
            <w:vAlign w:val="bottom"/>
          </w:tcPr>
          <w:p w14:paraId="798D9EC2" w14:textId="77777777" w:rsidR="000E2860" w:rsidRPr="00B97E2E" w:rsidRDefault="000E2860" w:rsidP="00FE3A67">
            <w:pPr>
              <w:ind w:left="198" w:right="102"/>
              <w:jc w:val="center"/>
              <w:rPr>
                <w:color w:val="000000"/>
              </w:rPr>
            </w:pPr>
            <w:r w:rsidRPr="00B97E2E">
              <w:rPr>
                <w:color w:val="000000"/>
              </w:rPr>
              <w:t>0.6</w:t>
            </w:r>
          </w:p>
        </w:tc>
      </w:tr>
      <w:tr w:rsidR="000E2860" w:rsidRPr="005E711A" w14:paraId="422B3959" w14:textId="77777777" w:rsidTr="00FE3A67">
        <w:trPr>
          <w:trHeight w:val="113"/>
        </w:trPr>
        <w:tc>
          <w:tcPr>
            <w:tcW w:w="3969" w:type="dxa"/>
            <w:vAlign w:val="bottom"/>
          </w:tcPr>
          <w:p w14:paraId="1679EDD4" w14:textId="77777777" w:rsidR="000E2860" w:rsidRPr="00B97E2E" w:rsidRDefault="000E2860" w:rsidP="00FE3A67">
            <w:pPr>
              <w:ind w:left="198" w:right="102"/>
              <w:rPr>
                <w:color w:val="000000"/>
              </w:rPr>
            </w:pPr>
            <w:r w:rsidRPr="00B97E2E">
              <w:rPr>
                <w:color w:val="000000"/>
              </w:rPr>
              <w:t>Tiredness</w:t>
            </w:r>
          </w:p>
        </w:tc>
        <w:tc>
          <w:tcPr>
            <w:tcW w:w="2268" w:type="dxa"/>
            <w:vAlign w:val="bottom"/>
          </w:tcPr>
          <w:p w14:paraId="5EA593D0" w14:textId="77777777" w:rsidR="000E2860" w:rsidRPr="00B97E2E" w:rsidRDefault="000E2860" w:rsidP="00FE3A67">
            <w:pPr>
              <w:ind w:left="198" w:right="102"/>
              <w:jc w:val="center"/>
              <w:rPr>
                <w:color w:val="000000"/>
              </w:rPr>
            </w:pPr>
            <w:r w:rsidRPr="00B97E2E">
              <w:rPr>
                <w:color w:val="000000"/>
              </w:rPr>
              <w:t>11 (100.0%)</w:t>
            </w:r>
          </w:p>
        </w:tc>
        <w:tc>
          <w:tcPr>
            <w:tcW w:w="1842" w:type="dxa"/>
            <w:vAlign w:val="bottom"/>
          </w:tcPr>
          <w:p w14:paraId="11247C70" w14:textId="77777777" w:rsidR="000E2860" w:rsidRPr="00B97E2E" w:rsidRDefault="000E2860" w:rsidP="00FE3A67">
            <w:pPr>
              <w:ind w:left="198" w:right="102"/>
              <w:jc w:val="center"/>
              <w:rPr>
                <w:color w:val="000000"/>
              </w:rPr>
            </w:pPr>
            <w:r w:rsidRPr="00B97E2E">
              <w:rPr>
                <w:color w:val="000000"/>
              </w:rPr>
              <w:t>128 (88.9%)</w:t>
            </w:r>
          </w:p>
        </w:tc>
        <w:tc>
          <w:tcPr>
            <w:tcW w:w="1985" w:type="dxa"/>
            <w:vAlign w:val="bottom"/>
          </w:tcPr>
          <w:p w14:paraId="3FC6A16A" w14:textId="77777777" w:rsidR="000E2860" w:rsidRPr="00B97E2E" w:rsidRDefault="000E2860" w:rsidP="00FE3A67">
            <w:pPr>
              <w:ind w:left="198" w:right="102"/>
              <w:jc w:val="center"/>
              <w:rPr>
                <w:color w:val="000000"/>
              </w:rPr>
            </w:pPr>
            <w:r w:rsidRPr="00B97E2E">
              <w:rPr>
                <w:color w:val="000000"/>
              </w:rPr>
              <w:t>0.6</w:t>
            </w:r>
          </w:p>
        </w:tc>
      </w:tr>
      <w:tr w:rsidR="000E2860" w:rsidRPr="005E711A" w14:paraId="70FB6866" w14:textId="77777777" w:rsidTr="00FE3A67">
        <w:trPr>
          <w:trHeight w:val="113"/>
        </w:trPr>
        <w:tc>
          <w:tcPr>
            <w:tcW w:w="3969" w:type="dxa"/>
            <w:vAlign w:val="bottom"/>
          </w:tcPr>
          <w:p w14:paraId="0F43DD02" w14:textId="77777777" w:rsidR="000E2860" w:rsidRPr="00B97E2E" w:rsidRDefault="000E2860" w:rsidP="00FE3A67">
            <w:pPr>
              <w:ind w:left="198" w:right="102"/>
              <w:rPr>
                <w:color w:val="000000"/>
              </w:rPr>
            </w:pPr>
            <w:r w:rsidRPr="00B97E2E">
              <w:rPr>
                <w:color w:val="000000"/>
              </w:rPr>
              <w:t>Poor appetite</w:t>
            </w:r>
          </w:p>
        </w:tc>
        <w:tc>
          <w:tcPr>
            <w:tcW w:w="2268" w:type="dxa"/>
            <w:vAlign w:val="bottom"/>
          </w:tcPr>
          <w:p w14:paraId="398248C1" w14:textId="77777777" w:rsidR="000E2860" w:rsidRPr="00B97E2E" w:rsidRDefault="000E2860" w:rsidP="00FE3A67">
            <w:pPr>
              <w:ind w:left="198" w:right="102"/>
              <w:jc w:val="center"/>
              <w:rPr>
                <w:color w:val="000000"/>
              </w:rPr>
            </w:pPr>
            <w:r w:rsidRPr="00B97E2E">
              <w:rPr>
                <w:color w:val="000000"/>
              </w:rPr>
              <w:t>11 (100.0%)</w:t>
            </w:r>
          </w:p>
        </w:tc>
        <w:tc>
          <w:tcPr>
            <w:tcW w:w="1842" w:type="dxa"/>
            <w:vAlign w:val="bottom"/>
          </w:tcPr>
          <w:p w14:paraId="562DE256" w14:textId="77777777" w:rsidR="000E2860" w:rsidRPr="00B97E2E" w:rsidRDefault="000E2860" w:rsidP="00FE3A67">
            <w:pPr>
              <w:ind w:left="198" w:right="102"/>
              <w:jc w:val="center"/>
              <w:rPr>
                <w:color w:val="000000"/>
              </w:rPr>
            </w:pPr>
            <w:r w:rsidRPr="00B97E2E">
              <w:rPr>
                <w:color w:val="000000"/>
              </w:rPr>
              <w:t>119 (82.1%)</w:t>
            </w:r>
          </w:p>
        </w:tc>
        <w:tc>
          <w:tcPr>
            <w:tcW w:w="1985" w:type="dxa"/>
            <w:vAlign w:val="bottom"/>
          </w:tcPr>
          <w:p w14:paraId="3950EF5C" w14:textId="77777777" w:rsidR="000E2860" w:rsidRPr="00B97E2E" w:rsidRDefault="000E2860" w:rsidP="00FE3A67">
            <w:pPr>
              <w:ind w:left="198" w:right="102"/>
              <w:jc w:val="center"/>
              <w:rPr>
                <w:color w:val="000000"/>
              </w:rPr>
            </w:pPr>
            <w:r w:rsidRPr="00B97E2E">
              <w:rPr>
                <w:color w:val="000000"/>
              </w:rPr>
              <w:t>0.2</w:t>
            </w:r>
          </w:p>
        </w:tc>
      </w:tr>
      <w:tr w:rsidR="000E2860" w:rsidRPr="005E711A" w14:paraId="25380570" w14:textId="77777777" w:rsidTr="00FE3A67">
        <w:trPr>
          <w:trHeight w:val="113"/>
        </w:trPr>
        <w:tc>
          <w:tcPr>
            <w:tcW w:w="3969" w:type="dxa"/>
            <w:vAlign w:val="bottom"/>
          </w:tcPr>
          <w:p w14:paraId="77E0F1EF" w14:textId="77777777" w:rsidR="000E2860" w:rsidRPr="00B97E2E" w:rsidRDefault="000E2860" w:rsidP="00FE3A67">
            <w:pPr>
              <w:ind w:left="198" w:right="102"/>
              <w:rPr>
                <w:color w:val="000000"/>
              </w:rPr>
            </w:pPr>
            <w:r w:rsidRPr="00B97E2E">
              <w:rPr>
                <w:color w:val="000000"/>
              </w:rPr>
              <w:t>Increased pigmentation of the skin</w:t>
            </w:r>
          </w:p>
        </w:tc>
        <w:tc>
          <w:tcPr>
            <w:tcW w:w="2268" w:type="dxa"/>
            <w:vAlign w:val="bottom"/>
          </w:tcPr>
          <w:p w14:paraId="0BAE58C9" w14:textId="77777777" w:rsidR="000E2860" w:rsidRPr="00B97E2E" w:rsidRDefault="000E2860" w:rsidP="00FE3A67">
            <w:pPr>
              <w:ind w:left="198" w:right="102"/>
              <w:jc w:val="center"/>
              <w:rPr>
                <w:color w:val="000000"/>
              </w:rPr>
            </w:pPr>
            <w:r w:rsidRPr="00B97E2E">
              <w:rPr>
                <w:color w:val="000000"/>
              </w:rPr>
              <w:t>4 (44.4%)</w:t>
            </w:r>
          </w:p>
        </w:tc>
        <w:tc>
          <w:tcPr>
            <w:tcW w:w="1842" w:type="dxa"/>
            <w:vAlign w:val="bottom"/>
          </w:tcPr>
          <w:p w14:paraId="3A90CD58" w14:textId="77777777" w:rsidR="000E2860" w:rsidRPr="00B97E2E" w:rsidRDefault="000E2860" w:rsidP="00FE3A67">
            <w:pPr>
              <w:ind w:left="198" w:right="102"/>
              <w:jc w:val="center"/>
              <w:rPr>
                <w:color w:val="000000"/>
              </w:rPr>
            </w:pPr>
            <w:r w:rsidRPr="00B97E2E">
              <w:rPr>
                <w:color w:val="000000"/>
              </w:rPr>
              <w:t>83 (58.5%)</w:t>
            </w:r>
          </w:p>
        </w:tc>
        <w:tc>
          <w:tcPr>
            <w:tcW w:w="1985" w:type="dxa"/>
            <w:vAlign w:val="bottom"/>
          </w:tcPr>
          <w:p w14:paraId="602276E4" w14:textId="77777777" w:rsidR="000E2860" w:rsidRPr="00B97E2E" w:rsidRDefault="000E2860" w:rsidP="00FE3A67">
            <w:pPr>
              <w:ind w:left="198" w:right="102"/>
              <w:jc w:val="center"/>
              <w:rPr>
                <w:color w:val="000000"/>
              </w:rPr>
            </w:pPr>
            <w:r w:rsidRPr="00B97E2E">
              <w:rPr>
                <w:color w:val="000000"/>
              </w:rPr>
              <w:t>0.5</w:t>
            </w:r>
          </w:p>
        </w:tc>
      </w:tr>
      <w:tr w:rsidR="000E2860" w:rsidRPr="005E711A" w14:paraId="7F680FCA" w14:textId="77777777" w:rsidTr="00FE3A67">
        <w:trPr>
          <w:trHeight w:val="113"/>
        </w:trPr>
        <w:tc>
          <w:tcPr>
            <w:tcW w:w="3969" w:type="dxa"/>
            <w:vAlign w:val="bottom"/>
          </w:tcPr>
          <w:p w14:paraId="71354FC8" w14:textId="77777777" w:rsidR="000E2860" w:rsidRPr="00B97E2E" w:rsidRDefault="000E2860" w:rsidP="00FE3A67">
            <w:pPr>
              <w:ind w:left="198" w:right="102"/>
              <w:rPr>
                <w:color w:val="000000"/>
              </w:rPr>
            </w:pPr>
            <w:r w:rsidRPr="00B97E2E">
              <w:rPr>
                <w:color w:val="000000"/>
              </w:rPr>
              <w:t>Nausea</w:t>
            </w:r>
          </w:p>
        </w:tc>
        <w:tc>
          <w:tcPr>
            <w:tcW w:w="2268" w:type="dxa"/>
            <w:vAlign w:val="bottom"/>
          </w:tcPr>
          <w:p w14:paraId="2542B168" w14:textId="77777777" w:rsidR="000E2860" w:rsidRPr="00B97E2E" w:rsidRDefault="000E2860" w:rsidP="00FE3A67">
            <w:pPr>
              <w:ind w:left="198" w:right="102"/>
              <w:jc w:val="center"/>
              <w:rPr>
                <w:color w:val="000000"/>
              </w:rPr>
            </w:pPr>
            <w:r w:rsidRPr="00B97E2E">
              <w:rPr>
                <w:color w:val="000000"/>
              </w:rPr>
              <w:t>9 (81.8%)</w:t>
            </w:r>
          </w:p>
        </w:tc>
        <w:tc>
          <w:tcPr>
            <w:tcW w:w="1842" w:type="dxa"/>
            <w:vAlign w:val="bottom"/>
          </w:tcPr>
          <w:p w14:paraId="0A9C9F1A" w14:textId="77777777" w:rsidR="000E2860" w:rsidRPr="00B97E2E" w:rsidRDefault="000E2860" w:rsidP="00FE3A67">
            <w:pPr>
              <w:ind w:left="198" w:right="102"/>
              <w:jc w:val="center"/>
              <w:rPr>
                <w:color w:val="000000"/>
              </w:rPr>
            </w:pPr>
            <w:r w:rsidRPr="00B97E2E">
              <w:rPr>
                <w:color w:val="000000"/>
              </w:rPr>
              <w:t>84 (57.9%)</w:t>
            </w:r>
          </w:p>
        </w:tc>
        <w:tc>
          <w:tcPr>
            <w:tcW w:w="1985" w:type="dxa"/>
            <w:vAlign w:val="bottom"/>
          </w:tcPr>
          <w:p w14:paraId="35906464" w14:textId="77777777" w:rsidR="000E2860" w:rsidRPr="00B97E2E" w:rsidRDefault="000E2860" w:rsidP="00FE3A67">
            <w:pPr>
              <w:ind w:left="198" w:right="102"/>
              <w:jc w:val="center"/>
              <w:rPr>
                <w:color w:val="000000"/>
              </w:rPr>
            </w:pPr>
            <w:r w:rsidRPr="00B97E2E">
              <w:rPr>
                <w:color w:val="000000"/>
              </w:rPr>
              <w:t>0.2</w:t>
            </w:r>
          </w:p>
        </w:tc>
      </w:tr>
      <w:tr w:rsidR="000E2860" w:rsidRPr="005E711A" w14:paraId="576093D2" w14:textId="77777777" w:rsidTr="00FE3A67">
        <w:trPr>
          <w:trHeight w:val="113"/>
        </w:trPr>
        <w:tc>
          <w:tcPr>
            <w:tcW w:w="3969" w:type="dxa"/>
            <w:vAlign w:val="bottom"/>
          </w:tcPr>
          <w:p w14:paraId="5632B2D1" w14:textId="77777777" w:rsidR="000E2860" w:rsidRPr="00B97E2E" w:rsidRDefault="000E2860" w:rsidP="00FE3A67">
            <w:pPr>
              <w:ind w:left="198" w:right="102"/>
              <w:rPr>
                <w:color w:val="000000"/>
              </w:rPr>
            </w:pPr>
            <w:r w:rsidRPr="00B97E2E">
              <w:rPr>
                <w:color w:val="000000"/>
              </w:rPr>
              <w:t>Loss of consciousness</w:t>
            </w:r>
          </w:p>
        </w:tc>
        <w:tc>
          <w:tcPr>
            <w:tcW w:w="2268" w:type="dxa"/>
            <w:vAlign w:val="bottom"/>
          </w:tcPr>
          <w:p w14:paraId="7202CE1F"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70AA5F10" w14:textId="77777777" w:rsidR="000E2860" w:rsidRPr="00B97E2E" w:rsidRDefault="000E2860" w:rsidP="00FE3A67">
            <w:pPr>
              <w:ind w:left="198" w:right="102"/>
              <w:jc w:val="center"/>
              <w:rPr>
                <w:color w:val="000000"/>
              </w:rPr>
            </w:pPr>
            <w:r w:rsidRPr="00B97E2E">
              <w:rPr>
                <w:color w:val="000000"/>
              </w:rPr>
              <w:t>4 (2.7%)</w:t>
            </w:r>
          </w:p>
        </w:tc>
        <w:tc>
          <w:tcPr>
            <w:tcW w:w="1985" w:type="dxa"/>
            <w:vAlign w:val="bottom"/>
          </w:tcPr>
          <w:p w14:paraId="530DE6EA"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26B74838" w14:textId="77777777" w:rsidTr="00FE3A67">
        <w:trPr>
          <w:trHeight w:val="113"/>
        </w:trPr>
        <w:tc>
          <w:tcPr>
            <w:tcW w:w="3969" w:type="dxa"/>
            <w:vAlign w:val="bottom"/>
          </w:tcPr>
          <w:p w14:paraId="2F13BFF3" w14:textId="77777777" w:rsidR="000E2860" w:rsidRPr="00B97E2E" w:rsidRDefault="000E2860" w:rsidP="00FE3A67">
            <w:pPr>
              <w:ind w:left="198" w:right="102"/>
              <w:rPr>
                <w:color w:val="000000"/>
              </w:rPr>
            </w:pPr>
            <w:r w:rsidRPr="00B97E2E">
              <w:rPr>
                <w:color w:val="000000"/>
              </w:rPr>
              <w:t>Diarrhea</w:t>
            </w:r>
          </w:p>
        </w:tc>
        <w:tc>
          <w:tcPr>
            <w:tcW w:w="2268" w:type="dxa"/>
            <w:vAlign w:val="bottom"/>
          </w:tcPr>
          <w:p w14:paraId="23B78CE5" w14:textId="77777777" w:rsidR="000E2860" w:rsidRPr="00B97E2E" w:rsidRDefault="000E2860" w:rsidP="00FE3A67">
            <w:pPr>
              <w:ind w:left="198" w:right="102"/>
              <w:jc w:val="center"/>
              <w:rPr>
                <w:color w:val="000000"/>
              </w:rPr>
            </w:pPr>
            <w:r w:rsidRPr="00B97E2E">
              <w:rPr>
                <w:color w:val="000000"/>
              </w:rPr>
              <w:t>3 (27.3%)</w:t>
            </w:r>
          </w:p>
        </w:tc>
        <w:tc>
          <w:tcPr>
            <w:tcW w:w="1842" w:type="dxa"/>
            <w:vAlign w:val="bottom"/>
          </w:tcPr>
          <w:p w14:paraId="53A4E8D5" w14:textId="77777777" w:rsidR="000E2860" w:rsidRPr="00B97E2E" w:rsidRDefault="000E2860" w:rsidP="00FE3A67">
            <w:pPr>
              <w:ind w:left="198" w:right="102"/>
              <w:jc w:val="center"/>
              <w:rPr>
                <w:color w:val="000000"/>
              </w:rPr>
            </w:pPr>
            <w:r w:rsidRPr="00B97E2E">
              <w:rPr>
                <w:color w:val="000000"/>
              </w:rPr>
              <w:t>71 (49.0%)</w:t>
            </w:r>
          </w:p>
        </w:tc>
        <w:tc>
          <w:tcPr>
            <w:tcW w:w="1985" w:type="dxa"/>
            <w:vAlign w:val="bottom"/>
          </w:tcPr>
          <w:p w14:paraId="788523B1" w14:textId="77777777" w:rsidR="000E2860" w:rsidRPr="00B97E2E" w:rsidRDefault="000E2860" w:rsidP="00FE3A67">
            <w:pPr>
              <w:ind w:left="198" w:right="102"/>
              <w:jc w:val="center"/>
              <w:rPr>
                <w:color w:val="000000"/>
              </w:rPr>
            </w:pPr>
            <w:r w:rsidRPr="00B97E2E">
              <w:rPr>
                <w:color w:val="000000"/>
              </w:rPr>
              <w:t>0.2</w:t>
            </w:r>
          </w:p>
        </w:tc>
      </w:tr>
      <w:tr w:rsidR="000E2860" w:rsidRPr="005E711A" w14:paraId="45F8010D" w14:textId="77777777" w:rsidTr="00FE3A67">
        <w:trPr>
          <w:trHeight w:val="113"/>
        </w:trPr>
        <w:tc>
          <w:tcPr>
            <w:tcW w:w="3969" w:type="dxa"/>
            <w:vAlign w:val="bottom"/>
          </w:tcPr>
          <w:p w14:paraId="605A5D0A" w14:textId="77777777" w:rsidR="000E2860" w:rsidRPr="00B97E2E" w:rsidRDefault="000E2860" w:rsidP="00FE3A67">
            <w:pPr>
              <w:ind w:left="198" w:right="102"/>
              <w:rPr>
                <w:color w:val="000000"/>
              </w:rPr>
            </w:pPr>
            <w:r w:rsidRPr="00B97E2E">
              <w:rPr>
                <w:color w:val="000000"/>
              </w:rPr>
              <w:t>Dizziness</w:t>
            </w:r>
          </w:p>
        </w:tc>
        <w:tc>
          <w:tcPr>
            <w:tcW w:w="2268" w:type="dxa"/>
            <w:vAlign w:val="bottom"/>
          </w:tcPr>
          <w:p w14:paraId="05B03A87" w14:textId="77777777" w:rsidR="000E2860" w:rsidRPr="00B97E2E" w:rsidRDefault="000E2860" w:rsidP="00FE3A67">
            <w:pPr>
              <w:ind w:left="198" w:right="102"/>
              <w:jc w:val="center"/>
              <w:rPr>
                <w:color w:val="000000"/>
              </w:rPr>
            </w:pPr>
            <w:r w:rsidRPr="00B97E2E">
              <w:rPr>
                <w:color w:val="000000"/>
              </w:rPr>
              <w:t>5 (45.5%)</w:t>
            </w:r>
          </w:p>
        </w:tc>
        <w:tc>
          <w:tcPr>
            <w:tcW w:w="1842" w:type="dxa"/>
            <w:vAlign w:val="bottom"/>
          </w:tcPr>
          <w:p w14:paraId="54C2041D" w14:textId="77777777" w:rsidR="000E2860" w:rsidRPr="00B97E2E" w:rsidRDefault="000E2860" w:rsidP="00FE3A67">
            <w:pPr>
              <w:ind w:left="198" w:right="102"/>
              <w:jc w:val="center"/>
              <w:rPr>
                <w:color w:val="000000"/>
              </w:rPr>
            </w:pPr>
            <w:r w:rsidRPr="00B97E2E">
              <w:rPr>
                <w:color w:val="000000"/>
              </w:rPr>
              <w:t>73 (50.7%)</w:t>
            </w:r>
          </w:p>
        </w:tc>
        <w:tc>
          <w:tcPr>
            <w:tcW w:w="1985" w:type="dxa"/>
            <w:vAlign w:val="bottom"/>
          </w:tcPr>
          <w:p w14:paraId="3224B9C8" w14:textId="77777777" w:rsidR="000E2860" w:rsidRPr="00B97E2E" w:rsidRDefault="000E2860" w:rsidP="00FE3A67">
            <w:pPr>
              <w:ind w:left="198" w:right="102"/>
              <w:jc w:val="center"/>
              <w:rPr>
                <w:color w:val="000000"/>
              </w:rPr>
            </w:pPr>
            <w:r w:rsidRPr="00B97E2E">
              <w:rPr>
                <w:color w:val="000000"/>
              </w:rPr>
              <w:t>0.7</w:t>
            </w:r>
          </w:p>
        </w:tc>
      </w:tr>
      <w:tr w:rsidR="000E2860" w:rsidRPr="005E711A" w14:paraId="4E73AFB3" w14:textId="77777777" w:rsidTr="00FE3A67">
        <w:trPr>
          <w:trHeight w:val="113"/>
        </w:trPr>
        <w:tc>
          <w:tcPr>
            <w:tcW w:w="3969" w:type="dxa"/>
            <w:vAlign w:val="bottom"/>
          </w:tcPr>
          <w:p w14:paraId="564D2FEE" w14:textId="77777777" w:rsidR="000E2860" w:rsidRPr="00B97E2E" w:rsidRDefault="000E2860" w:rsidP="00FE3A67">
            <w:pPr>
              <w:ind w:left="198" w:right="102"/>
              <w:rPr>
                <w:color w:val="000000"/>
              </w:rPr>
            </w:pPr>
            <w:r w:rsidRPr="00B97E2E">
              <w:rPr>
                <w:color w:val="000000"/>
              </w:rPr>
              <w:t>Shock</w:t>
            </w:r>
          </w:p>
        </w:tc>
        <w:tc>
          <w:tcPr>
            <w:tcW w:w="2268" w:type="dxa"/>
            <w:vAlign w:val="bottom"/>
          </w:tcPr>
          <w:p w14:paraId="6A349FFD"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7FEAA7A4" w14:textId="77777777" w:rsidR="000E2860" w:rsidRPr="00B97E2E" w:rsidRDefault="000E2860" w:rsidP="00FE3A67">
            <w:pPr>
              <w:ind w:left="198" w:right="102"/>
              <w:jc w:val="center"/>
              <w:rPr>
                <w:color w:val="000000"/>
              </w:rPr>
            </w:pPr>
            <w:r w:rsidRPr="00B97E2E">
              <w:rPr>
                <w:color w:val="000000"/>
              </w:rPr>
              <w:t>2 (1.4%)</w:t>
            </w:r>
          </w:p>
        </w:tc>
        <w:tc>
          <w:tcPr>
            <w:tcW w:w="1985" w:type="dxa"/>
            <w:vAlign w:val="bottom"/>
          </w:tcPr>
          <w:p w14:paraId="682E2CA5"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580A474E" w14:textId="77777777" w:rsidTr="00FE3A67">
        <w:trPr>
          <w:trHeight w:val="113"/>
        </w:trPr>
        <w:tc>
          <w:tcPr>
            <w:tcW w:w="3969" w:type="dxa"/>
            <w:vAlign w:val="bottom"/>
          </w:tcPr>
          <w:p w14:paraId="4728463C" w14:textId="77777777" w:rsidR="000E2860" w:rsidRPr="00B97E2E" w:rsidRDefault="000E2860" w:rsidP="00FE3A67">
            <w:pPr>
              <w:ind w:left="198" w:right="102"/>
              <w:rPr>
                <w:color w:val="000000"/>
              </w:rPr>
            </w:pPr>
            <w:r w:rsidRPr="00B97E2E">
              <w:rPr>
                <w:color w:val="000000"/>
              </w:rPr>
              <w:t>Anorexia</w:t>
            </w:r>
          </w:p>
        </w:tc>
        <w:tc>
          <w:tcPr>
            <w:tcW w:w="2268" w:type="dxa"/>
            <w:vAlign w:val="bottom"/>
          </w:tcPr>
          <w:p w14:paraId="6F1B4E53" w14:textId="77777777" w:rsidR="000E2860" w:rsidRPr="00B97E2E" w:rsidRDefault="000E2860" w:rsidP="00FE3A67">
            <w:pPr>
              <w:ind w:left="198" w:right="102"/>
              <w:jc w:val="center"/>
              <w:rPr>
                <w:color w:val="000000"/>
              </w:rPr>
            </w:pPr>
            <w:r w:rsidRPr="00B97E2E">
              <w:rPr>
                <w:color w:val="000000"/>
              </w:rPr>
              <w:t>4 (36.4%)</w:t>
            </w:r>
          </w:p>
        </w:tc>
        <w:tc>
          <w:tcPr>
            <w:tcW w:w="1842" w:type="dxa"/>
            <w:vAlign w:val="bottom"/>
          </w:tcPr>
          <w:p w14:paraId="0598C0E4" w14:textId="77777777" w:rsidR="000E2860" w:rsidRPr="00B97E2E" w:rsidRDefault="000E2860" w:rsidP="00FE3A67">
            <w:pPr>
              <w:ind w:left="198" w:right="102"/>
              <w:jc w:val="center"/>
              <w:rPr>
                <w:color w:val="000000"/>
              </w:rPr>
            </w:pPr>
            <w:r w:rsidRPr="00B97E2E">
              <w:rPr>
                <w:color w:val="000000"/>
              </w:rPr>
              <w:t>73 (50.7%)</w:t>
            </w:r>
          </w:p>
        </w:tc>
        <w:tc>
          <w:tcPr>
            <w:tcW w:w="1985" w:type="dxa"/>
            <w:vAlign w:val="bottom"/>
          </w:tcPr>
          <w:p w14:paraId="502C8C2C" w14:textId="77777777" w:rsidR="000E2860" w:rsidRPr="00B97E2E" w:rsidRDefault="000E2860" w:rsidP="00FE3A67">
            <w:pPr>
              <w:ind w:left="198" w:right="102"/>
              <w:jc w:val="center"/>
              <w:rPr>
                <w:color w:val="000000"/>
              </w:rPr>
            </w:pPr>
            <w:r w:rsidRPr="00B97E2E">
              <w:rPr>
                <w:color w:val="000000"/>
              </w:rPr>
              <w:t>0.4</w:t>
            </w:r>
          </w:p>
        </w:tc>
      </w:tr>
      <w:tr w:rsidR="000E2860" w:rsidRPr="005E711A" w14:paraId="62A1C469" w14:textId="77777777" w:rsidTr="00FE3A67">
        <w:trPr>
          <w:trHeight w:val="113"/>
        </w:trPr>
        <w:tc>
          <w:tcPr>
            <w:tcW w:w="3969" w:type="dxa"/>
            <w:vAlign w:val="bottom"/>
          </w:tcPr>
          <w:p w14:paraId="1D5E5494" w14:textId="77777777" w:rsidR="000E2860" w:rsidRPr="00B97E2E" w:rsidRDefault="000E2860" w:rsidP="00FE3A67">
            <w:pPr>
              <w:ind w:left="198" w:right="102"/>
              <w:rPr>
                <w:color w:val="000000"/>
              </w:rPr>
            </w:pPr>
            <w:r w:rsidRPr="00B97E2E">
              <w:rPr>
                <w:color w:val="000000"/>
              </w:rPr>
              <w:t>Loss of axillary and pubic hair, if</w:t>
            </w:r>
          </w:p>
          <w:p w14:paraId="46DF720E" w14:textId="77777777" w:rsidR="000E2860" w:rsidRPr="00B97E2E" w:rsidRDefault="000E2860" w:rsidP="00FE3A67">
            <w:pPr>
              <w:ind w:left="198" w:right="102"/>
              <w:rPr>
                <w:color w:val="000000"/>
              </w:rPr>
            </w:pPr>
            <w:r w:rsidRPr="00B97E2E">
              <w:rPr>
                <w:color w:val="000000"/>
              </w:rPr>
              <w:t>female</w:t>
            </w:r>
          </w:p>
        </w:tc>
        <w:tc>
          <w:tcPr>
            <w:tcW w:w="2268" w:type="dxa"/>
            <w:vAlign w:val="bottom"/>
          </w:tcPr>
          <w:p w14:paraId="05275716" w14:textId="77777777" w:rsidR="000E2860" w:rsidRPr="00B97E2E" w:rsidRDefault="000E2860" w:rsidP="00FE3A67">
            <w:pPr>
              <w:ind w:left="198" w:right="102"/>
              <w:jc w:val="center"/>
              <w:rPr>
                <w:color w:val="000000"/>
              </w:rPr>
            </w:pPr>
            <w:r w:rsidRPr="00B97E2E">
              <w:rPr>
                <w:color w:val="000000"/>
              </w:rPr>
              <w:t>2 (18.2%)</w:t>
            </w:r>
          </w:p>
        </w:tc>
        <w:tc>
          <w:tcPr>
            <w:tcW w:w="1842" w:type="dxa"/>
            <w:vAlign w:val="bottom"/>
          </w:tcPr>
          <w:p w14:paraId="51448BDB" w14:textId="77777777" w:rsidR="000E2860" w:rsidRPr="00B97E2E" w:rsidRDefault="000E2860" w:rsidP="00FE3A67">
            <w:pPr>
              <w:ind w:left="198" w:right="102"/>
              <w:jc w:val="center"/>
              <w:rPr>
                <w:color w:val="000000"/>
              </w:rPr>
            </w:pPr>
            <w:r w:rsidRPr="00B97E2E">
              <w:rPr>
                <w:color w:val="000000"/>
              </w:rPr>
              <w:t>35 (23.6%)</w:t>
            </w:r>
          </w:p>
        </w:tc>
        <w:tc>
          <w:tcPr>
            <w:tcW w:w="1985" w:type="dxa"/>
            <w:vAlign w:val="bottom"/>
          </w:tcPr>
          <w:p w14:paraId="4DB6387C" w14:textId="77777777" w:rsidR="000E2860" w:rsidRPr="00B97E2E" w:rsidRDefault="000E2860" w:rsidP="00FE3A67">
            <w:pPr>
              <w:ind w:left="198" w:right="102"/>
              <w:jc w:val="center"/>
              <w:rPr>
                <w:color w:val="000000"/>
              </w:rPr>
            </w:pPr>
            <w:r w:rsidRPr="00B97E2E">
              <w:rPr>
                <w:color w:val="000000"/>
              </w:rPr>
              <w:t>0.8</w:t>
            </w:r>
          </w:p>
        </w:tc>
      </w:tr>
      <w:tr w:rsidR="000E2860" w:rsidRPr="005E711A" w14:paraId="774B293E" w14:textId="77777777" w:rsidTr="00FE3A67">
        <w:trPr>
          <w:trHeight w:val="113"/>
        </w:trPr>
        <w:tc>
          <w:tcPr>
            <w:tcW w:w="3969" w:type="dxa"/>
            <w:vAlign w:val="bottom"/>
          </w:tcPr>
          <w:p w14:paraId="72F8E867" w14:textId="77777777" w:rsidR="000E2860" w:rsidRPr="00B97E2E" w:rsidRDefault="000E2860" w:rsidP="00FE3A67">
            <w:pPr>
              <w:ind w:left="198" w:right="102"/>
              <w:rPr>
                <w:b/>
                <w:bCs/>
                <w:color w:val="000000"/>
              </w:rPr>
            </w:pPr>
            <w:r w:rsidRPr="00B97E2E">
              <w:rPr>
                <w:b/>
                <w:bCs/>
                <w:color w:val="000000"/>
              </w:rPr>
              <w:t>CLINICAL FEATURES</w:t>
            </w:r>
          </w:p>
        </w:tc>
        <w:tc>
          <w:tcPr>
            <w:tcW w:w="2268" w:type="dxa"/>
            <w:vAlign w:val="bottom"/>
          </w:tcPr>
          <w:p w14:paraId="51F8A5B6" w14:textId="77777777" w:rsidR="000E2860" w:rsidRPr="00B97E2E" w:rsidRDefault="000E2860" w:rsidP="00FE3A67">
            <w:pPr>
              <w:ind w:left="198" w:right="102"/>
              <w:jc w:val="center"/>
              <w:rPr>
                <w:color w:val="000000"/>
              </w:rPr>
            </w:pPr>
          </w:p>
        </w:tc>
        <w:tc>
          <w:tcPr>
            <w:tcW w:w="1842" w:type="dxa"/>
            <w:vAlign w:val="bottom"/>
          </w:tcPr>
          <w:p w14:paraId="4AFA1F58" w14:textId="77777777" w:rsidR="000E2860" w:rsidRPr="00B97E2E" w:rsidRDefault="000E2860" w:rsidP="00FE3A67">
            <w:pPr>
              <w:ind w:left="198" w:right="102"/>
              <w:jc w:val="center"/>
              <w:rPr>
                <w:color w:val="000000"/>
              </w:rPr>
            </w:pPr>
          </w:p>
        </w:tc>
        <w:tc>
          <w:tcPr>
            <w:tcW w:w="1985" w:type="dxa"/>
            <w:vAlign w:val="bottom"/>
          </w:tcPr>
          <w:p w14:paraId="78913FD8" w14:textId="77777777" w:rsidR="000E2860" w:rsidRPr="00B97E2E" w:rsidRDefault="000E2860" w:rsidP="00FE3A67">
            <w:pPr>
              <w:ind w:left="198" w:right="102"/>
              <w:jc w:val="center"/>
              <w:rPr>
                <w:color w:val="000000"/>
              </w:rPr>
            </w:pPr>
          </w:p>
        </w:tc>
      </w:tr>
      <w:tr w:rsidR="000E2860" w:rsidRPr="005E711A" w14:paraId="38DE0550" w14:textId="77777777" w:rsidTr="00FE3A67">
        <w:trPr>
          <w:trHeight w:val="113"/>
        </w:trPr>
        <w:tc>
          <w:tcPr>
            <w:tcW w:w="3969" w:type="dxa"/>
            <w:vAlign w:val="bottom"/>
          </w:tcPr>
          <w:p w14:paraId="197A1F65" w14:textId="77777777" w:rsidR="000E2860" w:rsidRPr="00B97E2E" w:rsidRDefault="000E2860" w:rsidP="00FE3A67">
            <w:pPr>
              <w:ind w:left="198" w:right="102"/>
              <w:rPr>
                <w:color w:val="000000"/>
              </w:rPr>
            </w:pPr>
            <w:r w:rsidRPr="00B97E2E">
              <w:rPr>
                <w:color w:val="000000"/>
              </w:rPr>
              <w:t>BP (systolic) mmHg</w:t>
            </w:r>
          </w:p>
        </w:tc>
        <w:tc>
          <w:tcPr>
            <w:tcW w:w="2268" w:type="dxa"/>
            <w:vAlign w:val="bottom"/>
          </w:tcPr>
          <w:p w14:paraId="7D132082" w14:textId="77777777" w:rsidR="000E2860" w:rsidRPr="00B97E2E" w:rsidRDefault="000E2860" w:rsidP="00FE3A67">
            <w:pPr>
              <w:ind w:left="198" w:right="102"/>
              <w:jc w:val="center"/>
              <w:rPr>
                <w:color w:val="000000"/>
              </w:rPr>
            </w:pPr>
            <w:r w:rsidRPr="00B97E2E">
              <w:rPr>
                <w:color w:val="000000"/>
              </w:rPr>
              <w:t>127 (114, 129)</w:t>
            </w:r>
          </w:p>
        </w:tc>
        <w:tc>
          <w:tcPr>
            <w:tcW w:w="1842" w:type="dxa"/>
            <w:vAlign w:val="bottom"/>
          </w:tcPr>
          <w:p w14:paraId="61D30B9E" w14:textId="77777777" w:rsidR="000E2860" w:rsidRPr="00B97E2E" w:rsidRDefault="000E2860" w:rsidP="00FE3A67">
            <w:pPr>
              <w:ind w:left="198" w:right="102"/>
              <w:jc w:val="center"/>
              <w:rPr>
                <w:color w:val="000000"/>
              </w:rPr>
            </w:pPr>
            <w:r w:rsidRPr="00B97E2E">
              <w:rPr>
                <w:color w:val="000000"/>
              </w:rPr>
              <w:t>110 (100, 124)</w:t>
            </w:r>
          </w:p>
        </w:tc>
        <w:tc>
          <w:tcPr>
            <w:tcW w:w="1985" w:type="dxa"/>
            <w:vAlign w:val="bottom"/>
          </w:tcPr>
          <w:p w14:paraId="787197EB" w14:textId="77777777" w:rsidR="000E2860" w:rsidRPr="00B97E2E" w:rsidRDefault="000E2860" w:rsidP="00FE3A67">
            <w:pPr>
              <w:ind w:left="198" w:right="102"/>
              <w:jc w:val="center"/>
              <w:rPr>
                <w:color w:val="000000"/>
              </w:rPr>
            </w:pPr>
            <w:r w:rsidRPr="00B97E2E">
              <w:rPr>
                <w:color w:val="000000"/>
              </w:rPr>
              <w:t>0.11</w:t>
            </w:r>
          </w:p>
        </w:tc>
      </w:tr>
      <w:tr w:rsidR="000E2860" w:rsidRPr="005E711A" w14:paraId="7CCFB886" w14:textId="77777777" w:rsidTr="00FE3A67">
        <w:trPr>
          <w:trHeight w:val="113"/>
        </w:trPr>
        <w:tc>
          <w:tcPr>
            <w:tcW w:w="3969" w:type="dxa"/>
            <w:vAlign w:val="bottom"/>
          </w:tcPr>
          <w:p w14:paraId="387E99F7" w14:textId="77777777" w:rsidR="000E2860" w:rsidRPr="00B97E2E" w:rsidRDefault="000E2860" w:rsidP="00FE3A67">
            <w:pPr>
              <w:ind w:left="198" w:right="102"/>
              <w:rPr>
                <w:color w:val="000000"/>
              </w:rPr>
            </w:pPr>
            <w:r w:rsidRPr="00B97E2E">
              <w:rPr>
                <w:color w:val="000000"/>
              </w:rPr>
              <w:t>BP (diastolic) mmHg</w:t>
            </w:r>
          </w:p>
        </w:tc>
        <w:tc>
          <w:tcPr>
            <w:tcW w:w="2268" w:type="dxa"/>
            <w:vAlign w:val="bottom"/>
          </w:tcPr>
          <w:p w14:paraId="6BE572A4" w14:textId="77777777" w:rsidR="000E2860" w:rsidRPr="00B97E2E" w:rsidRDefault="000E2860" w:rsidP="00FE3A67">
            <w:pPr>
              <w:ind w:left="198" w:right="102"/>
              <w:jc w:val="center"/>
              <w:rPr>
                <w:color w:val="000000"/>
              </w:rPr>
            </w:pPr>
            <w:r w:rsidRPr="00B97E2E">
              <w:rPr>
                <w:color w:val="000000"/>
              </w:rPr>
              <w:t>79 (67, 83)</w:t>
            </w:r>
          </w:p>
        </w:tc>
        <w:tc>
          <w:tcPr>
            <w:tcW w:w="1842" w:type="dxa"/>
            <w:vAlign w:val="bottom"/>
          </w:tcPr>
          <w:p w14:paraId="5C6BFC95" w14:textId="77777777" w:rsidR="000E2860" w:rsidRPr="00B97E2E" w:rsidRDefault="000E2860" w:rsidP="00FE3A67">
            <w:pPr>
              <w:ind w:left="198" w:right="102"/>
              <w:jc w:val="center"/>
              <w:rPr>
                <w:color w:val="000000"/>
              </w:rPr>
            </w:pPr>
            <w:r w:rsidRPr="00B97E2E">
              <w:rPr>
                <w:color w:val="000000"/>
              </w:rPr>
              <w:t>70 (60, 80)</w:t>
            </w:r>
          </w:p>
        </w:tc>
        <w:tc>
          <w:tcPr>
            <w:tcW w:w="1985" w:type="dxa"/>
            <w:vAlign w:val="bottom"/>
          </w:tcPr>
          <w:p w14:paraId="35C5B579" w14:textId="77777777" w:rsidR="000E2860" w:rsidRPr="00B97E2E" w:rsidRDefault="000E2860" w:rsidP="00FE3A67">
            <w:pPr>
              <w:ind w:left="198" w:right="102"/>
              <w:jc w:val="center"/>
              <w:rPr>
                <w:color w:val="000000"/>
              </w:rPr>
            </w:pPr>
            <w:r w:rsidRPr="00B97E2E">
              <w:rPr>
                <w:color w:val="000000"/>
              </w:rPr>
              <w:t>0.2</w:t>
            </w:r>
          </w:p>
        </w:tc>
      </w:tr>
      <w:tr w:rsidR="000E2860" w:rsidRPr="005E711A" w14:paraId="7B82F866" w14:textId="77777777" w:rsidTr="00FE3A67">
        <w:trPr>
          <w:trHeight w:val="113"/>
        </w:trPr>
        <w:tc>
          <w:tcPr>
            <w:tcW w:w="3969" w:type="dxa"/>
            <w:vAlign w:val="bottom"/>
          </w:tcPr>
          <w:p w14:paraId="47E6D727" w14:textId="77777777" w:rsidR="000E2860" w:rsidRPr="00B97E2E" w:rsidRDefault="000E2860" w:rsidP="00FE3A67">
            <w:pPr>
              <w:ind w:left="198" w:right="102"/>
              <w:rPr>
                <w:color w:val="000000"/>
              </w:rPr>
            </w:pPr>
            <w:r w:rsidRPr="00B97E2E">
              <w:rPr>
                <w:color w:val="000000"/>
              </w:rPr>
              <w:t>Heart rate beats per minute</w:t>
            </w:r>
          </w:p>
        </w:tc>
        <w:tc>
          <w:tcPr>
            <w:tcW w:w="2268" w:type="dxa"/>
            <w:vAlign w:val="bottom"/>
          </w:tcPr>
          <w:p w14:paraId="7DD8D159" w14:textId="77777777" w:rsidR="000E2860" w:rsidRPr="00B97E2E" w:rsidRDefault="000E2860" w:rsidP="00FE3A67">
            <w:pPr>
              <w:ind w:left="198" w:right="102"/>
              <w:jc w:val="center"/>
              <w:rPr>
                <w:color w:val="000000"/>
              </w:rPr>
            </w:pPr>
            <w:r w:rsidRPr="00B97E2E">
              <w:rPr>
                <w:color w:val="000000"/>
              </w:rPr>
              <w:t>82 (70, 103)</w:t>
            </w:r>
          </w:p>
        </w:tc>
        <w:tc>
          <w:tcPr>
            <w:tcW w:w="1842" w:type="dxa"/>
            <w:vAlign w:val="bottom"/>
          </w:tcPr>
          <w:p w14:paraId="01E44FE7" w14:textId="77777777" w:rsidR="000E2860" w:rsidRPr="00B97E2E" w:rsidRDefault="000E2860" w:rsidP="00FE3A67">
            <w:pPr>
              <w:ind w:left="198" w:right="102"/>
              <w:jc w:val="center"/>
              <w:rPr>
                <w:color w:val="000000"/>
              </w:rPr>
            </w:pPr>
            <w:r w:rsidRPr="00B97E2E">
              <w:rPr>
                <w:color w:val="000000"/>
              </w:rPr>
              <w:t>92 (79, 108)</w:t>
            </w:r>
          </w:p>
        </w:tc>
        <w:tc>
          <w:tcPr>
            <w:tcW w:w="1985" w:type="dxa"/>
            <w:vAlign w:val="bottom"/>
          </w:tcPr>
          <w:p w14:paraId="2ED9FB1B" w14:textId="77777777" w:rsidR="000E2860" w:rsidRPr="00B97E2E" w:rsidRDefault="000E2860" w:rsidP="00FE3A67">
            <w:pPr>
              <w:ind w:left="198" w:right="102"/>
              <w:jc w:val="center"/>
              <w:rPr>
                <w:color w:val="000000"/>
              </w:rPr>
            </w:pPr>
            <w:r w:rsidRPr="00B97E2E">
              <w:rPr>
                <w:color w:val="000000"/>
              </w:rPr>
              <w:t>0.3</w:t>
            </w:r>
          </w:p>
        </w:tc>
      </w:tr>
      <w:tr w:rsidR="000E2860" w:rsidRPr="005E711A" w14:paraId="7BFDB93C" w14:textId="77777777" w:rsidTr="00FE3A67">
        <w:trPr>
          <w:trHeight w:val="113"/>
        </w:trPr>
        <w:tc>
          <w:tcPr>
            <w:tcW w:w="3969" w:type="dxa"/>
            <w:vAlign w:val="bottom"/>
          </w:tcPr>
          <w:p w14:paraId="6A805DBC" w14:textId="77777777" w:rsidR="000E2860" w:rsidRPr="00B97E2E" w:rsidRDefault="000E2860" w:rsidP="00FE3A67">
            <w:pPr>
              <w:ind w:left="198" w:right="102"/>
              <w:rPr>
                <w:color w:val="000000"/>
              </w:rPr>
            </w:pPr>
            <w:r w:rsidRPr="00B97E2E">
              <w:rPr>
                <w:color w:val="000000"/>
              </w:rPr>
              <w:t>Hypotension</w:t>
            </w:r>
          </w:p>
        </w:tc>
        <w:tc>
          <w:tcPr>
            <w:tcW w:w="2268" w:type="dxa"/>
            <w:vAlign w:val="bottom"/>
          </w:tcPr>
          <w:p w14:paraId="5998D8BA"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57BF32D5" w14:textId="77777777" w:rsidR="000E2860" w:rsidRPr="00B97E2E" w:rsidRDefault="000E2860" w:rsidP="00FE3A67">
            <w:pPr>
              <w:ind w:left="198" w:right="102"/>
              <w:jc w:val="center"/>
              <w:rPr>
                <w:color w:val="000000"/>
              </w:rPr>
            </w:pPr>
            <w:r w:rsidRPr="00B97E2E">
              <w:rPr>
                <w:color w:val="000000"/>
              </w:rPr>
              <w:t>16 (11.0%)</w:t>
            </w:r>
          </w:p>
        </w:tc>
        <w:tc>
          <w:tcPr>
            <w:tcW w:w="1985" w:type="dxa"/>
            <w:vAlign w:val="bottom"/>
          </w:tcPr>
          <w:p w14:paraId="5D0DF85C" w14:textId="77777777" w:rsidR="000E2860" w:rsidRPr="00B97E2E" w:rsidRDefault="000E2860" w:rsidP="00FE3A67">
            <w:pPr>
              <w:ind w:left="198" w:right="102"/>
              <w:jc w:val="center"/>
              <w:rPr>
                <w:color w:val="000000"/>
              </w:rPr>
            </w:pPr>
            <w:r w:rsidRPr="00B97E2E">
              <w:rPr>
                <w:color w:val="000000"/>
              </w:rPr>
              <w:t>0.6</w:t>
            </w:r>
          </w:p>
        </w:tc>
      </w:tr>
      <w:tr w:rsidR="000E2860" w:rsidRPr="005E711A" w14:paraId="27D4C7C3" w14:textId="77777777" w:rsidTr="00FE3A67">
        <w:trPr>
          <w:trHeight w:val="113"/>
        </w:trPr>
        <w:tc>
          <w:tcPr>
            <w:tcW w:w="3969" w:type="dxa"/>
            <w:vAlign w:val="bottom"/>
          </w:tcPr>
          <w:p w14:paraId="4FB82E81" w14:textId="77777777" w:rsidR="000E2860" w:rsidRPr="00B97E2E" w:rsidRDefault="000E2860" w:rsidP="00FE3A67">
            <w:pPr>
              <w:ind w:left="198" w:right="102"/>
              <w:rPr>
                <w:color w:val="000000"/>
              </w:rPr>
            </w:pPr>
            <w:r w:rsidRPr="00B97E2E">
              <w:rPr>
                <w:color w:val="000000"/>
              </w:rPr>
              <w:t>Any postural drop in blood pressure</w:t>
            </w:r>
          </w:p>
        </w:tc>
        <w:tc>
          <w:tcPr>
            <w:tcW w:w="2268" w:type="dxa"/>
            <w:vAlign w:val="bottom"/>
          </w:tcPr>
          <w:p w14:paraId="67DCE081"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1F9DA64F" w14:textId="77777777" w:rsidR="000E2860" w:rsidRPr="00B97E2E" w:rsidRDefault="000E2860" w:rsidP="00FE3A67">
            <w:pPr>
              <w:ind w:left="198" w:right="102"/>
              <w:jc w:val="center"/>
              <w:rPr>
                <w:color w:val="000000"/>
              </w:rPr>
            </w:pPr>
            <w:r w:rsidRPr="00B97E2E">
              <w:rPr>
                <w:color w:val="000000"/>
              </w:rPr>
              <w:t>7 (4.9%)</w:t>
            </w:r>
          </w:p>
        </w:tc>
        <w:tc>
          <w:tcPr>
            <w:tcW w:w="1985" w:type="dxa"/>
            <w:vAlign w:val="bottom"/>
          </w:tcPr>
          <w:p w14:paraId="7E01D852"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1B3034F4" w14:textId="77777777" w:rsidTr="00FE3A67">
        <w:trPr>
          <w:trHeight w:val="113"/>
        </w:trPr>
        <w:tc>
          <w:tcPr>
            <w:tcW w:w="3969" w:type="dxa"/>
            <w:vAlign w:val="bottom"/>
          </w:tcPr>
          <w:p w14:paraId="290054FD" w14:textId="77777777" w:rsidR="000E2860" w:rsidRPr="00B97E2E" w:rsidRDefault="000E2860" w:rsidP="00FE3A67">
            <w:pPr>
              <w:ind w:left="198" w:right="102"/>
              <w:rPr>
                <w:color w:val="000000"/>
              </w:rPr>
            </w:pPr>
            <w:r w:rsidRPr="00B97E2E">
              <w:rPr>
                <w:color w:val="000000"/>
              </w:rPr>
              <w:t xml:space="preserve">Presence of </w:t>
            </w:r>
            <w:proofErr w:type="spellStart"/>
            <w:r w:rsidRPr="00B97E2E">
              <w:rPr>
                <w:color w:val="000000"/>
              </w:rPr>
              <w:t>anaemia</w:t>
            </w:r>
            <w:proofErr w:type="spellEnd"/>
          </w:p>
        </w:tc>
        <w:tc>
          <w:tcPr>
            <w:tcW w:w="2268" w:type="dxa"/>
            <w:vAlign w:val="bottom"/>
          </w:tcPr>
          <w:p w14:paraId="0CC93CE3" w14:textId="77777777" w:rsidR="000E2860" w:rsidRPr="00B97E2E" w:rsidRDefault="000E2860" w:rsidP="00FE3A67">
            <w:pPr>
              <w:ind w:left="198" w:right="102"/>
              <w:jc w:val="center"/>
              <w:rPr>
                <w:color w:val="000000"/>
              </w:rPr>
            </w:pPr>
            <w:r w:rsidRPr="00B97E2E">
              <w:rPr>
                <w:color w:val="000000"/>
              </w:rPr>
              <w:t>6 (54.5%)</w:t>
            </w:r>
          </w:p>
        </w:tc>
        <w:tc>
          <w:tcPr>
            <w:tcW w:w="1842" w:type="dxa"/>
            <w:vAlign w:val="bottom"/>
          </w:tcPr>
          <w:p w14:paraId="1F31952D" w14:textId="77777777" w:rsidR="000E2860" w:rsidRPr="00B97E2E" w:rsidRDefault="000E2860" w:rsidP="00FE3A67">
            <w:pPr>
              <w:ind w:left="198" w:right="102"/>
              <w:jc w:val="center"/>
              <w:rPr>
                <w:color w:val="000000"/>
              </w:rPr>
            </w:pPr>
            <w:r w:rsidRPr="00B97E2E">
              <w:rPr>
                <w:color w:val="000000"/>
              </w:rPr>
              <w:t>93 (64.6%)</w:t>
            </w:r>
          </w:p>
        </w:tc>
        <w:tc>
          <w:tcPr>
            <w:tcW w:w="1985" w:type="dxa"/>
            <w:vAlign w:val="bottom"/>
          </w:tcPr>
          <w:p w14:paraId="4C34A87A" w14:textId="77777777" w:rsidR="000E2860" w:rsidRPr="00B97E2E" w:rsidRDefault="000E2860" w:rsidP="00FE3A67">
            <w:pPr>
              <w:ind w:left="198" w:right="102"/>
              <w:jc w:val="center"/>
              <w:rPr>
                <w:color w:val="000000"/>
              </w:rPr>
            </w:pPr>
            <w:r w:rsidRPr="00B97E2E">
              <w:rPr>
                <w:color w:val="000000"/>
              </w:rPr>
              <w:t>0.5</w:t>
            </w:r>
          </w:p>
        </w:tc>
      </w:tr>
      <w:tr w:rsidR="000E2860" w:rsidRPr="005E711A" w14:paraId="324CBB7E" w14:textId="77777777" w:rsidTr="00FE3A67">
        <w:trPr>
          <w:trHeight w:val="113"/>
        </w:trPr>
        <w:tc>
          <w:tcPr>
            <w:tcW w:w="3969" w:type="dxa"/>
            <w:vAlign w:val="bottom"/>
          </w:tcPr>
          <w:p w14:paraId="236C25F2" w14:textId="77777777" w:rsidR="000E2860" w:rsidRPr="00B97E2E" w:rsidRDefault="000E2860" w:rsidP="00FE3A67">
            <w:pPr>
              <w:ind w:left="198" w:right="102"/>
              <w:rPr>
                <w:b/>
                <w:bCs/>
                <w:color w:val="000000"/>
              </w:rPr>
            </w:pPr>
            <w:r w:rsidRPr="00B97E2E">
              <w:rPr>
                <w:b/>
                <w:bCs/>
                <w:color w:val="000000"/>
              </w:rPr>
              <w:t>INVESTIGATIONS</w:t>
            </w:r>
          </w:p>
        </w:tc>
        <w:tc>
          <w:tcPr>
            <w:tcW w:w="2268" w:type="dxa"/>
            <w:vAlign w:val="bottom"/>
          </w:tcPr>
          <w:p w14:paraId="06F87C53" w14:textId="77777777" w:rsidR="000E2860" w:rsidRPr="00B97E2E" w:rsidRDefault="000E2860" w:rsidP="00FE3A67">
            <w:pPr>
              <w:ind w:left="198" w:right="102"/>
              <w:jc w:val="center"/>
              <w:rPr>
                <w:color w:val="000000"/>
              </w:rPr>
            </w:pPr>
          </w:p>
        </w:tc>
        <w:tc>
          <w:tcPr>
            <w:tcW w:w="1842" w:type="dxa"/>
            <w:vAlign w:val="bottom"/>
          </w:tcPr>
          <w:p w14:paraId="05C6339A" w14:textId="77777777" w:rsidR="000E2860" w:rsidRPr="00B97E2E" w:rsidRDefault="000E2860" w:rsidP="00FE3A67">
            <w:pPr>
              <w:ind w:left="198" w:right="102"/>
              <w:jc w:val="center"/>
              <w:rPr>
                <w:color w:val="000000"/>
              </w:rPr>
            </w:pPr>
          </w:p>
        </w:tc>
        <w:tc>
          <w:tcPr>
            <w:tcW w:w="1985" w:type="dxa"/>
            <w:vAlign w:val="bottom"/>
          </w:tcPr>
          <w:p w14:paraId="1FB65E4F" w14:textId="77777777" w:rsidR="000E2860" w:rsidRPr="00B97E2E" w:rsidRDefault="000E2860" w:rsidP="00FE3A67">
            <w:pPr>
              <w:ind w:left="198" w:right="102"/>
              <w:jc w:val="center"/>
              <w:rPr>
                <w:color w:val="000000"/>
              </w:rPr>
            </w:pPr>
          </w:p>
        </w:tc>
      </w:tr>
      <w:tr w:rsidR="000E2860" w:rsidRPr="005E711A" w14:paraId="1FA3918A" w14:textId="77777777" w:rsidTr="00FE3A67">
        <w:trPr>
          <w:trHeight w:val="113"/>
        </w:trPr>
        <w:tc>
          <w:tcPr>
            <w:tcW w:w="3969" w:type="dxa"/>
            <w:vAlign w:val="bottom"/>
          </w:tcPr>
          <w:p w14:paraId="44C18C7E" w14:textId="77777777" w:rsidR="000E2860" w:rsidRPr="00B97E2E" w:rsidRDefault="000E2860" w:rsidP="00FE3A67">
            <w:pPr>
              <w:ind w:left="198" w:right="102"/>
              <w:rPr>
                <w:color w:val="000000"/>
              </w:rPr>
            </w:pPr>
            <w:r w:rsidRPr="00B97E2E">
              <w:rPr>
                <w:color w:val="000000"/>
              </w:rPr>
              <w:t>Sodium mmol/L</w:t>
            </w:r>
          </w:p>
        </w:tc>
        <w:tc>
          <w:tcPr>
            <w:tcW w:w="2268" w:type="dxa"/>
            <w:vAlign w:val="bottom"/>
          </w:tcPr>
          <w:p w14:paraId="50378EB2" w14:textId="77777777" w:rsidR="000E2860" w:rsidRPr="00B97E2E" w:rsidRDefault="000E2860" w:rsidP="00FE3A67">
            <w:pPr>
              <w:ind w:left="198" w:right="102"/>
              <w:jc w:val="center"/>
              <w:rPr>
                <w:color w:val="000000"/>
              </w:rPr>
            </w:pPr>
            <w:r w:rsidRPr="00B97E2E">
              <w:rPr>
                <w:color w:val="000000"/>
              </w:rPr>
              <w:t>134 (132, 139)</w:t>
            </w:r>
          </w:p>
        </w:tc>
        <w:tc>
          <w:tcPr>
            <w:tcW w:w="1842" w:type="dxa"/>
            <w:vAlign w:val="bottom"/>
          </w:tcPr>
          <w:p w14:paraId="7E6A2318" w14:textId="77777777" w:rsidR="000E2860" w:rsidRPr="00B97E2E" w:rsidRDefault="000E2860" w:rsidP="00FE3A67">
            <w:pPr>
              <w:ind w:left="198" w:right="102"/>
              <w:jc w:val="center"/>
              <w:rPr>
                <w:color w:val="000000"/>
              </w:rPr>
            </w:pPr>
            <w:r w:rsidRPr="00B97E2E">
              <w:rPr>
                <w:color w:val="000000"/>
              </w:rPr>
              <w:t>133 (129, 137)</w:t>
            </w:r>
          </w:p>
        </w:tc>
        <w:tc>
          <w:tcPr>
            <w:tcW w:w="1985" w:type="dxa"/>
            <w:vAlign w:val="bottom"/>
          </w:tcPr>
          <w:p w14:paraId="48D14727" w14:textId="77777777" w:rsidR="000E2860" w:rsidRPr="00B97E2E" w:rsidRDefault="000E2860" w:rsidP="00FE3A67">
            <w:pPr>
              <w:ind w:left="198" w:right="102"/>
              <w:jc w:val="center"/>
              <w:rPr>
                <w:color w:val="000000"/>
              </w:rPr>
            </w:pPr>
            <w:r w:rsidRPr="00B97E2E">
              <w:rPr>
                <w:color w:val="000000"/>
              </w:rPr>
              <w:t>0.11</w:t>
            </w:r>
          </w:p>
        </w:tc>
      </w:tr>
      <w:tr w:rsidR="000E2860" w:rsidRPr="005E711A" w14:paraId="0FB42181" w14:textId="77777777" w:rsidTr="00FE3A67">
        <w:trPr>
          <w:trHeight w:val="113"/>
        </w:trPr>
        <w:tc>
          <w:tcPr>
            <w:tcW w:w="3969" w:type="dxa"/>
            <w:vAlign w:val="bottom"/>
          </w:tcPr>
          <w:p w14:paraId="611323F6" w14:textId="77777777" w:rsidR="000E2860" w:rsidRPr="00B97E2E" w:rsidRDefault="000E2860" w:rsidP="00FE3A67">
            <w:pPr>
              <w:ind w:left="198" w:right="102"/>
              <w:rPr>
                <w:color w:val="000000"/>
              </w:rPr>
            </w:pPr>
            <w:r w:rsidRPr="00B97E2E">
              <w:rPr>
                <w:color w:val="000000"/>
              </w:rPr>
              <w:t>Potassium mmol/L</w:t>
            </w:r>
          </w:p>
        </w:tc>
        <w:tc>
          <w:tcPr>
            <w:tcW w:w="2268" w:type="dxa"/>
            <w:vAlign w:val="bottom"/>
          </w:tcPr>
          <w:p w14:paraId="3657837D" w14:textId="77777777" w:rsidR="000E2860" w:rsidRPr="00B97E2E" w:rsidRDefault="000E2860" w:rsidP="00FE3A67">
            <w:pPr>
              <w:ind w:left="198" w:right="102"/>
              <w:jc w:val="center"/>
              <w:rPr>
                <w:color w:val="000000"/>
              </w:rPr>
            </w:pPr>
            <w:r w:rsidRPr="00B97E2E">
              <w:rPr>
                <w:color w:val="000000"/>
              </w:rPr>
              <w:t>3.90 (3.65,</w:t>
            </w:r>
          </w:p>
          <w:p w14:paraId="565C1432" w14:textId="77777777" w:rsidR="000E2860" w:rsidRPr="00B97E2E" w:rsidRDefault="000E2860" w:rsidP="00FE3A67">
            <w:pPr>
              <w:ind w:left="198" w:right="102"/>
              <w:jc w:val="center"/>
              <w:rPr>
                <w:color w:val="000000"/>
              </w:rPr>
            </w:pPr>
            <w:r w:rsidRPr="00B97E2E">
              <w:rPr>
                <w:color w:val="000000"/>
              </w:rPr>
              <w:t>4.65)</w:t>
            </w:r>
          </w:p>
        </w:tc>
        <w:tc>
          <w:tcPr>
            <w:tcW w:w="1842" w:type="dxa"/>
            <w:vAlign w:val="bottom"/>
          </w:tcPr>
          <w:p w14:paraId="257FAE70" w14:textId="77777777" w:rsidR="000E2860" w:rsidRPr="00B97E2E" w:rsidRDefault="000E2860" w:rsidP="00FE3A67">
            <w:pPr>
              <w:ind w:left="198" w:right="102"/>
              <w:jc w:val="center"/>
              <w:rPr>
                <w:color w:val="000000"/>
              </w:rPr>
            </w:pPr>
            <w:r w:rsidRPr="00B97E2E">
              <w:rPr>
                <w:color w:val="000000"/>
              </w:rPr>
              <w:t>4.00 (3.50,</w:t>
            </w:r>
          </w:p>
          <w:p w14:paraId="2E53C439" w14:textId="77777777" w:rsidR="000E2860" w:rsidRPr="00B97E2E" w:rsidRDefault="000E2860" w:rsidP="00FE3A67">
            <w:pPr>
              <w:ind w:left="198" w:right="102"/>
              <w:jc w:val="center"/>
              <w:rPr>
                <w:color w:val="000000"/>
              </w:rPr>
            </w:pPr>
            <w:r w:rsidRPr="00B97E2E">
              <w:rPr>
                <w:color w:val="000000"/>
              </w:rPr>
              <w:t>4.60)</w:t>
            </w:r>
          </w:p>
        </w:tc>
        <w:tc>
          <w:tcPr>
            <w:tcW w:w="1985" w:type="dxa"/>
            <w:vAlign w:val="bottom"/>
          </w:tcPr>
          <w:p w14:paraId="5E9B87C3"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61FEC1C1" w14:textId="77777777" w:rsidTr="00FE3A67">
        <w:trPr>
          <w:trHeight w:val="113"/>
        </w:trPr>
        <w:tc>
          <w:tcPr>
            <w:tcW w:w="3969" w:type="dxa"/>
            <w:vAlign w:val="bottom"/>
          </w:tcPr>
          <w:p w14:paraId="0C76074A" w14:textId="77777777" w:rsidR="000E2860" w:rsidRPr="00B97E2E" w:rsidRDefault="000E2860" w:rsidP="00FE3A67">
            <w:pPr>
              <w:ind w:left="198" w:right="102"/>
              <w:rPr>
                <w:color w:val="000000"/>
              </w:rPr>
            </w:pPr>
            <w:proofErr w:type="spellStart"/>
            <w:r w:rsidRPr="00B97E2E">
              <w:rPr>
                <w:color w:val="000000"/>
              </w:rPr>
              <w:t>Haemoglobin</w:t>
            </w:r>
            <w:proofErr w:type="spellEnd"/>
            <w:r w:rsidRPr="00B97E2E">
              <w:rPr>
                <w:color w:val="000000"/>
              </w:rPr>
              <w:t xml:space="preserve"> g/dL</w:t>
            </w:r>
          </w:p>
        </w:tc>
        <w:tc>
          <w:tcPr>
            <w:tcW w:w="2268" w:type="dxa"/>
            <w:vAlign w:val="bottom"/>
          </w:tcPr>
          <w:p w14:paraId="270268EB" w14:textId="77777777" w:rsidR="000E2860" w:rsidRPr="00B97E2E" w:rsidRDefault="000E2860" w:rsidP="00FE3A67">
            <w:pPr>
              <w:ind w:left="198" w:right="102"/>
              <w:jc w:val="center"/>
              <w:rPr>
                <w:color w:val="000000"/>
              </w:rPr>
            </w:pPr>
            <w:r w:rsidRPr="00B97E2E">
              <w:rPr>
                <w:color w:val="000000"/>
              </w:rPr>
              <w:t>8.70 (7.45,</w:t>
            </w:r>
          </w:p>
          <w:p w14:paraId="227FBA57" w14:textId="77777777" w:rsidR="000E2860" w:rsidRPr="00B97E2E" w:rsidRDefault="000E2860" w:rsidP="00FE3A67">
            <w:pPr>
              <w:ind w:left="198" w:right="102"/>
              <w:jc w:val="center"/>
              <w:rPr>
                <w:color w:val="000000"/>
              </w:rPr>
            </w:pPr>
            <w:r w:rsidRPr="00B97E2E">
              <w:rPr>
                <w:color w:val="000000"/>
              </w:rPr>
              <w:t>10.45)</w:t>
            </w:r>
          </w:p>
        </w:tc>
        <w:tc>
          <w:tcPr>
            <w:tcW w:w="1842" w:type="dxa"/>
            <w:vAlign w:val="bottom"/>
          </w:tcPr>
          <w:p w14:paraId="191C7393" w14:textId="77777777" w:rsidR="000E2860" w:rsidRPr="00B97E2E" w:rsidRDefault="000E2860" w:rsidP="00FE3A67">
            <w:pPr>
              <w:ind w:left="198" w:right="102"/>
              <w:jc w:val="center"/>
              <w:rPr>
                <w:color w:val="000000"/>
              </w:rPr>
            </w:pPr>
            <w:r w:rsidRPr="00B97E2E">
              <w:rPr>
                <w:color w:val="000000"/>
              </w:rPr>
              <w:t>8.40 (7.10,</w:t>
            </w:r>
          </w:p>
          <w:p w14:paraId="738A8B51" w14:textId="77777777" w:rsidR="000E2860" w:rsidRPr="00B97E2E" w:rsidRDefault="000E2860" w:rsidP="00FE3A67">
            <w:pPr>
              <w:ind w:left="198" w:right="102"/>
              <w:jc w:val="center"/>
              <w:rPr>
                <w:color w:val="000000"/>
              </w:rPr>
            </w:pPr>
            <w:r w:rsidRPr="00B97E2E">
              <w:rPr>
                <w:color w:val="000000"/>
              </w:rPr>
              <w:t>9.60)</w:t>
            </w:r>
          </w:p>
        </w:tc>
        <w:tc>
          <w:tcPr>
            <w:tcW w:w="1985" w:type="dxa"/>
            <w:vAlign w:val="bottom"/>
          </w:tcPr>
          <w:p w14:paraId="250F961E" w14:textId="77777777" w:rsidR="000E2860" w:rsidRPr="00B97E2E" w:rsidRDefault="000E2860" w:rsidP="00FE3A67">
            <w:pPr>
              <w:ind w:left="198" w:right="102"/>
              <w:jc w:val="center"/>
              <w:rPr>
                <w:color w:val="000000"/>
              </w:rPr>
            </w:pPr>
            <w:r w:rsidRPr="00B97E2E">
              <w:rPr>
                <w:color w:val="000000"/>
              </w:rPr>
              <w:t>0.5</w:t>
            </w:r>
          </w:p>
        </w:tc>
      </w:tr>
      <w:tr w:rsidR="000E2860" w:rsidRPr="005E711A" w14:paraId="7D98602C" w14:textId="77777777" w:rsidTr="00FE3A67">
        <w:trPr>
          <w:trHeight w:val="113"/>
        </w:trPr>
        <w:tc>
          <w:tcPr>
            <w:tcW w:w="3969" w:type="dxa"/>
            <w:vAlign w:val="bottom"/>
          </w:tcPr>
          <w:p w14:paraId="055C068C" w14:textId="77777777" w:rsidR="000E2860" w:rsidRPr="00B97E2E" w:rsidRDefault="000E2860" w:rsidP="00FE3A67">
            <w:pPr>
              <w:ind w:left="198" w:right="102"/>
              <w:rPr>
                <w:color w:val="000000"/>
              </w:rPr>
            </w:pPr>
            <w:r w:rsidRPr="00B97E2E">
              <w:rPr>
                <w:color w:val="000000"/>
              </w:rPr>
              <w:t>Syphilis</w:t>
            </w:r>
          </w:p>
        </w:tc>
        <w:tc>
          <w:tcPr>
            <w:tcW w:w="2268" w:type="dxa"/>
            <w:vAlign w:val="bottom"/>
          </w:tcPr>
          <w:p w14:paraId="3673DEE2"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163A5C85" w14:textId="77777777" w:rsidR="000E2860" w:rsidRPr="00B97E2E" w:rsidRDefault="000E2860" w:rsidP="00FE3A67">
            <w:pPr>
              <w:ind w:left="198" w:right="102"/>
              <w:jc w:val="center"/>
              <w:rPr>
                <w:color w:val="000000"/>
              </w:rPr>
            </w:pPr>
            <w:r w:rsidRPr="00B97E2E">
              <w:rPr>
                <w:color w:val="000000"/>
              </w:rPr>
              <w:t>4 (2.6%)</w:t>
            </w:r>
          </w:p>
        </w:tc>
        <w:tc>
          <w:tcPr>
            <w:tcW w:w="1985" w:type="dxa"/>
            <w:vAlign w:val="bottom"/>
          </w:tcPr>
          <w:p w14:paraId="57FC1AAE"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3259BBEA" w14:textId="77777777" w:rsidTr="00FE3A67">
        <w:trPr>
          <w:trHeight w:val="113"/>
        </w:trPr>
        <w:tc>
          <w:tcPr>
            <w:tcW w:w="3969" w:type="dxa"/>
            <w:vAlign w:val="bottom"/>
          </w:tcPr>
          <w:p w14:paraId="59AE6574" w14:textId="77777777" w:rsidR="000E2860" w:rsidRPr="00B97E2E" w:rsidRDefault="000E2860" w:rsidP="00FE3A67">
            <w:pPr>
              <w:ind w:left="198" w:right="102"/>
              <w:rPr>
                <w:color w:val="000000"/>
              </w:rPr>
            </w:pPr>
            <w:r w:rsidRPr="00B97E2E">
              <w:rPr>
                <w:color w:val="000000"/>
              </w:rPr>
              <w:t>Candida</w:t>
            </w:r>
          </w:p>
        </w:tc>
        <w:tc>
          <w:tcPr>
            <w:tcW w:w="2268" w:type="dxa"/>
            <w:vAlign w:val="bottom"/>
          </w:tcPr>
          <w:p w14:paraId="1276FB85" w14:textId="77777777" w:rsidR="000E2860" w:rsidRPr="00B97E2E" w:rsidRDefault="000E2860" w:rsidP="00FE3A67">
            <w:pPr>
              <w:ind w:left="198" w:right="102"/>
              <w:jc w:val="center"/>
              <w:rPr>
                <w:color w:val="000000"/>
              </w:rPr>
            </w:pPr>
            <w:r w:rsidRPr="00B97E2E">
              <w:rPr>
                <w:color w:val="000000"/>
              </w:rPr>
              <w:t>1 (9.1%)</w:t>
            </w:r>
          </w:p>
        </w:tc>
        <w:tc>
          <w:tcPr>
            <w:tcW w:w="1842" w:type="dxa"/>
            <w:vAlign w:val="bottom"/>
          </w:tcPr>
          <w:p w14:paraId="799BD1C3" w14:textId="77777777" w:rsidR="000E2860" w:rsidRPr="00B97E2E" w:rsidRDefault="000E2860" w:rsidP="00FE3A67">
            <w:pPr>
              <w:ind w:left="198" w:right="102"/>
              <w:jc w:val="center"/>
              <w:rPr>
                <w:color w:val="000000"/>
              </w:rPr>
            </w:pPr>
            <w:r w:rsidRPr="00B97E2E">
              <w:rPr>
                <w:color w:val="000000"/>
              </w:rPr>
              <w:t>7 (4.6%)</w:t>
            </w:r>
          </w:p>
        </w:tc>
        <w:tc>
          <w:tcPr>
            <w:tcW w:w="1985" w:type="dxa"/>
            <w:vAlign w:val="bottom"/>
          </w:tcPr>
          <w:p w14:paraId="69CB2BBC" w14:textId="77777777" w:rsidR="000E2860" w:rsidRPr="00B97E2E" w:rsidRDefault="000E2860" w:rsidP="00FE3A67">
            <w:pPr>
              <w:ind w:left="198" w:right="102"/>
              <w:jc w:val="center"/>
              <w:rPr>
                <w:color w:val="000000"/>
              </w:rPr>
            </w:pPr>
            <w:r w:rsidRPr="00B97E2E">
              <w:rPr>
                <w:color w:val="000000"/>
              </w:rPr>
              <w:t>0.4</w:t>
            </w:r>
          </w:p>
        </w:tc>
      </w:tr>
      <w:tr w:rsidR="000E2860" w:rsidRPr="005E711A" w14:paraId="69D8FDF6" w14:textId="77777777" w:rsidTr="00FE3A67">
        <w:trPr>
          <w:trHeight w:val="113"/>
        </w:trPr>
        <w:tc>
          <w:tcPr>
            <w:tcW w:w="3969" w:type="dxa"/>
            <w:vAlign w:val="bottom"/>
          </w:tcPr>
          <w:p w14:paraId="378ADA13" w14:textId="77777777" w:rsidR="000E2860" w:rsidRPr="00B97E2E" w:rsidRDefault="000E2860" w:rsidP="00FE3A67">
            <w:pPr>
              <w:ind w:left="198" w:right="102"/>
              <w:rPr>
                <w:color w:val="000000"/>
              </w:rPr>
            </w:pPr>
            <w:r w:rsidRPr="00B97E2E">
              <w:rPr>
                <w:color w:val="000000"/>
              </w:rPr>
              <w:t>Hepatitis B</w:t>
            </w:r>
          </w:p>
        </w:tc>
        <w:tc>
          <w:tcPr>
            <w:tcW w:w="2268" w:type="dxa"/>
            <w:vAlign w:val="bottom"/>
          </w:tcPr>
          <w:p w14:paraId="64DCCB1D" w14:textId="77777777" w:rsidR="000E2860" w:rsidRPr="00B97E2E" w:rsidRDefault="000E2860" w:rsidP="00FE3A67">
            <w:pPr>
              <w:ind w:left="198" w:right="102"/>
              <w:jc w:val="center"/>
              <w:rPr>
                <w:color w:val="000000"/>
              </w:rPr>
            </w:pPr>
            <w:r w:rsidRPr="00B97E2E">
              <w:rPr>
                <w:color w:val="000000"/>
              </w:rPr>
              <w:t>1 (9.1%)</w:t>
            </w:r>
          </w:p>
        </w:tc>
        <w:tc>
          <w:tcPr>
            <w:tcW w:w="1842" w:type="dxa"/>
            <w:vAlign w:val="bottom"/>
          </w:tcPr>
          <w:p w14:paraId="05690AEE" w14:textId="77777777" w:rsidR="000E2860" w:rsidRPr="00B97E2E" w:rsidRDefault="000E2860" w:rsidP="00FE3A67">
            <w:pPr>
              <w:ind w:left="198" w:right="102"/>
              <w:jc w:val="center"/>
              <w:rPr>
                <w:color w:val="000000"/>
              </w:rPr>
            </w:pPr>
            <w:r w:rsidRPr="00B97E2E">
              <w:rPr>
                <w:color w:val="000000"/>
              </w:rPr>
              <w:t>5 (3.3%)</w:t>
            </w:r>
          </w:p>
        </w:tc>
        <w:tc>
          <w:tcPr>
            <w:tcW w:w="1985" w:type="dxa"/>
            <w:vAlign w:val="bottom"/>
          </w:tcPr>
          <w:p w14:paraId="29D4F573" w14:textId="77777777" w:rsidR="000E2860" w:rsidRPr="00B97E2E" w:rsidRDefault="000E2860" w:rsidP="00FE3A67">
            <w:pPr>
              <w:ind w:left="198" w:right="102"/>
              <w:jc w:val="center"/>
              <w:rPr>
                <w:color w:val="000000"/>
              </w:rPr>
            </w:pPr>
            <w:r w:rsidRPr="00B97E2E">
              <w:rPr>
                <w:color w:val="000000"/>
              </w:rPr>
              <w:t>0.3</w:t>
            </w:r>
          </w:p>
        </w:tc>
      </w:tr>
      <w:tr w:rsidR="000E2860" w:rsidRPr="005E711A" w14:paraId="39ECD0EE" w14:textId="77777777" w:rsidTr="00FE3A67">
        <w:trPr>
          <w:trHeight w:val="113"/>
        </w:trPr>
        <w:tc>
          <w:tcPr>
            <w:tcW w:w="3969" w:type="dxa"/>
            <w:vAlign w:val="bottom"/>
          </w:tcPr>
          <w:p w14:paraId="4493C79E" w14:textId="77777777" w:rsidR="000E2860" w:rsidRPr="00B97E2E" w:rsidRDefault="000E2860" w:rsidP="00FE3A67">
            <w:pPr>
              <w:ind w:left="198" w:right="102"/>
              <w:rPr>
                <w:color w:val="000000"/>
              </w:rPr>
            </w:pPr>
            <w:r w:rsidRPr="00B97E2E">
              <w:rPr>
                <w:color w:val="000000"/>
              </w:rPr>
              <w:t>Herpes simplex virus HSV</w:t>
            </w:r>
          </w:p>
        </w:tc>
        <w:tc>
          <w:tcPr>
            <w:tcW w:w="2268" w:type="dxa"/>
            <w:vAlign w:val="bottom"/>
          </w:tcPr>
          <w:p w14:paraId="745DDEE6"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503D09FA" w14:textId="77777777" w:rsidR="000E2860" w:rsidRPr="00B97E2E" w:rsidRDefault="000E2860" w:rsidP="00FE3A67">
            <w:pPr>
              <w:ind w:left="198" w:right="102"/>
              <w:jc w:val="center"/>
              <w:rPr>
                <w:color w:val="000000"/>
              </w:rPr>
            </w:pPr>
            <w:r w:rsidRPr="00B97E2E">
              <w:rPr>
                <w:color w:val="000000"/>
              </w:rPr>
              <w:t>2 (1.3%)</w:t>
            </w:r>
          </w:p>
        </w:tc>
        <w:tc>
          <w:tcPr>
            <w:tcW w:w="1985" w:type="dxa"/>
            <w:vAlign w:val="bottom"/>
          </w:tcPr>
          <w:p w14:paraId="50B48F5D"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510CE8C6" w14:textId="77777777" w:rsidTr="00FE3A67">
        <w:trPr>
          <w:trHeight w:val="113"/>
        </w:trPr>
        <w:tc>
          <w:tcPr>
            <w:tcW w:w="3969" w:type="dxa"/>
            <w:vAlign w:val="bottom"/>
          </w:tcPr>
          <w:p w14:paraId="4D1814C0" w14:textId="77777777" w:rsidR="000E2860" w:rsidRPr="00B97E2E" w:rsidRDefault="000E2860" w:rsidP="00FE3A67">
            <w:pPr>
              <w:ind w:left="198" w:right="102"/>
              <w:rPr>
                <w:color w:val="000000"/>
              </w:rPr>
            </w:pPr>
            <w:r w:rsidRPr="00B97E2E">
              <w:rPr>
                <w:color w:val="000000"/>
              </w:rPr>
              <w:t>Pneumonia</w:t>
            </w:r>
          </w:p>
        </w:tc>
        <w:tc>
          <w:tcPr>
            <w:tcW w:w="2268" w:type="dxa"/>
            <w:vAlign w:val="bottom"/>
          </w:tcPr>
          <w:p w14:paraId="2FE0DEDF"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60D2D1AC" w14:textId="77777777" w:rsidR="000E2860" w:rsidRPr="00B97E2E" w:rsidRDefault="000E2860" w:rsidP="00FE3A67">
            <w:pPr>
              <w:ind w:left="198" w:right="102"/>
              <w:jc w:val="center"/>
              <w:rPr>
                <w:color w:val="000000"/>
              </w:rPr>
            </w:pPr>
            <w:r w:rsidRPr="00B97E2E">
              <w:rPr>
                <w:color w:val="000000"/>
              </w:rPr>
              <w:t>14 (9.2%)</w:t>
            </w:r>
          </w:p>
        </w:tc>
        <w:tc>
          <w:tcPr>
            <w:tcW w:w="1985" w:type="dxa"/>
            <w:vAlign w:val="bottom"/>
          </w:tcPr>
          <w:p w14:paraId="12C2AA53" w14:textId="77777777" w:rsidR="000E2860" w:rsidRPr="00B97E2E" w:rsidRDefault="000E2860" w:rsidP="00FE3A67">
            <w:pPr>
              <w:ind w:left="198" w:right="102"/>
              <w:jc w:val="center"/>
              <w:rPr>
                <w:color w:val="000000"/>
              </w:rPr>
            </w:pPr>
            <w:r w:rsidRPr="00B97E2E">
              <w:rPr>
                <w:color w:val="000000"/>
              </w:rPr>
              <w:t>0.6</w:t>
            </w:r>
          </w:p>
        </w:tc>
      </w:tr>
      <w:tr w:rsidR="000E2860" w:rsidRPr="005E711A" w14:paraId="226A2B05" w14:textId="77777777" w:rsidTr="00FE3A67">
        <w:trPr>
          <w:trHeight w:val="113"/>
        </w:trPr>
        <w:tc>
          <w:tcPr>
            <w:tcW w:w="3969" w:type="dxa"/>
            <w:vAlign w:val="bottom"/>
          </w:tcPr>
          <w:p w14:paraId="774ADDBA" w14:textId="77777777" w:rsidR="000E2860" w:rsidRPr="00B97E2E" w:rsidRDefault="000E2860" w:rsidP="00FE3A67">
            <w:pPr>
              <w:ind w:left="198" w:right="102"/>
              <w:rPr>
                <w:color w:val="000000"/>
              </w:rPr>
            </w:pPr>
            <w:r w:rsidRPr="00B97E2E">
              <w:rPr>
                <w:color w:val="000000"/>
              </w:rPr>
              <w:t xml:space="preserve">Pneumocystis </w:t>
            </w:r>
            <w:proofErr w:type="spellStart"/>
            <w:r w:rsidRPr="00B97E2E">
              <w:rPr>
                <w:color w:val="000000"/>
              </w:rPr>
              <w:t>Jiroveci</w:t>
            </w:r>
            <w:proofErr w:type="spellEnd"/>
            <w:r w:rsidRPr="00B97E2E">
              <w:rPr>
                <w:color w:val="000000"/>
              </w:rPr>
              <w:t xml:space="preserve"> Pneumonia</w:t>
            </w:r>
          </w:p>
        </w:tc>
        <w:tc>
          <w:tcPr>
            <w:tcW w:w="2268" w:type="dxa"/>
            <w:vAlign w:val="bottom"/>
          </w:tcPr>
          <w:p w14:paraId="0E2914B2" w14:textId="77777777" w:rsidR="000E2860" w:rsidRPr="00B97E2E" w:rsidRDefault="000E2860" w:rsidP="00FE3A67">
            <w:pPr>
              <w:ind w:left="198" w:right="102"/>
              <w:jc w:val="center"/>
              <w:rPr>
                <w:color w:val="000000"/>
              </w:rPr>
            </w:pPr>
            <w:r w:rsidRPr="00B97E2E">
              <w:rPr>
                <w:color w:val="000000"/>
              </w:rPr>
              <w:t>0 (0.0%)</w:t>
            </w:r>
          </w:p>
        </w:tc>
        <w:tc>
          <w:tcPr>
            <w:tcW w:w="1842" w:type="dxa"/>
            <w:vAlign w:val="bottom"/>
          </w:tcPr>
          <w:p w14:paraId="590BA856" w14:textId="77777777" w:rsidR="000E2860" w:rsidRPr="00B97E2E" w:rsidRDefault="000E2860" w:rsidP="00FE3A67">
            <w:pPr>
              <w:ind w:left="198" w:right="102"/>
              <w:jc w:val="center"/>
              <w:rPr>
                <w:color w:val="000000"/>
              </w:rPr>
            </w:pPr>
            <w:r w:rsidRPr="00B97E2E">
              <w:rPr>
                <w:color w:val="000000"/>
              </w:rPr>
              <w:t>2 (1.3%)</w:t>
            </w:r>
          </w:p>
        </w:tc>
        <w:tc>
          <w:tcPr>
            <w:tcW w:w="1985" w:type="dxa"/>
            <w:vAlign w:val="bottom"/>
          </w:tcPr>
          <w:p w14:paraId="2F45C382" w14:textId="77777777" w:rsidR="000E2860" w:rsidRPr="00B97E2E" w:rsidRDefault="000E2860" w:rsidP="00FE3A67">
            <w:pPr>
              <w:ind w:left="198" w:right="102"/>
              <w:jc w:val="center"/>
              <w:rPr>
                <w:color w:val="000000"/>
              </w:rPr>
            </w:pPr>
            <w:r w:rsidRPr="00B97E2E">
              <w:rPr>
                <w:color w:val="000000"/>
              </w:rPr>
              <w:t>&gt;0.9</w:t>
            </w:r>
          </w:p>
        </w:tc>
      </w:tr>
      <w:tr w:rsidR="000E2860" w:rsidRPr="005E711A" w14:paraId="00F9940F" w14:textId="77777777" w:rsidTr="00FE3A67">
        <w:trPr>
          <w:trHeight w:val="113"/>
        </w:trPr>
        <w:tc>
          <w:tcPr>
            <w:tcW w:w="3969" w:type="dxa"/>
            <w:vAlign w:val="bottom"/>
          </w:tcPr>
          <w:p w14:paraId="5E011BA8" w14:textId="77777777" w:rsidR="000E2860" w:rsidRPr="00B97E2E" w:rsidRDefault="000E2860" w:rsidP="00FE3A67">
            <w:pPr>
              <w:ind w:left="198" w:right="102"/>
              <w:rPr>
                <w:color w:val="000000"/>
              </w:rPr>
            </w:pPr>
            <w:r w:rsidRPr="00B97E2E">
              <w:rPr>
                <w:color w:val="000000"/>
              </w:rPr>
              <w:t>Pulmonary tuberculosis</w:t>
            </w:r>
          </w:p>
        </w:tc>
        <w:tc>
          <w:tcPr>
            <w:tcW w:w="2268" w:type="dxa"/>
            <w:vAlign w:val="bottom"/>
          </w:tcPr>
          <w:p w14:paraId="6B8EE8C0" w14:textId="77777777" w:rsidR="000E2860" w:rsidRPr="00B97E2E" w:rsidRDefault="000E2860" w:rsidP="00FE3A67">
            <w:pPr>
              <w:ind w:left="198" w:right="102"/>
              <w:jc w:val="center"/>
              <w:rPr>
                <w:color w:val="000000"/>
              </w:rPr>
            </w:pPr>
            <w:r w:rsidRPr="00B97E2E">
              <w:rPr>
                <w:color w:val="000000"/>
              </w:rPr>
              <w:t>5 (45.5%)</w:t>
            </w:r>
          </w:p>
        </w:tc>
        <w:tc>
          <w:tcPr>
            <w:tcW w:w="1842" w:type="dxa"/>
            <w:vAlign w:val="bottom"/>
          </w:tcPr>
          <w:p w14:paraId="6483FD17" w14:textId="77777777" w:rsidR="000E2860" w:rsidRPr="00B97E2E" w:rsidRDefault="000E2860" w:rsidP="00FE3A67">
            <w:pPr>
              <w:ind w:left="198" w:right="102"/>
              <w:jc w:val="center"/>
              <w:rPr>
                <w:color w:val="000000"/>
              </w:rPr>
            </w:pPr>
            <w:r w:rsidRPr="00B97E2E">
              <w:rPr>
                <w:color w:val="000000"/>
              </w:rPr>
              <w:t>101 (66.4%)</w:t>
            </w:r>
          </w:p>
        </w:tc>
        <w:tc>
          <w:tcPr>
            <w:tcW w:w="1985" w:type="dxa"/>
            <w:vAlign w:val="bottom"/>
          </w:tcPr>
          <w:p w14:paraId="36915869" w14:textId="77777777" w:rsidR="000E2860" w:rsidRPr="00B97E2E" w:rsidRDefault="000E2860" w:rsidP="00FE3A67">
            <w:pPr>
              <w:ind w:left="198" w:right="102"/>
              <w:jc w:val="center"/>
              <w:rPr>
                <w:color w:val="000000"/>
              </w:rPr>
            </w:pPr>
            <w:r w:rsidRPr="00B97E2E">
              <w:rPr>
                <w:color w:val="000000"/>
              </w:rPr>
              <w:t>0.2</w:t>
            </w:r>
          </w:p>
        </w:tc>
      </w:tr>
      <w:tr w:rsidR="000E2860" w:rsidRPr="005E711A" w14:paraId="0A12A8A6" w14:textId="77777777" w:rsidTr="00FE3A67">
        <w:trPr>
          <w:trHeight w:val="113"/>
        </w:trPr>
        <w:tc>
          <w:tcPr>
            <w:tcW w:w="3969" w:type="dxa"/>
            <w:vAlign w:val="bottom"/>
          </w:tcPr>
          <w:p w14:paraId="01B1A3BF" w14:textId="77777777" w:rsidR="000E2860" w:rsidRPr="00B97E2E" w:rsidRDefault="000E2860" w:rsidP="00FE3A67">
            <w:pPr>
              <w:ind w:left="198" w:right="102"/>
              <w:rPr>
                <w:color w:val="000000"/>
              </w:rPr>
            </w:pPr>
            <w:r w:rsidRPr="00B97E2E">
              <w:rPr>
                <w:color w:val="000000"/>
              </w:rPr>
              <w:t>Extrapulmonary tuberculosis</w:t>
            </w:r>
          </w:p>
        </w:tc>
        <w:tc>
          <w:tcPr>
            <w:tcW w:w="2268" w:type="dxa"/>
            <w:vAlign w:val="bottom"/>
          </w:tcPr>
          <w:p w14:paraId="16E394E2" w14:textId="77777777" w:rsidR="000E2860" w:rsidRPr="00B97E2E" w:rsidRDefault="000E2860" w:rsidP="00FE3A67">
            <w:pPr>
              <w:ind w:left="198" w:right="102"/>
              <w:jc w:val="center"/>
              <w:rPr>
                <w:color w:val="000000"/>
              </w:rPr>
            </w:pPr>
            <w:r w:rsidRPr="00B97E2E">
              <w:rPr>
                <w:color w:val="000000"/>
              </w:rPr>
              <w:t>4 (36.4%)</w:t>
            </w:r>
          </w:p>
        </w:tc>
        <w:tc>
          <w:tcPr>
            <w:tcW w:w="1842" w:type="dxa"/>
            <w:vAlign w:val="bottom"/>
          </w:tcPr>
          <w:p w14:paraId="33D34D72" w14:textId="77777777" w:rsidR="000E2860" w:rsidRPr="00B97E2E" w:rsidRDefault="000E2860" w:rsidP="00FE3A67">
            <w:pPr>
              <w:ind w:left="198" w:right="102"/>
              <w:jc w:val="center"/>
              <w:rPr>
                <w:color w:val="000000"/>
              </w:rPr>
            </w:pPr>
            <w:r w:rsidRPr="00B97E2E">
              <w:rPr>
                <w:color w:val="000000"/>
              </w:rPr>
              <w:t>28 (18.4%)</w:t>
            </w:r>
          </w:p>
        </w:tc>
        <w:tc>
          <w:tcPr>
            <w:tcW w:w="1985" w:type="dxa"/>
            <w:vAlign w:val="bottom"/>
          </w:tcPr>
          <w:p w14:paraId="4C4EE777" w14:textId="77777777" w:rsidR="000E2860" w:rsidRPr="00B97E2E" w:rsidRDefault="000E2860" w:rsidP="00FE3A67">
            <w:pPr>
              <w:ind w:left="198" w:right="102"/>
              <w:jc w:val="center"/>
              <w:rPr>
                <w:color w:val="000000"/>
              </w:rPr>
            </w:pPr>
            <w:r w:rsidRPr="00B97E2E">
              <w:rPr>
                <w:color w:val="000000"/>
              </w:rPr>
              <w:t>0.2</w:t>
            </w:r>
          </w:p>
        </w:tc>
      </w:tr>
      <w:tr w:rsidR="000E2860" w:rsidRPr="005E711A" w14:paraId="28F810A8" w14:textId="77777777" w:rsidTr="00FE3A67">
        <w:trPr>
          <w:trHeight w:val="113"/>
        </w:trPr>
        <w:tc>
          <w:tcPr>
            <w:tcW w:w="3969" w:type="dxa"/>
            <w:vAlign w:val="bottom"/>
          </w:tcPr>
          <w:p w14:paraId="08DC8D19" w14:textId="77777777" w:rsidR="000E2860" w:rsidRPr="00B97E2E" w:rsidRDefault="000E2860" w:rsidP="00FE3A67">
            <w:pPr>
              <w:ind w:left="198" w:right="102"/>
              <w:rPr>
                <w:color w:val="000000"/>
              </w:rPr>
            </w:pPr>
            <w:r w:rsidRPr="00B97E2E">
              <w:rPr>
                <w:color w:val="000000"/>
              </w:rPr>
              <w:t>Cryptococcus neoformans</w:t>
            </w:r>
          </w:p>
        </w:tc>
        <w:tc>
          <w:tcPr>
            <w:tcW w:w="2268" w:type="dxa"/>
            <w:vAlign w:val="bottom"/>
          </w:tcPr>
          <w:p w14:paraId="101DB2AE" w14:textId="77777777" w:rsidR="000E2860" w:rsidRPr="00B97E2E" w:rsidRDefault="000E2860" w:rsidP="00FE3A67">
            <w:pPr>
              <w:ind w:left="198" w:right="102"/>
              <w:jc w:val="center"/>
              <w:rPr>
                <w:color w:val="000000"/>
              </w:rPr>
            </w:pPr>
            <w:r w:rsidRPr="00B97E2E">
              <w:rPr>
                <w:color w:val="000000"/>
              </w:rPr>
              <w:t>5 (45.5%)</w:t>
            </w:r>
          </w:p>
        </w:tc>
        <w:tc>
          <w:tcPr>
            <w:tcW w:w="1842" w:type="dxa"/>
            <w:vAlign w:val="bottom"/>
          </w:tcPr>
          <w:p w14:paraId="5E5C7255" w14:textId="77777777" w:rsidR="000E2860" w:rsidRPr="00B97E2E" w:rsidRDefault="000E2860" w:rsidP="00FE3A67">
            <w:pPr>
              <w:ind w:left="198" w:right="102"/>
              <w:jc w:val="center"/>
              <w:rPr>
                <w:color w:val="000000"/>
              </w:rPr>
            </w:pPr>
            <w:r w:rsidRPr="00B97E2E">
              <w:rPr>
                <w:color w:val="000000"/>
              </w:rPr>
              <w:t>7 (4.6%)</w:t>
            </w:r>
          </w:p>
        </w:tc>
        <w:tc>
          <w:tcPr>
            <w:tcW w:w="1985" w:type="dxa"/>
            <w:vAlign w:val="bottom"/>
          </w:tcPr>
          <w:p w14:paraId="1B9B1EC4" w14:textId="77777777" w:rsidR="000E2860" w:rsidRPr="00B97E2E" w:rsidRDefault="000E2860" w:rsidP="00FE3A67">
            <w:pPr>
              <w:ind w:left="198" w:right="102"/>
              <w:jc w:val="center"/>
              <w:rPr>
                <w:color w:val="000000"/>
              </w:rPr>
            </w:pPr>
            <w:r w:rsidRPr="00B97E2E">
              <w:rPr>
                <w:color w:val="000000"/>
              </w:rPr>
              <w:t>&lt;0.001</w:t>
            </w:r>
          </w:p>
        </w:tc>
      </w:tr>
      <w:tr w:rsidR="000E2860" w:rsidRPr="005E711A" w14:paraId="19A49827" w14:textId="77777777" w:rsidTr="00FE3A67">
        <w:trPr>
          <w:trHeight w:val="113"/>
        </w:trPr>
        <w:tc>
          <w:tcPr>
            <w:tcW w:w="3969" w:type="dxa"/>
            <w:vAlign w:val="bottom"/>
          </w:tcPr>
          <w:p w14:paraId="4FA3D37F" w14:textId="77777777" w:rsidR="000E2860" w:rsidRPr="00B97E2E" w:rsidRDefault="000E2860" w:rsidP="00FE3A67">
            <w:pPr>
              <w:ind w:left="198" w:right="102"/>
              <w:rPr>
                <w:color w:val="000000"/>
              </w:rPr>
            </w:pPr>
            <w:r w:rsidRPr="00B97E2E">
              <w:rPr>
                <w:color w:val="000000"/>
              </w:rPr>
              <w:t>Total CD4 count cells/ mm3</w:t>
            </w:r>
          </w:p>
        </w:tc>
        <w:tc>
          <w:tcPr>
            <w:tcW w:w="2268" w:type="dxa"/>
            <w:vAlign w:val="bottom"/>
          </w:tcPr>
          <w:p w14:paraId="5AF5A080" w14:textId="77777777" w:rsidR="000E2860" w:rsidRPr="00B97E2E" w:rsidRDefault="000E2860" w:rsidP="00FE3A67">
            <w:pPr>
              <w:ind w:left="198" w:right="102"/>
              <w:jc w:val="center"/>
              <w:rPr>
                <w:color w:val="000000"/>
              </w:rPr>
            </w:pPr>
            <w:r w:rsidRPr="00B97E2E">
              <w:rPr>
                <w:color w:val="000000"/>
              </w:rPr>
              <w:t>43 (17, 67)</w:t>
            </w:r>
          </w:p>
        </w:tc>
        <w:tc>
          <w:tcPr>
            <w:tcW w:w="1842" w:type="dxa"/>
            <w:vAlign w:val="bottom"/>
          </w:tcPr>
          <w:p w14:paraId="1C1B47E3" w14:textId="77777777" w:rsidR="000E2860" w:rsidRPr="00B97E2E" w:rsidRDefault="000E2860" w:rsidP="00FE3A67">
            <w:pPr>
              <w:ind w:left="198" w:right="102"/>
              <w:jc w:val="center"/>
              <w:rPr>
                <w:color w:val="000000"/>
              </w:rPr>
            </w:pPr>
            <w:r w:rsidRPr="00B97E2E">
              <w:rPr>
                <w:color w:val="000000"/>
              </w:rPr>
              <w:t>28 (12, 57)</w:t>
            </w:r>
          </w:p>
        </w:tc>
        <w:tc>
          <w:tcPr>
            <w:tcW w:w="1985" w:type="dxa"/>
            <w:vAlign w:val="bottom"/>
          </w:tcPr>
          <w:p w14:paraId="5DA18CD4" w14:textId="77777777" w:rsidR="000E2860" w:rsidRPr="00B97E2E" w:rsidRDefault="000E2860" w:rsidP="00FE3A67">
            <w:pPr>
              <w:ind w:left="198" w:right="102"/>
              <w:jc w:val="center"/>
              <w:rPr>
                <w:color w:val="000000"/>
              </w:rPr>
            </w:pPr>
            <w:r w:rsidRPr="00B97E2E">
              <w:rPr>
                <w:color w:val="000000"/>
              </w:rPr>
              <w:t>0.3</w:t>
            </w:r>
          </w:p>
        </w:tc>
      </w:tr>
      <w:tr w:rsidR="000E2860" w:rsidRPr="005E711A" w14:paraId="5BC8F34D" w14:textId="77777777" w:rsidTr="00FE3A67">
        <w:trPr>
          <w:trHeight w:val="113"/>
        </w:trPr>
        <w:tc>
          <w:tcPr>
            <w:tcW w:w="3969" w:type="dxa"/>
            <w:vAlign w:val="bottom"/>
          </w:tcPr>
          <w:p w14:paraId="5A6DE2AA" w14:textId="77777777" w:rsidR="000E2860" w:rsidRPr="00B97E2E" w:rsidRDefault="000E2860" w:rsidP="00FE3A67">
            <w:pPr>
              <w:ind w:left="198" w:right="102"/>
              <w:rPr>
                <w:color w:val="000000"/>
              </w:rPr>
            </w:pPr>
            <w:r w:rsidRPr="00B97E2E">
              <w:rPr>
                <w:color w:val="000000"/>
              </w:rPr>
              <w:t>Viral load (log10 copies/mL)</w:t>
            </w:r>
          </w:p>
        </w:tc>
        <w:tc>
          <w:tcPr>
            <w:tcW w:w="2268" w:type="dxa"/>
            <w:vAlign w:val="bottom"/>
          </w:tcPr>
          <w:p w14:paraId="449D6D13" w14:textId="77777777" w:rsidR="000E2860" w:rsidRPr="00B97E2E" w:rsidRDefault="000E2860" w:rsidP="00FE3A67">
            <w:pPr>
              <w:ind w:left="198" w:right="102"/>
              <w:jc w:val="center"/>
              <w:rPr>
                <w:color w:val="000000"/>
              </w:rPr>
            </w:pPr>
            <w:r w:rsidRPr="00B97E2E">
              <w:rPr>
                <w:color w:val="000000"/>
              </w:rPr>
              <w:t>12.3 (12.3,</w:t>
            </w:r>
          </w:p>
          <w:p w14:paraId="666E3928" w14:textId="77777777" w:rsidR="000E2860" w:rsidRPr="00B97E2E" w:rsidRDefault="000E2860" w:rsidP="00FE3A67">
            <w:pPr>
              <w:ind w:left="198" w:right="102"/>
              <w:jc w:val="center"/>
              <w:rPr>
                <w:color w:val="000000"/>
              </w:rPr>
            </w:pPr>
            <w:r w:rsidRPr="00B97E2E">
              <w:rPr>
                <w:color w:val="000000"/>
              </w:rPr>
              <w:t>12.3)</w:t>
            </w:r>
          </w:p>
        </w:tc>
        <w:tc>
          <w:tcPr>
            <w:tcW w:w="1842" w:type="dxa"/>
            <w:vAlign w:val="bottom"/>
          </w:tcPr>
          <w:p w14:paraId="2D93A9C5" w14:textId="77777777" w:rsidR="000E2860" w:rsidRPr="00B97E2E" w:rsidRDefault="000E2860" w:rsidP="00FE3A67">
            <w:pPr>
              <w:ind w:left="198" w:right="102"/>
              <w:jc w:val="center"/>
              <w:rPr>
                <w:color w:val="000000"/>
              </w:rPr>
            </w:pPr>
            <w:r w:rsidRPr="00B97E2E">
              <w:rPr>
                <w:color w:val="000000"/>
              </w:rPr>
              <w:t>11.6 (7.6,</w:t>
            </w:r>
          </w:p>
          <w:p w14:paraId="14E4B62C" w14:textId="77777777" w:rsidR="000E2860" w:rsidRPr="00B97E2E" w:rsidRDefault="000E2860" w:rsidP="00FE3A67">
            <w:pPr>
              <w:ind w:left="198" w:right="102"/>
              <w:jc w:val="center"/>
              <w:rPr>
                <w:color w:val="000000"/>
              </w:rPr>
            </w:pPr>
            <w:r w:rsidRPr="00B97E2E">
              <w:rPr>
                <w:color w:val="000000"/>
              </w:rPr>
              <w:t>13.0)</w:t>
            </w:r>
          </w:p>
        </w:tc>
        <w:tc>
          <w:tcPr>
            <w:tcW w:w="1985" w:type="dxa"/>
            <w:vAlign w:val="bottom"/>
          </w:tcPr>
          <w:p w14:paraId="252D7407" w14:textId="77777777" w:rsidR="000E2860" w:rsidRPr="00B97E2E" w:rsidRDefault="000E2860" w:rsidP="00FE3A67">
            <w:pPr>
              <w:ind w:left="198" w:right="102"/>
              <w:jc w:val="center"/>
              <w:rPr>
                <w:color w:val="000000"/>
              </w:rPr>
            </w:pPr>
            <w:r w:rsidRPr="00B97E2E">
              <w:rPr>
                <w:color w:val="000000"/>
              </w:rPr>
              <w:t>0.8</w:t>
            </w:r>
          </w:p>
        </w:tc>
      </w:tr>
      <w:tr w:rsidR="000E2860" w:rsidRPr="005E711A" w14:paraId="4FAE0A8C" w14:textId="77777777" w:rsidTr="00FE3A67">
        <w:trPr>
          <w:trHeight w:val="113"/>
        </w:trPr>
        <w:tc>
          <w:tcPr>
            <w:tcW w:w="3969" w:type="dxa"/>
            <w:vAlign w:val="bottom"/>
          </w:tcPr>
          <w:p w14:paraId="472ACB1B" w14:textId="77777777" w:rsidR="000E2860" w:rsidRPr="00330AC1" w:rsidRDefault="000E2860" w:rsidP="00FE3A67">
            <w:pPr>
              <w:ind w:left="198" w:right="102"/>
              <w:rPr>
                <w:color w:val="000000"/>
              </w:rPr>
            </w:pPr>
            <w:r w:rsidRPr="00330AC1">
              <w:rPr>
                <w:color w:val="000000"/>
              </w:rPr>
              <w:t>Random cortisol nmol/L</w:t>
            </w:r>
          </w:p>
        </w:tc>
        <w:tc>
          <w:tcPr>
            <w:tcW w:w="2268" w:type="dxa"/>
            <w:vAlign w:val="bottom"/>
          </w:tcPr>
          <w:p w14:paraId="4FBEA77F" w14:textId="77777777" w:rsidR="000E2860" w:rsidRPr="00B97E2E" w:rsidRDefault="000E2860" w:rsidP="00FE3A67">
            <w:pPr>
              <w:ind w:left="198" w:right="102"/>
              <w:jc w:val="center"/>
              <w:rPr>
                <w:color w:val="000000"/>
              </w:rPr>
            </w:pPr>
            <w:r w:rsidRPr="00B97E2E">
              <w:rPr>
                <w:color w:val="000000"/>
              </w:rPr>
              <w:t>281 (244, 341)</w:t>
            </w:r>
          </w:p>
        </w:tc>
        <w:tc>
          <w:tcPr>
            <w:tcW w:w="1842" w:type="dxa"/>
            <w:vAlign w:val="bottom"/>
          </w:tcPr>
          <w:p w14:paraId="602C810F" w14:textId="77777777" w:rsidR="000E2860" w:rsidRPr="00B97E2E" w:rsidRDefault="000E2860" w:rsidP="00FE3A67">
            <w:pPr>
              <w:ind w:left="198" w:right="102"/>
              <w:jc w:val="center"/>
              <w:rPr>
                <w:color w:val="000000"/>
              </w:rPr>
            </w:pPr>
            <w:r w:rsidRPr="00B97E2E">
              <w:rPr>
                <w:color w:val="000000"/>
              </w:rPr>
              <w:t>519 (418, 640)</w:t>
            </w:r>
          </w:p>
        </w:tc>
        <w:tc>
          <w:tcPr>
            <w:tcW w:w="1985" w:type="dxa"/>
            <w:vAlign w:val="bottom"/>
          </w:tcPr>
          <w:p w14:paraId="2660190F" w14:textId="77777777" w:rsidR="000E2860" w:rsidRPr="00B97E2E" w:rsidRDefault="000E2860" w:rsidP="00FE3A67">
            <w:pPr>
              <w:ind w:left="198" w:right="102"/>
              <w:jc w:val="center"/>
              <w:rPr>
                <w:color w:val="000000"/>
              </w:rPr>
            </w:pPr>
            <w:r w:rsidRPr="00B97E2E">
              <w:rPr>
                <w:color w:val="000000"/>
              </w:rPr>
              <w:t>&lt;0.001</w:t>
            </w:r>
          </w:p>
        </w:tc>
      </w:tr>
      <w:tr w:rsidR="000E2860" w:rsidRPr="005E711A" w14:paraId="655F5D15" w14:textId="77777777" w:rsidTr="00FE3A67">
        <w:trPr>
          <w:trHeight w:val="113"/>
        </w:trPr>
        <w:tc>
          <w:tcPr>
            <w:tcW w:w="3969" w:type="dxa"/>
            <w:vAlign w:val="bottom"/>
          </w:tcPr>
          <w:p w14:paraId="62D77C3E" w14:textId="77777777" w:rsidR="000E2860" w:rsidRPr="00330AC1" w:rsidRDefault="000E2860" w:rsidP="00FE3A67">
            <w:pPr>
              <w:ind w:left="198" w:right="102"/>
              <w:rPr>
                <w:color w:val="000000"/>
              </w:rPr>
            </w:pPr>
            <w:r w:rsidRPr="00330AC1">
              <w:rPr>
                <w:color w:val="000000"/>
              </w:rPr>
              <w:t>Basal cortisol nmol/L</w:t>
            </w:r>
          </w:p>
        </w:tc>
        <w:tc>
          <w:tcPr>
            <w:tcW w:w="2268" w:type="dxa"/>
            <w:vAlign w:val="bottom"/>
          </w:tcPr>
          <w:p w14:paraId="7FC63920" w14:textId="77777777" w:rsidR="000E2860" w:rsidRPr="00B97E2E" w:rsidRDefault="000E2860" w:rsidP="00FE3A67">
            <w:pPr>
              <w:ind w:left="198" w:right="102"/>
              <w:jc w:val="center"/>
              <w:rPr>
                <w:color w:val="000000"/>
              </w:rPr>
            </w:pPr>
            <w:r w:rsidRPr="00B97E2E">
              <w:rPr>
                <w:color w:val="000000"/>
              </w:rPr>
              <w:t>284 (201, 365)</w:t>
            </w:r>
          </w:p>
        </w:tc>
        <w:tc>
          <w:tcPr>
            <w:tcW w:w="1842" w:type="dxa"/>
            <w:vAlign w:val="bottom"/>
          </w:tcPr>
          <w:p w14:paraId="728A8253" w14:textId="77777777" w:rsidR="000E2860" w:rsidRPr="00B97E2E" w:rsidRDefault="000E2860" w:rsidP="00FE3A67">
            <w:pPr>
              <w:ind w:left="198" w:right="102"/>
              <w:jc w:val="center"/>
              <w:rPr>
                <w:color w:val="000000"/>
              </w:rPr>
            </w:pPr>
            <w:r w:rsidRPr="00B97E2E">
              <w:rPr>
                <w:color w:val="000000"/>
              </w:rPr>
              <w:t>484 (411, 625)</w:t>
            </w:r>
          </w:p>
        </w:tc>
        <w:tc>
          <w:tcPr>
            <w:tcW w:w="1985" w:type="dxa"/>
            <w:vAlign w:val="bottom"/>
          </w:tcPr>
          <w:p w14:paraId="46B6942D" w14:textId="77777777" w:rsidR="000E2860" w:rsidRPr="00B97E2E" w:rsidRDefault="000E2860" w:rsidP="00FE3A67">
            <w:pPr>
              <w:ind w:left="198" w:right="102"/>
              <w:jc w:val="center"/>
              <w:rPr>
                <w:color w:val="000000"/>
              </w:rPr>
            </w:pPr>
            <w:r w:rsidRPr="00B97E2E">
              <w:rPr>
                <w:color w:val="000000"/>
              </w:rPr>
              <w:t>&lt;0.001</w:t>
            </w:r>
          </w:p>
        </w:tc>
      </w:tr>
      <w:tr w:rsidR="000E2860" w:rsidRPr="005E711A" w14:paraId="7BC2B051" w14:textId="77777777" w:rsidTr="00FE3A67">
        <w:trPr>
          <w:trHeight w:val="113"/>
        </w:trPr>
        <w:tc>
          <w:tcPr>
            <w:tcW w:w="3969" w:type="dxa"/>
            <w:vAlign w:val="bottom"/>
          </w:tcPr>
          <w:p w14:paraId="1682ED8F" w14:textId="77777777" w:rsidR="000E2860" w:rsidRPr="00330AC1" w:rsidRDefault="000E2860" w:rsidP="00FE3A67">
            <w:pPr>
              <w:ind w:left="198" w:right="102"/>
              <w:rPr>
                <w:color w:val="000000"/>
              </w:rPr>
            </w:pPr>
            <w:r w:rsidRPr="00330AC1">
              <w:rPr>
                <w:color w:val="000000"/>
              </w:rPr>
              <w:t>Stimulated cortisol nmol/L</w:t>
            </w:r>
          </w:p>
        </w:tc>
        <w:tc>
          <w:tcPr>
            <w:tcW w:w="2268" w:type="dxa"/>
            <w:vAlign w:val="bottom"/>
          </w:tcPr>
          <w:p w14:paraId="37E05540" w14:textId="77777777" w:rsidR="000E2860" w:rsidRPr="00B97E2E" w:rsidRDefault="000E2860" w:rsidP="00FE3A67">
            <w:pPr>
              <w:ind w:left="198" w:right="102"/>
              <w:jc w:val="center"/>
              <w:rPr>
                <w:color w:val="000000"/>
              </w:rPr>
            </w:pPr>
            <w:r w:rsidRPr="00B97E2E">
              <w:rPr>
                <w:color w:val="000000"/>
              </w:rPr>
              <w:t>375 (321, 426)</w:t>
            </w:r>
          </w:p>
        </w:tc>
        <w:tc>
          <w:tcPr>
            <w:tcW w:w="1842" w:type="dxa"/>
            <w:vAlign w:val="bottom"/>
          </w:tcPr>
          <w:p w14:paraId="34334AF9" w14:textId="77777777" w:rsidR="000E2860" w:rsidRPr="00B97E2E" w:rsidRDefault="000E2860" w:rsidP="00FE3A67">
            <w:pPr>
              <w:ind w:left="198" w:right="102"/>
              <w:jc w:val="center"/>
              <w:rPr>
                <w:color w:val="000000"/>
              </w:rPr>
            </w:pPr>
            <w:r w:rsidRPr="00B97E2E">
              <w:rPr>
                <w:color w:val="000000"/>
              </w:rPr>
              <w:t>791 (627, 916)</w:t>
            </w:r>
          </w:p>
        </w:tc>
        <w:tc>
          <w:tcPr>
            <w:tcW w:w="1985" w:type="dxa"/>
            <w:vAlign w:val="bottom"/>
          </w:tcPr>
          <w:p w14:paraId="2ECFFA51" w14:textId="77777777" w:rsidR="000E2860" w:rsidRPr="00B97E2E" w:rsidRDefault="000E2860" w:rsidP="00FE3A67">
            <w:pPr>
              <w:ind w:left="198" w:right="102"/>
              <w:jc w:val="center"/>
              <w:rPr>
                <w:color w:val="000000"/>
              </w:rPr>
            </w:pPr>
            <w:r w:rsidRPr="00B97E2E">
              <w:rPr>
                <w:color w:val="000000"/>
              </w:rPr>
              <w:t>&lt;0.001</w:t>
            </w:r>
          </w:p>
        </w:tc>
      </w:tr>
      <w:tr w:rsidR="000E2860" w:rsidRPr="005E711A" w14:paraId="49BC90B1" w14:textId="77777777" w:rsidTr="00FE3A67">
        <w:trPr>
          <w:trHeight w:val="113"/>
        </w:trPr>
        <w:tc>
          <w:tcPr>
            <w:tcW w:w="3969" w:type="dxa"/>
            <w:vAlign w:val="bottom"/>
          </w:tcPr>
          <w:p w14:paraId="76F30AC9" w14:textId="77777777" w:rsidR="000E2860" w:rsidRPr="00330AC1" w:rsidRDefault="000E2860" w:rsidP="00FE3A67">
            <w:pPr>
              <w:ind w:left="198" w:right="102"/>
              <w:rPr>
                <w:color w:val="000000"/>
              </w:rPr>
            </w:pPr>
            <w:r w:rsidRPr="00330AC1">
              <w:rPr>
                <w:color w:val="000000"/>
              </w:rPr>
              <w:lastRenderedPageBreak/>
              <w:t>Absolute delta cortisol</w:t>
            </w:r>
          </w:p>
        </w:tc>
        <w:tc>
          <w:tcPr>
            <w:tcW w:w="2268" w:type="dxa"/>
            <w:vAlign w:val="bottom"/>
          </w:tcPr>
          <w:p w14:paraId="64F1A87E" w14:textId="77777777" w:rsidR="000E2860" w:rsidRPr="00B97E2E" w:rsidRDefault="000E2860" w:rsidP="00FE3A67">
            <w:pPr>
              <w:ind w:left="198" w:right="102"/>
              <w:jc w:val="center"/>
              <w:rPr>
                <w:color w:val="000000"/>
              </w:rPr>
            </w:pPr>
            <w:r w:rsidRPr="00B97E2E">
              <w:rPr>
                <w:color w:val="000000"/>
              </w:rPr>
              <w:t>32 (17, 107)</w:t>
            </w:r>
          </w:p>
        </w:tc>
        <w:tc>
          <w:tcPr>
            <w:tcW w:w="1842" w:type="dxa"/>
            <w:vAlign w:val="bottom"/>
          </w:tcPr>
          <w:p w14:paraId="25D9E422" w14:textId="77777777" w:rsidR="000E2860" w:rsidRPr="00B97E2E" w:rsidRDefault="000E2860" w:rsidP="00FE3A67">
            <w:pPr>
              <w:ind w:left="198" w:right="102"/>
              <w:jc w:val="center"/>
              <w:rPr>
                <w:color w:val="000000"/>
              </w:rPr>
            </w:pPr>
            <w:r w:rsidRPr="00B97E2E">
              <w:rPr>
                <w:color w:val="000000"/>
              </w:rPr>
              <w:t>263 (179,360)</w:t>
            </w:r>
          </w:p>
        </w:tc>
        <w:tc>
          <w:tcPr>
            <w:tcW w:w="1985" w:type="dxa"/>
            <w:vAlign w:val="bottom"/>
          </w:tcPr>
          <w:p w14:paraId="3311B795" w14:textId="77777777" w:rsidR="000E2860" w:rsidRPr="00B97E2E" w:rsidRDefault="000E2860" w:rsidP="00FE3A67">
            <w:pPr>
              <w:ind w:left="198" w:right="102"/>
              <w:jc w:val="center"/>
              <w:rPr>
                <w:color w:val="000000"/>
              </w:rPr>
            </w:pPr>
            <w:r w:rsidRPr="00B97E2E">
              <w:rPr>
                <w:color w:val="000000"/>
              </w:rPr>
              <w:t>&lt;0.001</w:t>
            </w:r>
          </w:p>
        </w:tc>
      </w:tr>
      <w:tr w:rsidR="000E2860" w:rsidRPr="005E711A" w14:paraId="5C3DD4E9" w14:textId="77777777" w:rsidTr="00FE3A67">
        <w:trPr>
          <w:trHeight w:val="113"/>
        </w:trPr>
        <w:tc>
          <w:tcPr>
            <w:tcW w:w="3969" w:type="dxa"/>
            <w:vAlign w:val="bottom"/>
          </w:tcPr>
          <w:p w14:paraId="6207ADAA" w14:textId="77777777" w:rsidR="000E2860" w:rsidRPr="00330AC1" w:rsidRDefault="000E2860" w:rsidP="00FE3A67">
            <w:pPr>
              <w:ind w:left="198" w:right="102"/>
              <w:rPr>
                <w:color w:val="000000"/>
              </w:rPr>
            </w:pPr>
            <w:r w:rsidRPr="00330AC1">
              <w:rPr>
                <w:color w:val="000000"/>
              </w:rPr>
              <w:t>Percentage change in cortisol levels*</w:t>
            </w:r>
          </w:p>
        </w:tc>
        <w:tc>
          <w:tcPr>
            <w:tcW w:w="2268" w:type="dxa"/>
            <w:vAlign w:val="bottom"/>
          </w:tcPr>
          <w:p w14:paraId="5B9E4B04" w14:textId="77777777" w:rsidR="000E2860" w:rsidRPr="00B97E2E" w:rsidRDefault="000E2860" w:rsidP="00FE3A67">
            <w:pPr>
              <w:ind w:left="198" w:right="102"/>
              <w:jc w:val="center"/>
              <w:rPr>
                <w:color w:val="000000"/>
              </w:rPr>
            </w:pPr>
            <w:r w:rsidRPr="00B97E2E">
              <w:rPr>
                <w:color w:val="000000"/>
              </w:rPr>
              <w:t>12 (10, 42)</w:t>
            </w:r>
          </w:p>
        </w:tc>
        <w:tc>
          <w:tcPr>
            <w:tcW w:w="1842" w:type="dxa"/>
            <w:vAlign w:val="bottom"/>
          </w:tcPr>
          <w:p w14:paraId="62B0C6BF" w14:textId="77777777" w:rsidR="000E2860" w:rsidRPr="00B97E2E" w:rsidRDefault="000E2860" w:rsidP="00FE3A67">
            <w:pPr>
              <w:ind w:left="198" w:right="102"/>
              <w:jc w:val="center"/>
              <w:rPr>
                <w:color w:val="000000"/>
              </w:rPr>
            </w:pPr>
            <w:r w:rsidRPr="00B97E2E">
              <w:rPr>
                <w:color w:val="000000"/>
              </w:rPr>
              <w:t>51 (37, 73)</w:t>
            </w:r>
          </w:p>
        </w:tc>
        <w:tc>
          <w:tcPr>
            <w:tcW w:w="1985" w:type="dxa"/>
            <w:vAlign w:val="bottom"/>
          </w:tcPr>
          <w:p w14:paraId="32C5759D" w14:textId="77777777" w:rsidR="000E2860" w:rsidRPr="00B97E2E" w:rsidRDefault="000E2860" w:rsidP="00FE3A67">
            <w:pPr>
              <w:ind w:left="198" w:right="102"/>
              <w:jc w:val="center"/>
              <w:rPr>
                <w:color w:val="000000"/>
              </w:rPr>
            </w:pPr>
            <w:r w:rsidRPr="00B97E2E">
              <w:rPr>
                <w:color w:val="000000"/>
              </w:rPr>
              <w:t>0.033</w:t>
            </w:r>
          </w:p>
        </w:tc>
      </w:tr>
      <w:tr w:rsidR="000E2860" w:rsidRPr="005E711A" w14:paraId="378970CE" w14:textId="77777777" w:rsidTr="005D393E">
        <w:trPr>
          <w:trHeight w:val="113"/>
        </w:trPr>
        <w:tc>
          <w:tcPr>
            <w:tcW w:w="10064" w:type="dxa"/>
            <w:gridSpan w:val="4"/>
            <w:vAlign w:val="bottom"/>
          </w:tcPr>
          <w:p w14:paraId="0CCCD477" w14:textId="77777777" w:rsidR="000E2860" w:rsidRDefault="000E2860" w:rsidP="00FE3A67">
            <w:pPr>
              <w:ind w:left="198" w:right="102"/>
              <w:rPr>
                <w:color w:val="000000"/>
              </w:rPr>
            </w:pPr>
          </w:p>
          <w:p w14:paraId="28FF9673" w14:textId="77777777" w:rsidR="000E2860" w:rsidRPr="00330AC1" w:rsidRDefault="000E2860" w:rsidP="00FE3A67">
            <w:pPr>
              <w:ind w:left="198" w:right="102"/>
              <w:rPr>
                <w:color w:val="000000"/>
              </w:rPr>
            </w:pPr>
            <w:r w:rsidRPr="00330AC1">
              <w:rPr>
                <w:color w:val="000000"/>
                <w:vertAlign w:val="superscript"/>
              </w:rPr>
              <w:t>1</w:t>
            </w:r>
            <w:r w:rsidRPr="00330AC1">
              <w:rPr>
                <w:color w:val="000000"/>
              </w:rPr>
              <w:t xml:space="preserve">Median (IQR); n (%); </w:t>
            </w:r>
            <w:r w:rsidRPr="00330AC1">
              <w:rPr>
                <w:color w:val="000000"/>
                <w:vertAlign w:val="superscript"/>
              </w:rPr>
              <w:t>2</w:t>
            </w:r>
            <w:r w:rsidRPr="00330AC1">
              <w:rPr>
                <w:color w:val="000000"/>
              </w:rPr>
              <w:t xml:space="preserve">Wilcoxon rank sum test; Pearson’s Chi-squared test; Wilcoxon rank sum exact </w:t>
            </w:r>
            <w:proofErr w:type="gramStart"/>
            <w:r w:rsidRPr="00330AC1">
              <w:rPr>
                <w:color w:val="000000"/>
              </w:rPr>
              <w:t>test;</w:t>
            </w:r>
            <w:proofErr w:type="gramEnd"/>
          </w:p>
          <w:p w14:paraId="703B7C9C" w14:textId="77777777" w:rsidR="000E2860" w:rsidRPr="00330AC1" w:rsidRDefault="000E2860" w:rsidP="00FE3A67">
            <w:pPr>
              <w:ind w:left="198" w:right="102"/>
              <w:rPr>
                <w:color w:val="000000"/>
              </w:rPr>
            </w:pPr>
            <w:r w:rsidRPr="00330AC1">
              <w:rPr>
                <w:color w:val="000000"/>
              </w:rPr>
              <w:t>Fisher’s exact test</w:t>
            </w:r>
          </w:p>
          <w:p w14:paraId="35286DC6" w14:textId="77777777" w:rsidR="000E2860" w:rsidRPr="00330AC1" w:rsidRDefault="000E2860" w:rsidP="00FE3A67">
            <w:pPr>
              <w:ind w:left="198" w:right="102"/>
              <w:rPr>
                <w:color w:val="000000"/>
              </w:rPr>
            </w:pPr>
            <w:r w:rsidRPr="00330AC1">
              <w:rPr>
                <w:color w:val="000000"/>
              </w:rPr>
              <w:t>*Difference in the basal, compared to the stimulated cortisol, expressed as a percentage basal cortisol p-value is a comparison of clinical characteristics of patients with AI versus those without AI, among all those who had died</w:t>
            </w:r>
          </w:p>
          <w:p w14:paraId="57A38746" w14:textId="77777777" w:rsidR="000E2860" w:rsidRPr="00B97E2E" w:rsidRDefault="000E2860" w:rsidP="00FE3A67">
            <w:pPr>
              <w:ind w:left="198" w:right="102"/>
              <w:jc w:val="center"/>
              <w:rPr>
                <w:color w:val="000000"/>
              </w:rPr>
            </w:pPr>
          </w:p>
        </w:tc>
      </w:tr>
    </w:tbl>
    <w:p w14:paraId="4D05EB9E" w14:textId="77777777" w:rsidR="000E2860" w:rsidRDefault="000E2860" w:rsidP="000E2860">
      <w:pPr>
        <w:pStyle w:val="Heading1"/>
        <w:spacing w:before="74"/>
        <w:ind w:left="0"/>
        <w:jc w:val="both"/>
        <w:rPr>
          <w:w w:val="80"/>
        </w:rPr>
      </w:pPr>
    </w:p>
    <w:p w14:paraId="06CFEC07" w14:textId="4C0B46DD" w:rsidR="005D10B7" w:rsidRPr="000E2860" w:rsidRDefault="0094378C" w:rsidP="000E2860">
      <w:pPr>
        <w:widowControl/>
        <w:autoSpaceDE/>
        <w:autoSpaceDN/>
        <w:spacing w:before="138"/>
        <w:ind w:left="709" w:right="465"/>
        <w:rPr>
          <w:rFonts w:eastAsia="Times New Roman"/>
          <w:b/>
          <w:bCs/>
          <w:color w:val="000000"/>
          <w:lang w:val="en-ZA" w:eastAsia="en-ZA"/>
        </w:rPr>
      </w:pPr>
      <w:r w:rsidRPr="000E2860">
        <w:rPr>
          <w:rFonts w:eastAsia="Times New Roman"/>
          <w:b/>
          <w:bCs/>
          <w:color w:val="000000"/>
          <w:lang w:val="en-ZA" w:eastAsia="en-ZA"/>
        </w:rPr>
        <w:t>Predictors of mortality:</w:t>
      </w:r>
    </w:p>
    <w:p w14:paraId="719E6BD5" w14:textId="2EFF787F" w:rsidR="005D10B7" w:rsidRPr="000E2860" w:rsidRDefault="000F34D0" w:rsidP="000E2860">
      <w:pPr>
        <w:pStyle w:val="BodyText"/>
        <w:spacing w:before="137" w:line="247" w:lineRule="auto"/>
        <w:ind w:left="709" w:right="407"/>
        <w:jc w:val="both"/>
        <w:rPr>
          <w:lang w:val="en-ZA"/>
        </w:rPr>
      </w:pPr>
      <w:r w:rsidRPr="000E2860">
        <w:rPr>
          <w:lang w:val="en-ZA"/>
        </w:rPr>
        <w:t xml:space="preserve">Mortality </w:t>
      </w:r>
      <w:r w:rsidR="0094378C" w:rsidRPr="000E2860">
        <w:rPr>
          <w:lang w:val="en-ZA"/>
        </w:rPr>
        <w:t>was associated with the presence of skin pigmentation (51%) and poor appetite (77%), increased random cortisol, and ACTH</w:t>
      </w:r>
      <w:r w:rsidRPr="000E2860">
        <w:rPr>
          <w:lang w:val="en-ZA"/>
        </w:rPr>
        <w:t xml:space="preserve">. Opiate </w:t>
      </w:r>
      <w:r w:rsidR="0094378C" w:rsidRPr="000E2860">
        <w:rPr>
          <w:lang w:val="en-ZA"/>
        </w:rPr>
        <w:t>use</w:t>
      </w:r>
      <w:r w:rsidRPr="000E2860">
        <w:rPr>
          <w:lang w:val="en-ZA"/>
        </w:rPr>
        <w:t xml:space="preserve"> appeared to be associated with survival at </w:t>
      </w:r>
      <w:r w:rsidR="0094378C" w:rsidRPr="000E2860">
        <w:rPr>
          <w:lang w:val="en-ZA"/>
        </w:rPr>
        <w:t xml:space="preserve">12 months. A logistic regression analysis was undertaken. (Table 5) For every 50 nmol/L increase in the basal cortisol, there was associated 14% increase in the likelihood of death within 12 months (OR = 1.14, (95%CI:1.08, 1.21); </w:t>
      </w:r>
      <w:r w:rsidR="0094378C" w:rsidRPr="000E2860">
        <w:rPr>
          <w:i/>
          <w:iCs/>
          <w:lang w:val="en-ZA"/>
        </w:rPr>
        <w:t>p</w:t>
      </w:r>
      <w:r w:rsidR="0094378C" w:rsidRPr="000E2860">
        <w:rPr>
          <w:lang w:val="en-ZA"/>
        </w:rPr>
        <w:t xml:space="preserve">&lt;0.001). In contrast, opiate use was associated with a 45% reduction in the likelihood of death </w:t>
      </w:r>
      <w:r w:rsidRPr="000E2860">
        <w:rPr>
          <w:lang w:val="en-ZA"/>
        </w:rPr>
        <w:t>[</w:t>
      </w:r>
      <w:r w:rsidR="0094378C" w:rsidRPr="000E2860">
        <w:rPr>
          <w:lang w:val="en-ZA"/>
        </w:rPr>
        <w:t>OR = 0.55, (95%CI: 0.0.33, 0.87)</w:t>
      </w:r>
      <w:r w:rsidRPr="000E2860">
        <w:rPr>
          <w:lang w:val="en-ZA"/>
        </w:rPr>
        <w:t>]</w:t>
      </w:r>
      <w:r w:rsidR="0094378C" w:rsidRPr="000E2860">
        <w:rPr>
          <w:lang w:val="en-ZA"/>
        </w:rPr>
        <w:t xml:space="preserve">; </w:t>
      </w:r>
      <w:r w:rsidR="0094378C" w:rsidRPr="000E2860">
        <w:rPr>
          <w:i/>
          <w:iCs/>
          <w:lang w:val="en-ZA"/>
        </w:rPr>
        <w:t>p</w:t>
      </w:r>
      <w:r w:rsidR="0094378C" w:rsidRPr="000E2860">
        <w:rPr>
          <w:lang w:val="en-ZA"/>
        </w:rPr>
        <w:t xml:space="preserve">=0.013. For every 100 </w:t>
      </w:r>
      <w:proofErr w:type="spellStart"/>
      <w:r w:rsidR="0094378C" w:rsidRPr="000E2860">
        <w:rPr>
          <w:lang w:val="en-ZA"/>
        </w:rPr>
        <w:t>pg</w:t>
      </w:r>
      <w:proofErr w:type="spellEnd"/>
      <w:r w:rsidR="0094378C" w:rsidRPr="000E2860">
        <w:rPr>
          <w:lang w:val="en-ZA"/>
        </w:rPr>
        <w:t>/L increase in the plasma ACTH, a 17% increase in the likelihood of death</w:t>
      </w:r>
      <w:r w:rsidRPr="000E2860">
        <w:rPr>
          <w:lang w:val="en-ZA"/>
        </w:rPr>
        <w:t xml:space="preserve"> was observed</w:t>
      </w:r>
      <w:r w:rsidR="0094378C" w:rsidRPr="000E2860">
        <w:rPr>
          <w:lang w:val="en-ZA"/>
        </w:rPr>
        <w:t xml:space="preserve"> (OR = 2.17, (95%CI:1.35, 3.72); </w:t>
      </w:r>
      <w:r w:rsidR="0094378C" w:rsidRPr="000E2860">
        <w:rPr>
          <w:i/>
          <w:iCs/>
          <w:lang w:val="en-ZA"/>
        </w:rPr>
        <w:t>p</w:t>
      </w:r>
      <w:r w:rsidR="0094378C" w:rsidRPr="000E2860">
        <w:rPr>
          <w:lang w:val="en-ZA"/>
        </w:rPr>
        <w:t>&lt;0.003). Patients with a self-reported increased skin pigmentation had a 51% increase in the odds of mortality (OR = 1.51 (95%CI: 1.03, 2.22) but this was not</w:t>
      </w:r>
      <w:r w:rsidRPr="000E2860">
        <w:rPr>
          <w:lang w:val="en-ZA"/>
        </w:rPr>
        <w:t xml:space="preserve"> exclusively </w:t>
      </w:r>
      <w:r w:rsidR="0094378C" w:rsidRPr="000E2860">
        <w:rPr>
          <w:lang w:val="en-ZA"/>
        </w:rPr>
        <w:t xml:space="preserve">the result of primary hypoadrenalism </w:t>
      </w:r>
      <w:r w:rsidR="0094378C" w:rsidRPr="000E2860">
        <w:rPr>
          <w:i/>
          <w:iCs/>
          <w:lang w:val="en-ZA"/>
        </w:rPr>
        <w:t>p</w:t>
      </w:r>
      <w:r w:rsidR="0094378C" w:rsidRPr="000E2860">
        <w:rPr>
          <w:lang w:val="en-ZA"/>
        </w:rPr>
        <w:t xml:space="preserve">=0.033). The presence of a poor appetite was associated with a 77% likelihood of premature death </w:t>
      </w:r>
      <w:r w:rsidRPr="000E2860">
        <w:rPr>
          <w:lang w:val="en-ZA"/>
        </w:rPr>
        <w:t>[</w:t>
      </w:r>
      <w:r w:rsidR="0094378C" w:rsidRPr="000E2860">
        <w:rPr>
          <w:lang w:val="en-ZA"/>
        </w:rPr>
        <w:t xml:space="preserve">OR=1.77 (95%CI: 1.11, 2.90); </w:t>
      </w:r>
      <w:r w:rsidR="0094378C" w:rsidRPr="000E2860">
        <w:rPr>
          <w:i/>
          <w:iCs/>
          <w:lang w:val="en-ZA"/>
        </w:rPr>
        <w:t>p</w:t>
      </w:r>
      <w:r w:rsidR="0094378C" w:rsidRPr="000E2860">
        <w:rPr>
          <w:lang w:val="en-ZA"/>
        </w:rPr>
        <w:t>=0.020)</w:t>
      </w:r>
      <w:r w:rsidRPr="000E2860">
        <w:rPr>
          <w:lang w:val="en-ZA"/>
        </w:rPr>
        <w:t>]</w:t>
      </w:r>
      <w:r w:rsidR="0094378C" w:rsidRPr="000E2860">
        <w:rPr>
          <w:lang w:val="en-ZA"/>
        </w:rPr>
        <w:t>.</w:t>
      </w:r>
    </w:p>
    <w:p w14:paraId="659BB96C" w14:textId="0ED2453D" w:rsidR="005D10B7" w:rsidRPr="000E2860" w:rsidRDefault="0094378C" w:rsidP="000E2860">
      <w:pPr>
        <w:pStyle w:val="BodyText"/>
        <w:spacing w:before="210" w:line="247" w:lineRule="auto"/>
        <w:ind w:left="709" w:right="407"/>
        <w:jc w:val="both"/>
        <w:rPr>
          <w:lang w:val="en-ZA"/>
        </w:rPr>
      </w:pPr>
      <w:r w:rsidRPr="000E2860">
        <w:rPr>
          <w:lang w:val="en-ZA"/>
        </w:rPr>
        <w:t xml:space="preserve">After adjusting for </w:t>
      </w:r>
      <w:commentRangeStart w:id="20"/>
      <w:commentRangeStart w:id="21"/>
      <w:r w:rsidRPr="000E2860">
        <w:rPr>
          <w:lang w:val="en-ZA"/>
        </w:rPr>
        <w:t>several factors</w:t>
      </w:r>
      <w:commentRangeEnd w:id="20"/>
      <w:r w:rsidR="000F34D0" w:rsidRPr="000E2860">
        <w:rPr>
          <w:lang w:val="en-ZA"/>
        </w:rPr>
        <w:commentReference w:id="20"/>
      </w:r>
      <w:commentRangeEnd w:id="21"/>
      <w:r w:rsidR="00D23593" w:rsidRPr="000E2860">
        <w:rPr>
          <w:lang w:val="en-ZA"/>
        </w:rPr>
        <w:commentReference w:id="21"/>
      </w:r>
      <w:r w:rsidRPr="000E2860">
        <w:rPr>
          <w:lang w:val="en-ZA"/>
        </w:rPr>
        <w:t>, as shown in Table 5, the only features which were independently associated with premature mortality were</w:t>
      </w:r>
      <w:r w:rsidR="00971258" w:rsidRPr="000E2860">
        <w:rPr>
          <w:lang w:val="en-ZA"/>
        </w:rPr>
        <w:t xml:space="preserve"> decrease in</w:t>
      </w:r>
      <w:r w:rsidRPr="000E2860">
        <w:rPr>
          <w:lang w:val="en-ZA"/>
        </w:rPr>
        <w:t xml:space="preserve"> systolic,</w:t>
      </w:r>
      <w:r w:rsidR="00971258" w:rsidRPr="000E2860">
        <w:rPr>
          <w:lang w:val="en-ZA"/>
        </w:rPr>
        <w:t xml:space="preserve"> increased</w:t>
      </w:r>
      <w:r w:rsidRPr="000E2860">
        <w:rPr>
          <w:lang w:val="en-ZA"/>
        </w:rPr>
        <w:t xml:space="preserve"> diastolic blood pressures</w:t>
      </w:r>
      <w:r w:rsidR="00971258" w:rsidRPr="000E2860">
        <w:rPr>
          <w:lang w:val="en-ZA"/>
        </w:rPr>
        <w:t xml:space="preserve">, increased </w:t>
      </w:r>
      <w:r w:rsidRPr="000E2860">
        <w:rPr>
          <w:lang w:val="en-ZA"/>
        </w:rPr>
        <w:t xml:space="preserve">random cortisol and opiate use. Every 10 mmHg increase in diastolic blood pressure was associated with a 30% increase in likelihood of </w:t>
      </w:r>
      <w:r w:rsidR="00971258" w:rsidRPr="000E2860">
        <w:rPr>
          <w:lang w:val="en-ZA"/>
        </w:rPr>
        <w:t xml:space="preserve">premature </w:t>
      </w:r>
      <w:r w:rsidRPr="000E2860">
        <w:rPr>
          <w:lang w:val="en-ZA"/>
        </w:rPr>
        <w:t>mortality (</w:t>
      </w:r>
      <w:proofErr w:type="spellStart"/>
      <w:r w:rsidRPr="000E2860">
        <w:rPr>
          <w:lang w:val="en-ZA"/>
        </w:rPr>
        <w:t>aOR</w:t>
      </w:r>
      <w:proofErr w:type="spellEnd"/>
      <w:r w:rsidRPr="000E2860">
        <w:rPr>
          <w:lang w:val="en-ZA"/>
        </w:rPr>
        <w:t xml:space="preserve"> = 1.30 (95%CI: 1.07, 1.59), </w:t>
      </w:r>
      <w:r w:rsidRPr="000E2860">
        <w:rPr>
          <w:i/>
          <w:iCs/>
          <w:lang w:val="en-ZA"/>
        </w:rPr>
        <w:t>p</w:t>
      </w:r>
      <w:r w:rsidRPr="000E2860">
        <w:rPr>
          <w:lang w:val="en-ZA"/>
        </w:rPr>
        <w:t>=0.01). Every 10 mmHg increase in systolic blood pressure was associated with an 18% reduction in the odds of mortality (</w:t>
      </w:r>
      <w:proofErr w:type="spellStart"/>
      <w:r w:rsidRPr="000E2860">
        <w:rPr>
          <w:lang w:val="en-ZA"/>
        </w:rPr>
        <w:t>aOR</w:t>
      </w:r>
      <w:proofErr w:type="spellEnd"/>
      <w:r w:rsidRPr="000E2860">
        <w:rPr>
          <w:lang w:val="en-ZA"/>
        </w:rPr>
        <w:t xml:space="preserve"> = 0.82 (95%CI: 0.71, 0.95) </w:t>
      </w:r>
      <w:r w:rsidRPr="000E2860">
        <w:rPr>
          <w:i/>
          <w:iCs/>
          <w:lang w:val="en-ZA"/>
        </w:rPr>
        <w:t>p</w:t>
      </w:r>
      <w:r w:rsidRPr="000E2860">
        <w:rPr>
          <w:lang w:val="en-ZA"/>
        </w:rPr>
        <w:t xml:space="preserve">=0.010). Every 50 nmol/L increase in random cortisol was associated with a 14.7% likelihood of </w:t>
      </w:r>
      <w:r w:rsidR="00971258" w:rsidRPr="000E2860">
        <w:rPr>
          <w:lang w:val="en-ZA"/>
        </w:rPr>
        <w:t xml:space="preserve">premature </w:t>
      </w:r>
      <w:r w:rsidRPr="000E2860">
        <w:rPr>
          <w:lang w:val="en-ZA"/>
        </w:rPr>
        <w:t>death (</w:t>
      </w:r>
      <w:proofErr w:type="spellStart"/>
      <w:r w:rsidRPr="000E2860">
        <w:rPr>
          <w:lang w:val="en-ZA"/>
        </w:rPr>
        <w:t>aOR</w:t>
      </w:r>
      <w:proofErr w:type="spellEnd"/>
      <w:r w:rsidRPr="000E2860">
        <w:rPr>
          <w:lang w:val="en-ZA"/>
        </w:rPr>
        <w:t xml:space="preserve"> = 1.147 (95%CI:1.082, 1.217) </w:t>
      </w:r>
      <w:r w:rsidRPr="000E2860">
        <w:rPr>
          <w:i/>
          <w:iCs/>
          <w:lang w:val="en-ZA"/>
        </w:rPr>
        <w:t>p</w:t>
      </w:r>
      <w:r w:rsidRPr="000E2860">
        <w:rPr>
          <w:lang w:val="en-ZA"/>
        </w:rPr>
        <w:t>&lt;0.001). While opiate use was associated with a 44.5% reduction in the odds of mortality (</w:t>
      </w:r>
      <w:proofErr w:type="spellStart"/>
      <w:r w:rsidRPr="000E2860">
        <w:rPr>
          <w:lang w:val="en-ZA"/>
        </w:rPr>
        <w:t>aOR</w:t>
      </w:r>
      <w:proofErr w:type="spellEnd"/>
      <w:r w:rsidRPr="000E2860">
        <w:rPr>
          <w:lang w:val="en-ZA"/>
        </w:rPr>
        <w:t xml:space="preserve"> = 0.555 (95%CI:0.33, 0.933), </w:t>
      </w:r>
      <w:r w:rsidRPr="000E2860">
        <w:rPr>
          <w:i/>
          <w:iCs/>
          <w:lang w:val="en-ZA"/>
        </w:rPr>
        <w:t>p</w:t>
      </w:r>
      <w:r w:rsidRPr="000E2860">
        <w:rPr>
          <w:lang w:val="en-ZA"/>
        </w:rPr>
        <w:t>=0.026).</w:t>
      </w:r>
    </w:p>
    <w:p w14:paraId="6694ADDB" w14:textId="7E6F6B17" w:rsidR="005D10B7" w:rsidRPr="005E711A" w:rsidRDefault="005D10B7" w:rsidP="00D23593">
      <w:pPr>
        <w:pStyle w:val="Heading1"/>
        <w:spacing w:line="232" w:lineRule="auto"/>
        <w:ind w:left="0" w:right="1298" w:firstLine="490"/>
      </w:pPr>
    </w:p>
    <w:tbl>
      <w:tblPr>
        <w:tblW w:w="9605"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851"/>
        <w:gridCol w:w="985"/>
        <w:gridCol w:w="1141"/>
        <w:gridCol w:w="1235"/>
        <w:gridCol w:w="12"/>
        <w:gridCol w:w="1542"/>
        <w:gridCol w:w="1134"/>
        <w:gridCol w:w="12"/>
      </w:tblGrid>
      <w:tr w:rsidR="002C6FAC" w:rsidRPr="005E711A" w14:paraId="45E12D4B" w14:textId="77777777" w:rsidTr="00A4597F">
        <w:trPr>
          <w:trHeight w:val="315"/>
        </w:trPr>
        <w:tc>
          <w:tcPr>
            <w:tcW w:w="9605" w:type="dxa"/>
            <w:gridSpan w:val="9"/>
            <w:tcBorders>
              <w:top w:val="nil"/>
              <w:left w:val="nil"/>
              <w:right w:val="nil"/>
            </w:tcBorders>
            <w:vAlign w:val="bottom"/>
          </w:tcPr>
          <w:p w14:paraId="78F40E9A" w14:textId="00B447D1" w:rsidR="00D23593" w:rsidRPr="002C6FAC" w:rsidRDefault="00D23593" w:rsidP="00A4597F">
            <w:pPr>
              <w:pStyle w:val="TableParagraph"/>
              <w:rPr>
                <w:b/>
                <w:bCs/>
                <w:spacing w:val="33"/>
              </w:rPr>
            </w:pPr>
            <w:r w:rsidRPr="002C6FAC">
              <w:rPr>
                <w:b/>
                <w:bCs/>
              </w:rPr>
              <w:t>Table</w:t>
            </w:r>
            <w:r w:rsidRPr="002C6FAC">
              <w:rPr>
                <w:b/>
                <w:bCs/>
                <w:spacing w:val="29"/>
              </w:rPr>
              <w:t xml:space="preserve"> </w:t>
            </w:r>
            <w:r w:rsidRPr="002C6FAC">
              <w:rPr>
                <w:b/>
                <w:bCs/>
              </w:rPr>
              <w:t>5:</w:t>
            </w:r>
            <w:r w:rsidRPr="002C6FAC">
              <w:rPr>
                <w:b/>
                <w:bCs/>
                <w:spacing w:val="33"/>
              </w:rPr>
              <w:t xml:space="preserve"> </w:t>
            </w:r>
            <w:r w:rsidRPr="002C6FAC">
              <w:rPr>
                <w:b/>
                <w:bCs/>
              </w:rPr>
              <w:t>Bivariate</w:t>
            </w:r>
            <w:r w:rsidRPr="002C6FAC">
              <w:rPr>
                <w:b/>
                <w:bCs/>
                <w:spacing w:val="30"/>
              </w:rPr>
              <w:t xml:space="preserve"> </w:t>
            </w:r>
            <w:r w:rsidRPr="002C6FAC">
              <w:rPr>
                <w:b/>
                <w:bCs/>
              </w:rPr>
              <w:t>and</w:t>
            </w:r>
            <w:r w:rsidRPr="002C6FAC">
              <w:rPr>
                <w:b/>
                <w:bCs/>
                <w:spacing w:val="33"/>
              </w:rPr>
              <w:t xml:space="preserve"> </w:t>
            </w:r>
            <w:r w:rsidRPr="002C6FAC">
              <w:rPr>
                <w:b/>
                <w:bCs/>
              </w:rPr>
              <w:t>Multivariate</w:t>
            </w:r>
            <w:r w:rsidRPr="002C6FAC">
              <w:rPr>
                <w:b/>
                <w:bCs/>
                <w:spacing w:val="31"/>
              </w:rPr>
              <w:t xml:space="preserve"> </w:t>
            </w:r>
            <w:r w:rsidRPr="002C6FAC">
              <w:rPr>
                <w:b/>
                <w:bCs/>
              </w:rPr>
              <w:t>analysis</w:t>
            </w:r>
            <w:r w:rsidRPr="002C6FAC">
              <w:rPr>
                <w:b/>
                <w:bCs/>
                <w:spacing w:val="35"/>
              </w:rPr>
              <w:t xml:space="preserve"> </w:t>
            </w:r>
            <w:r w:rsidRPr="002C6FAC">
              <w:rPr>
                <w:b/>
                <w:bCs/>
              </w:rPr>
              <w:t>of</w:t>
            </w:r>
            <w:r w:rsidRPr="002C6FAC">
              <w:rPr>
                <w:b/>
                <w:bCs/>
                <w:spacing w:val="28"/>
              </w:rPr>
              <w:t xml:space="preserve"> </w:t>
            </w:r>
            <w:commentRangeStart w:id="22"/>
            <w:commentRangeStart w:id="23"/>
            <w:r w:rsidRPr="002C6FAC">
              <w:rPr>
                <w:b/>
                <w:bCs/>
              </w:rPr>
              <w:t>factors</w:t>
            </w:r>
            <w:r w:rsidRPr="002C6FAC">
              <w:rPr>
                <w:b/>
                <w:bCs/>
                <w:spacing w:val="30"/>
              </w:rPr>
              <w:t xml:space="preserve"> </w:t>
            </w:r>
            <w:r w:rsidRPr="002C6FAC">
              <w:rPr>
                <w:b/>
                <w:bCs/>
              </w:rPr>
              <w:t>associated</w:t>
            </w:r>
            <w:r w:rsidRPr="002C6FAC">
              <w:rPr>
                <w:b/>
                <w:bCs/>
                <w:spacing w:val="29"/>
              </w:rPr>
              <w:t xml:space="preserve"> </w:t>
            </w:r>
            <w:r w:rsidRPr="002C6FAC">
              <w:rPr>
                <w:b/>
                <w:bCs/>
              </w:rPr>
              <w:t>with</w:t>
            </w:r>
            <w:r w:rsidRPr="002C6FAC">
              <w:rPr>
                <w:b/>
                <w:bCs/>
                <w:spacing w:val="27"/>
              </w:rPr>
              <w:t xml:space="preserve"> </w:t>
            </w:r>
            <w:r w:rsidRPr="002C6FAC">
              <w:rPr>
                <w:b/>
                <w:bCs/>
              </w:rPr>
              <w:t>time</w:t>
            </w:r>
            <w:r w:rsidRPr="002C6FAC">
              <w:rPr>
                <w:b/>
                <w:bCs/>
                <w:spacing w:val="34"/>
              </w:rPr>
              <w:t xml:space="preserve"> </w:t>
            </w:r>
            <w:r w:rsidRPr="002C6FAC">
              <w:rPr>
                <w:b/>
                <w:bCs/>
              </w:rPr>
              <w:t>to</w:t>
            </w:r>
            <w:r w:rsidRPr="002C6FAC">
              <w:rPr>
                <w:b/>
                <w:bCs/>
                <w:spacing w:val="32"/>
              </w:rPr>
              <w:t xml:space="preserve"> </w:t>
            </w:r>
            <w:r w:rsidRPr="002C6FAC">
              <w:rPr>
                <w:b/>
                <w:bCs/>
              </w:rPr>
              <w:t>mortality</w:t>
            </w:r>
            <w:r w:rsidRPr="002C6FAC">
              <w:rPr>
                <w:b/>
                <w:bCs/>
                <w:spacing w:val="30"/>
              </w:rPr>
              <w:t xml:space="preserve"> </w:t>
            </w:r>
            <w:r w:rsidRPr="002C6FAC">
              <w:rPr>
                <w:b/>
                <w:bCs/>
              </w:rPr>
              <w:t xml:space="preserve">of </w:t>
            </w:r>
            <w:commentRangeEnd w:id="22"/>
            <w:r w:rsidRPr="002C6FAC">
              <w:rPr>
                <w:rStyle w:val="CommentReference"/>
                <w:b/>
                <w:bCs/>
                <w:sz w:val="22"/>
                <w:szCs w:val="22"/>
              </w:rPr>
              <w:commentReference w:id="22"/>
            </w:r>
            <w:commentRangeEnd w:id="23"/>
            <w:r w:rsidRPr="002C6FAC">
              <w:rPr>
                <w:rStyle w:val="CommentReference"/>
                <w:b/>
                <w:bCs/>
                <w:sz w:val="22"/>
                <w:szCs w:val="22"/>
              </w:rPr>
              <w:commentReference w:id="23"/>
            </w:r>
            <w:r w:rsidRPr="002C6FAC">
              <w:rPr>
                <w:b/>
                <w:bCs/>
              </w:rPr>
              <w:t>patients</w:t>
            </w:r>
            <w:r w:rsidRPr="002C6FAC">
              <w:rPr>
                <w:b/>
                <w:bCs/>
                <w:spacing w:val="40"/>
              </w:rPr>
              <w:t xml:space="preserve"> </w:t>
            </w:r>
            <w:r w:rsidRPr="002C6FAC">
              <w:rPr>
                <w:b/>
                <w:bCs/>
              </w:rPr>
              <w:t>in</w:t>
            </w:r>
            <w:r w:rsidRPr="002C6FAC">
              <w:rPr>
                <w:b/>
                <w:bCs/>
                <w:spacing w:val="40"/>
              </w:rPr>
              <w:t xml:space="preserve"> </w:t>
            </w:r>
            <w:r w:rsidRPr="002C6FAC">
              <w:rPr>
                <w:b/>
                <w:bCs/>
              </w:rPr>
              <w:t>the</w:t>
            </w:r>
            <w:r w:rsidRPr="002C6FAC">
              <w:rPr>
                <w:b/>
                <w:bCs/>
                <w:spacing w:val="40"/>
              </w:rPr>
              <w:t xml:space="preserve"> </w:t>
            </w:r>
            <w:r w:rsidRPr="002C6FAC">
              <w:rPr>
                <w:b/>
                <w:bCs/>
              </w:rPr>
              <w:t>entire</w:t>
            </w:r>
            <w:r w:rsidRPr="002C6FAC">
              <w:rPr>
                <w:b/>
                <w:bCs/>
                <w:spacing w:val="40"/>
              </w:rPr>
              <w:t xml:space="preserve"> </w:t>
            </w:r>
            <w:r w:rsidRPr="002C6FAC">
              <w:rPr>
                <w:b/>
                <w:bCs/>
              </w:rPr>
              <w:t>cohort.</w:t>
            </w:r>
          </w:p>
        </w:tc>
      </w:tr>
      <w:tr w:rsidR="002C6FAC" w:rsidRPr="005E711A" w14:paraId="7A0C182A" w14:textId="77777777" w:rsidTr="002C6FAC">
        <w:trPr>
          <w:trHeight w:val="315"/>
        </w:trPr>
        <w:tc>
          <w:tcPr>
            <w:tcW w:w="2693" w:type="dxa"/>
            <w:vMerge w:val="restart"/>
          </w:tcPr>
          <w:p w14:paraId="70DE9E3F" w14:textId="77777777" w:rsidR="005D10B7" w:rsidRPr="005E711A" w:rsidRDefault="0094378C">
            <w:pPr>
              <w:pStyle w:val="TableParagraph"/>
              <w:ind w:left="975"/>
              <w:rPr>
                <w:b/>
              </w:rPr>
            </w:pPr>
            <w:r w:rsidRPr="005E711A">
              <w:rPr>
                <w:b/>
                <w:color w:val="333333"/>
                <w:spacing w:val="-2"/>
              </w:rPr>
              <w:t>Characteristic</w:t>
            </w:r>
          </w:p>
        </w:tc>
        <w:tc>
          <w:tcPr>
            <w:tcW w:w="851" w:type="dxa"/>
            <w:vMerge w:val="restart"/>
          </w:tcPr>
          <w:p w14:paraId="2769C21C" w14:textId="77777777" w:rsidR="005D10B7" w:rsidRPr="005E711A" w:rsidRDefault="0094378C" w:rsidP="002C6FAC">
            <w:pPr>
              <w:pStyle w:val="TableParagraph"/>
              <w:ind w:left="14" w:hanging="14"/>
              <w:jc w:val="center"/>
              <w:rPr>
                <w:b/>
              </w:rPr>
            </w:pPr>
            <w:r w:rsidRPr="005E711A">
              <w:rPr>
                <w:b/>
                <w:color w:val="333333"/>
                <w:spacing w:val="-10"/>
              </w:rPr>
              <w:t>N</w:t>
            </w:r>
          </w:p>
        </w:tc>
        <w:tc>
          <w:tcPr>
            <w:tcW w:w="3373" w:type="dxa"/>
            <w:gridSpan w:val="4"/>
          </w:tcPr>
          <w:p w14:paraId="1F488351" w14:textId="77777777" w:rsidR="005D10B7" w:rsidRPr="005E711A" w:rsidRDefault="0094378C">
            <w:pPr>
              <w:pStyle w:val="TableParagraph"/>
              <w:ind w:left="8"/>
              <w:jc w:val="center"/>
              <w:rPr>
                <w:b/>
              </w:rPr>
            </w:pPr>
            <w:r w:rsidRPr="005E711A">
              <w:rPr>
                <w:b/>
                <w:spacing w:val="-2"/>
              </w:rPr>
              <w:t>Bivariate</w:t>
            </w:r>
          </w:p>
        </w:tc>
        <w:tc>
          <w:tcPr>
            <w:tcW w:w="2688" w:type="dxa"/>
            <w:gridSpan w:val="3"/>
          </w:tcPr>
          <w:p w14:paraId="3BE2776B" w14:textId="77777777" w:rsidR="005D10B7" w:rsidRPr="005E711A" w:rsidRDefault="0094378C" w:rsidP="002C6FAC">
            <w:pPr>
              <w:pStyle w:val="TableParagraph"/>
              <w:ind w:left="1032" w:hanging="614"/>
              <w:rPr>
                <w:b/>
              </w:rPr>
            </w:pPr>
            <w:r w:rsidRPr="005E711A">
              <w:rPr>
                <w:b/>
                <w:spacing w:val="-2"/>
              </w:rPr>
              <w:t>Multivariable</w:t>
            </w:r>
          </w:p>
        </w:tc>
      </w:tr>
      <w:tr w:rsidR="002C6FAC" w:rsidRPr="005E711A" w14:paraId="49684595" w14:textId="77777777" w:rsidTr="002C6FAC">
        <w:trPr>
          <w:gridAfter w:val="1"/>
          <w:wAfter w:w="12" w:type="dxa"/>
          <w:trHeight w:val="315"/>
        </w:trPr>
        <w:tc>
          <w:tcPr>
            <w:tcW w:w="2693" w:type="dxa"/>
            <w:vMerge/>
            <w:tcBorders>
              <w:top w:val="nil"/>
            </w:tcBorders>
          </w:tcPr>
          <w:p w14:paraId="3D07EA5C" w14:textId="77777777" w:rsidR="005D10B7" w:rsidRPr="005E711A" w:rsidRDefault="005D10B7"/>
        </w:tc>
        <w:tc>
          <w:tcPr>
            <w:tcW w:w="851" w:type="dxa"/>
            <w:vMerge/>
            <w:tcBorders>
              <w:top w:val="nil"/>
            </w:tcBorders>
          </w:tcPr>
          <w:p w14:paraId="73B6A2DC" w14:textId="77777777" w:rsidR="005D10B7" w:rsidRPr="005E711A" w:rsidRDefault="005D10B7"/>
        </w:tc>
        <w:tc>
          <w:tcPr>
            <w:tcW w:w="985" w:type="dxa"/>
          </w:tcPr>
          <w:p w14:paraId="4092D127" w14:textId="77777777" w:rsidR="005D10B7" w:rsidRPr="005E711A" w:rsidRDefault="0094378C">
            <w:pPr>
              <w:pStyle w:val="TableParagraph"/>
              <w:ind w:left="8" w:right="4"/>
              <w:jc w:val="center"/>
              <w:rPr>
                <w:i/>
                <w:position w:val="7"/>
              </w:rPr>
            </w:pPr>
            <w:r w:rsidRPr="005E711A">
              <w:rPr>
                <w:b/>
                <w:color w:val="333333"/>
                <w:spacing w:val="-5"/>
              </w:rPr>
              <w:t>OR</w:t>
            </w:r>
            <w:r w:rsidRPr="005E711A">
              <w:rPr>
                <w:i/>
                <w:color w:val="333333"/>
                <w:spacing w:val="-5"/>
                <w:position w:val="7"/>
              </w:rPr>
              <w:t>1</w:t>
            </w:r>
          </w:p>
        </w:tc>
        <w:tc>
          <w:tcPr>
            <w:tcW w:w="1141" w:type="dxa"/>
          </w:tcPr>
          <w:p w14:paraId="5B6E8920" w14:textId="77777777" w:rsidR="005D10B7" w:rsidRPr="005E711A" w:rsidRDefault="0094378C">
            <w:pPr>
              <w:pStyle w:val="TableParagraph"/>
              <w:ind w:left="5"/>
              <w:jc w:val="center"/>
              <w:rPr>
                <w:i/>
                <w:position w:val="7"/>
              </w:rPr>
            </w:pPr>
            <w:r w:rsidRPr="005E711A">
              <w:rPr>
                <w:b/>
                <w:color w:val="333333"/>
              </w:rPr>
              <w:t>95%</w:t>
            </w:r>
            <w:r w:rsidRPr="005E711A">
              <w:rPr>
                <w:b/>
                <w:color w:val="333333"/>
                <w:spacing w:val="-5"/>
              </w:rPr>
              <w:t xml:space="preserve"> CI</w:t>
            </w:r>
            <w:r w:rsidRPr="005E711A">
              <w:rPr>
                <w:i/>
                <w:color w:val="333333"/>
                <w:spacing w:val="-5"/>
                <w:position w:val="7"/>
              </w:rPr>
              <w:t>1</w:t>
            </w:r>
          </w:p>
        </w:tc>
        <w:tc>
          <w:tcPr>
            <w:tcW w:w="1235" w:type="dxa"/>
          </w:tcPr>
          <w:p w14:paraId="3A8F872A" w14:textId="77777777" w:rsidR="005D10B7" w:rsidRPr="005E711A" w:rsidRDefault="0094378C">
            <w:pPr>
              <w:pStyle w:val="TableParagraph"/>
              <w:ind w:left="19"/>
              <w:jc w:val="center"/>
              <w:rPr>
                <w:b/>
              </w:rPr>
            </w:pPr>
            <w:r w:rsidRPr="005E711A">
              <w:rPr>
                <w:b/>
                <w:i/>
                <w:color w:val="333333"/>
              </w:rPr>
              <w:t>p</w:t>
            </w:r>
            <w:r w:rsidRPr="005E711A">
              <w:rPr>
                <w:b/>
                <w:color w:val="333333"/>
              </w:rPr>
              <w:t>-</w:t>
            </w:r>
            <w:r w:rsidRPr="005E711A">
              <w:rPr>
                <w:b/>
                <w:color w:val="333333"/>
                <w:spacing w:val="-2"/>
              </w:rPr>
              <w:t>value</w:t>
            </w:r>
          </w:p>
        </w:tc>
        <w:tc>
          <w:tcPr>
            <w:tcW w:w="1554" w:type="dxa"/>
            <w:gridSpan w:val="2"/>
          </w:tcPr>
          <w:p w14:paraId="2F41175F" w14:textId="77777777" w:rsidR="005D10B7" w:rsidRPr="005E711A" w:rsidRDefault="0094378C">
            <w:pPr>
              <w:pStyle w:val="TableParagraph"/>
              <w:ind w:left="142"/>
              <w:rPr>
                <w:b/>
                <w:position w:val="7"/>
              </w:rPr>
            </w:pPr>
            <w:r w:rsidRPr="005E711A">
              <w:rPr>
                <w:b/>
                <w:color w:val="333333"/>
              </w:rPr>
              <w:t>Adj.</w:t>
            </w:r>
            <w:r w:rsidRPr="005E711A">
              <w:rPr>
                <w:b/>
                <w:color w:val="333333"/>
                <w:spacing w:val="-4"/>
              </w:rPr>
              <w:t xml:space="preserve"> </w:t>
            </w:r>
            <w:r w:rsidRPr="005E711A">
              <w:rPr>
                <w:b/>
                <w:color w:val="333333"/>
              </w:rPr>
              <w:t>OR</w:t>
            </w:r>
            <w:r w:rsidRPr="005E711A">
              <w:rPr>
                <w:b/>
                <w:color w:val="333333"/>
                <w:position w:val="7"/>
              </w:rPr>
              <w:t>3</w:t>
            </w:r>
            <w:r w:rsidRPr="005E711A">
              <w:rPr>
                <w:b/>
                <w:color w:val="333333"/>
                <w:spacing w:val="23"/>
                <w:position w:val="7"/>
              </w:rPr>
              <w:t xml:space="preserve"> </w:t>
            </w:r>
            <w:r w:rsidRPr="005E711A">
              <w:rPr>
                <w:b/>
                <w:color w:val="333333"/>
              </w:rPr>
              <w:t>(95%</w:t>
            </w:r>
            <w:r w:rsidRPr="005E711A">
              <w:rPr>
                <w:b/>
                <w:color w:val="333333"/>
                <w:spacing w:val="-5"/>
              </w:rPr>
              <w:t xml:space="preserve"> </w:t>
            </w:r>
            <w:r w:rsidRPr="005E711A">
              <w:rPr>
                <w:b/>
                <w:color w:val="333333"/>
                <w:spacing w:val="-4"/>
              </w:rPr>
              <w:t>CI)</w:t>
            </w:r>
            <w:r w:rsidRPr="005E711A">
              <w:rPr>
                <w:b/>
                <w:color w:val="333333"/>
                <w:spacing w:val="-4"/>
                <w:position w:val="7"/>
              </w:rPr>
              <w:t>1</w:t>
            </w:r>
          </w:p>
        </w:tc>
        <w:tc>
          <w:tcPr>
            <w:tcW w:w="1134" w:type="dxa"/>
          </w:tcPr>
          <w:p w14:paraId="6F2A6B6E" w14:textId="77777777" w:rsidR="005D10B7" w:rsidRPr="005E711A" w:rsidRDefault="0094378C">
            <w:pPr>
              <w:pStyle w:val="TableParagraph"/>
              <w:ind w:left="237"/>
              <w:rPr>
                <w:b/>
              </w:rPr>
            </w:pPr>
            <w:r w:rsidRPr="005E711A">
              <w:rPr>
                <w:b/>
                <w:i/>
                <w:color w:val="333333"/>
              </w:rPr>
              <w:t>p</w:t>
            </w:r>
            <w:r w:rsidRPr="005E711A">
              <w:rPr>
                <w:b/>
                <w:color w:val="333333"/>
              </w:rPr>
              <w:t>-</w:t>
            </w:r>
            <w:r w:rsidRPr="005E711A">
              <w:rPr>
                <w:b/>
                <w:color w:val="333333"/>
                <w:spacing w:val="-2"/>
              </w:rPr>
              <w:t>value</w:t>
            </w:r>
          </w:p>
        </w:tc>
      </w:tr>
      <w:tr w:rsidR="002C6FAC" w:rsidRPr="005E711A" w14:paraId="4FBEB0FC" w14:textId="77777777" w:rsidTr="002C6FAC">
        <w:trPr>
          <w:gridAfter w:val="1"/>
          <w:wAfter w:w="12" w:type="dxa"/>
          <w:trHeight w:val="315"/>
        </w:trPr>
        <w:tc>
          <w:tcPr>
            <w:tcW w:w="2693" w:type="dxa"/>
          </w:tcPr>
          <w:p w14:paraId="40425140" w14:textId="77777777" w:rsidR="005D10B7" w:rsidRPr="005E711A" w:rsidRDefault="0094378C">
            <w:pPr>
              <w:pStyle w:val="TableParagraph"/>
              <w:ind w:left="110"/>
              <w:rPr>
                <w:b/>
              </w:rPr>
            </w:pPr>
            <w:r w:rsidRPr="005E711A">
              <w:rPr>
                <w:b/>
                <w:color w:val="333333"/>
                <w:spacing w:val="-2"/>
              </w:rPr>
              <w:t>History</w:t>
            </w:r>
          </w:p>
        </w:tc>
        <w:tc>
          <w:tcPr>
            <w:tcW w:w="851" w:type="dxa"/>
          </w:tcPr>
          <w:p w14:paraId="4B33E236" w14:textId="77777777" w:rsidR="005D10B7" w:rsidRPr="005E711A" w:rsidRDefault="005D10B7">
            <w:pPr>
              <w:pStyle w:val="TableParagraph"/>
              <w:spacing w:line="240" w:lineRule="auto"/>
            </w:pPr>
          </w:p>
        </w:tc>
        <w:tc>
          <w:tcPr>
            <w:tcW w:w="985" w:type="dxa"/>
          </w:tcPr>
          <w:p w14:paraId="207A02EB" w14:textId="77777777" w:rsidR="005D10B7" w:rsidRPr="005E711A" w:rsidRDefault="005D10B7">
            <w:pPr>
              <w:pStyle w:val="TableParagraph"/>
              <w:spacing w:line="240" w:lineRule="auto"/>
            </w:pPr>
          </w:p>
        </w:tc>
        <w:tc>
          <w:tcPr>
            <w:tcW w:w="1141" w:type="dxa"/>
          </w:tcPr>
          <w:p w14:paraId="03CEA7EC" w14:textId="77777777" w:rsidR="005D10B7" w:rsidRPr="005E711A" w:rsidRDefault="005D10B7">
            <w:pPr>
              <w:pStyle w:val="TableParagraph"/>
              <w:spacing w:line="240" w:lineRule="auto"/>
            </w:pPr>
          </w:p>
        </w:tc>
        <w:tc>
          <w:tcPr>
            <w:tcW w:w="1235" w:type="dxa"/>
          </w:tcPr>
          <w:p w14:paraId="2A0CC534" w14:textId="77777777" w:rsidR="005D10B7" w:rsidRPr="005E711A" w:rsidRDefault="005D10B7">
            <w:pPr>
              <w:pStyle w:val="TableParagraph"/>
              <w:spacing w:line="240" w:lineRule="auto"/>
            </w:pPr>
          </w:p>
        </w:tc>
        <w:tc>
          <w:tcPr>
            <w:tcW w:w="1554" w:type="dxa"/>
            <w:gridSpan w:val="2"/>
          </w:tcPr>
          <w:p w14:paraId="46F625C5" w14:textId="77777777" w:rsidR="005D10B7" w:rsidRPr="005E711A" w:rsidRDefault="005D10B7">
            <w:pPr>
              <w:pStyle w:val="TableParagraph"/>
              <w:spacing w:line="240" w:lineRule="auto"/>
            </w:pPr>
          </w:p>
        </w:tc>
        <w:tc>
          <w:tcPr>
            <w:tcW w:w="1134" w:type="dxa"/>
          </w:tcPr>
          <w:p w14:paraId="6C13D426" w14:textId="77777777" w:rsidR="005D10B7" w:rsidRPr="005E711A" w:rsidRDefault="005D10B7">
            <w:pPr>
              <w:pStyle w:val="TableParagraph"/>
              <w:spacing w:line="240" w:lineRule="auto"/>
            </w:pPr>
          </w:p>
        </w:tc>
      </w:tr>
      <w:tr w:rsidR="002C6FAC" w:rsidRPr="005E711A" w14:paraId="40D0582C" w14:textId="77777777" w:rsidTr="002C6FAC">
        <w:trPr>
          <w:gridAfter w:val="1"/>
          <w:wAfter w:w="12" w:type="dxa"/>
          <w:trHeight w:val="490"/>
        </w:trPr>
        <w:tc>
          <w:tcPr>
            <w:tcW w:w="2693" w:type="dxa"/>
          </w:tcPr>
          <w:p w14:paraId="6198A510" w14:textId="2BACB3C1" w:rsidR="005D10B7" w:rsidRPr="005E711A" w:rsidRDefault="0094378C">
            <w:pPr>
              <w:pStyle w:val="TableParagraph"/>
              <w:ind w:left="330"/>
            </w:pPr>
            <w:r w:rsidRPr="005E711A">
              <w:rPr>
                <w:color w:val="333333"/>
                <w:spacing w:val="-2"/>
              </w:rPr>
              <w:t>Increased</w:t>
            </w:r>
            <w:r w:rsidR="00971258" w:rsidRPr="005E711A">
              <w:rPr>
                <w:color w:val="333333"/>
                <w:spacing w:val="-2"/>
              </w:rPr>
              <w:t xml:space="preserve"> </w:t>
            </w:r>
            <w:r w:rsidR="002C6FAC" w:rsidRPr="005E711A">
              <w:rPr>
                <w:color w:val="333333"/>
                <w:spacing w:val="-2"/>
              </w:rPr>
              <w:t>skin pigmentation</w:t>
            </w:r>
          </w:p>
        </w:tc>
        <w:tc>
          <w:tcPr>
            <w:tcW w:w="851" w:type="dxa"/>
          </w:tcPr>
          <w:p w14:paraId="380137C5" w14:textId="77777777" w:rsidR="005D10B7" w:rsidRPr="005E711A" w:rsidRDefault="0094378C">
            <w:pPr>
              <w:pStyle w:val="TableParagraph"/>
              <w:ind w:left="14" w:right="2"/>
              <w:jc w:val="center"/>
              <w:rPr>
                <w:b/>
              </w:rPr>
            </w:pPr>
            <w:r w:rsidRPr="005E711A">
              <w:rPr>
                <w:b/>
                <w:color w:val="333333"/>
                <w:spacing w:val="-5"/>
              </w:rPr>
              <w:t>525</w:t>
            </w:r>
          </w:p>
        </w:tc>
        <w:tc>
          <w:tcPr>
            <w:tcW w:w="985" w:type="dxa"/>
          </w:tcPr>
          <w:p w14:paraId="21C55C0E" w14:textId="77777777" w:rsidR="005D10B7" w:rsidRPr="005E711A" w:rsidRDefault="0094378C">
            <w:pPr>
              <w:pStyle w:val="TableParagraph"/>
              <w:ind w:left="8" w:right="1"/>
              <w:jc w:val="center"/>
              <w:rPr>
                <w:b/>
              </w:rPr>
            </w:pPr>
            <w:r w:rsidRPr="005E711A">
              <w:rPr>
                <w:b/>
                <w:spacing w:val="-4"/>
              </w:rPr>
              <w:t>1.51</w:t>
            </w:r>
          </w:p>
        </w:tc>
        <w:tc>
          <w:tcPr>
            <w:tcW w:w="1141" w:type="dxa"/>
          </w:tcPr>
          <w:p w14:paraId="2B69569C" w14:textId="77777777" w:rsidR="005D10B7" w:rsidRPr="005E711A" w:rsidRDefault="0094378C">
            <w:pPr>
              <w:pStyle w:val="TableParagraph"/>
              <w:spacing w:line="243" w:lineRule="exact"/>
              <w:ind w:left="271"/>
              <w:rPr>
                <w:b/>
              </w:rPr>
            </w:pPr>
            <w:r w:rsidRPr="005E711A">
              <w:rPr>
                <w:b/>
                <w:color w:val="333333"/>
                <w:spacing w:val="-2"/>
              </w:rPr>
              <w:t>1.03,</w:t>
            </w:r>
          </w:p>
          <w:p w14:paraId="032C6A21" w14:textId="77777777" w:rsidR="005D10B7" w:rsidRPr="005E711A" w:rsidRDefault="0094378C">
            <w:pPr>
              <w:pStyle w:val="TableParagraph"/>
              <w:spacing w:line="227" w:lineRule="exact"/>
              <w:ind w:left="306"/>
              <w:rPr>
                <w:b/>
              </w:rPr>
            </w:pPr>
            <w:r w:rsidRPr="005E711A">
              <w:rPr>
                <w:b/>
                <w:color w:val="333333"/>
                <w:spacing w:val="-4"/>
              </w:rPr>
              <w:t>2.22</w:t>
            </w:r>
          </w:p>
        </w:tc>
        <w:tc>
          <w:tcPr>
            <w:tcW w:w="1235" w:type="dxa"/>
          </w:tcPr>
          <w:p w14:paraId="59F02417" w14:textId="77777777" w:rsidR="005D10B7" w:rsidRPr="005E711A" w:rsidRDefault="0094378C">
            <w:pPr>
              <w:pStyle w:val="TableParagraph"/>
              <w:ind w:left="19"/>
              <w:jc w:val="center"/>
              <w:rPr>
                <w:b/>
              </w:rPr>
            </w:pPr>
            <w:r w:rsidRPr="005E711A">
              <w:rPr>
                <w:b/>
                <w:color w:val="333333"/>
                <w:spacing w:val="-2"/>
              </w:rPr>
              <w:t>0.033</w:t>
            </w:r>
          </w:p>
        </w:tc>
        <w:tc>
          <w:tcPr>
            <w:tcW w:w="1554" w:type="dxa"/>
            <w:gridSpan w:val="2"/>
          </w:tcPr>
          <w:p w14:paraId="6CA577B9" w14:textId="77777777" w:rsidR="005D10B7" w:rsidRPr="005E711A" w:rsidRDefault="0094378C">
            <w:pPr>
              <w:pStyle w:val="TableParagraph"/>
              <w:ind w:left="111"/>
            </w:pPr>
            <w:r w:rsidRPr="005E711A">
              <w:t>1.26 (0.76,</w:t>
            </w:r>
            <w:r w:rsidRPr="005E711A">
              <w:rPr>
                <w:spacing w:val="-3"/>
              </w:rPr>
              <w:t xml:space="preserve"> </w:t>
            </w:r>
            <w:r w:rsidRPr="005E711A">
              <w:rPr>
                <w:spacing w:val="-2"/>
              </w:rPr>
              <w:t>2.08)</w:t>
            </w:r>
          </w:p>
        </w:tc>
        <w:tc>
          <w:tcPr>
            <w:tcW w:w="1134" w:type="dxa"/>
          </w:tcPr>
          <w:p w14:paraId="22EEDE3C" w14:textId="77777777" w:rsidR="005D10B7" w:rsidRPr="005E711A" w:rsidRDefault="0094378C">
            <w:pPr>
              <w:pStyle w:val="TableParagraph"/>
              <w:ind w:right="92"/>
              <w:jc w:val="right"/>
            </w:pPr>
            <w:r w:rsidRPr="005E711A">
              <w:rPr>
                <w:spacing w:val="-2"/>
              </w:rPr>
              <w:t>0.379</w:t>
            </w:r>
          </w:p>
        </w:tc>
      </w:tr>
      <w:tr w:rsidR="002C6FAC" w:rsidRPr="005E711A" w14:paraId="007A1791" w14:textId="77777777" w:rsidTr="002C6FAC">
        <w:trPr>
          <w:gridAfter w:val="1"/>
          <w:wAfter w:w="12" w:type="dxa"/>
          <w:trHeight w:val="495"/>
        </w:trPr>
        <w:tc>
          <w:tcPr>
            <w:tcW w:w="2693" w:type="dxa"/>
          </w:tcPr>
          <w:p w14:paraId="13D3688D" w14:textId="5DD3FD0D" w:rsidR="005D10B7" w:rsidRPr="005E711A" w:rsidRDefault="0094378C">
            <w:pPr>
              <w:pStyle w:val="TableParagraph"/>
              <w:ind w:left="330"/>
            </w:pPr>
            <w:r w:rsidRPr="005E711A">
              <w:rPr>
                <w:color w:val="333333"/>
                <w:spacing w:val="-2"/>
              </w:rPr>
              <w:t>Poor</w:t>
            </w:r>
            <w:r w:rsidR="00971258" w:rsidRPr="005E711A">
              <w:rPr>
                <w:color w:val="333333"/>
                <w:spacing w:val="-2"/>
              </w:rPr>
              <w:t xml:space="preserve"> </w:t>
            </w:r>
            <w:r w:rsidRPr="005E711A">
              <w:rPr>
                <w:color w:val="333333"/>
                <w:spacing w:val="-2"/>
              </w:rPr>
              <w:t>appetite</w:t>
            </w:r>
          </w:p>
        </w:tc>
        <w:tc>
          <w:tcPr>
            <w:tcW w:w="851" w:type="dxa"/>
          </w:tcPr>
          <w:p w14:paraId="305EB786" w14:textId="77777777" w:rsidR="005D10B7" w:rsidRPr="005E711A" w:rsidRDefault="0094378C">
            <w:pPr>
              <w:pStyle w:val="TableParagraph"/>
              <w:ind w:left="14" w:right="2"/>
              <w:jc w:val="center"/>
              <w:rPr>
                <w:b/>
              </w:rPr>
            </w:pPr>
            <w:r w:rsidRPr="005E711A">
              <w:rPr>
                <w:b/>
                <w:color w:val="333333"/>
                <w:spacing w:val="-5"/>
              </w:rPr>
              <w:t>535</w:t>
            </w:r>
          </w:p>
        </w:tc>
        <w:tc>
          <w:tcPr>
            <w:tcW w:w="985" w:type="dxa"/>
          </w:tcPr>
          <w:p w14:paraId="3CB36267" w14:textId="77777777" w:rsidR="005D10B7" w:rsidRPr="005E711A" w:rsidRDefault="0094378C">
            <w:pPr>
              <w:pStyle w:val="TableParagraph"/>
              <w:ind w:left="8" w:right="1"/>
              <w:jc w:val="center"/>
              <w:rPr>
                <w:b/>
              </w:rPr>
            </w:pPr>
            <w:r w:rsidRPr="005E711A">
              <w:rPr>
                <w:b/>
                <w:spacing w:val="-4"/>
              </w:rPr>
              <w:t>1.77</w:t>
            </w:r>
          </w:p>
        </w:tc>
        <w:tc>
          <w:tcPr>
            <w:tcW w:w="1141" w:type="dxa"/>
          </w:tcPr>
          <w:p w14:paraId="48D2D146" w14:textId="77777777" w:rsidR="005D10B7" w:rsidRPr="005E711A" w:rsidRDefault="0094378C">
            <w:pPr>
              <w:pStyle w:val="TableParagraph"/>
              <w:spacing w:line="245" w:lineRule="exact"/>
              <w:ind w:left="271"/>
              <w:rPr>
                <w:b/>
              </w:rPr>
            </w:pPr>
            <w:r w:rsidRPr="005E711A">
              <w:rPr>
                <w:b/>
                <w:color w:val="333333"/>
                <w:spacing w:val="-2"/>
              </w:rPr>
              <w:t>1.11,</w:t>
            </w:r>
          </w:p>
          <w:p w14:paraId="5AB34BAF" w14:textId="77777777" w:rsidR="005D10B7" w:rsidRPr="005E711A" w:rsidRDefault="0094378C">
            <w:pPr>
              <w:pStyle w:val="TableParagraph"/>
              <w:spacing w:line="230" w:lineRule="exact"/>
              <w:ind w:left="306"/>
              <w:rPr>
                <w:b/>
              </w:rPr>
            </w:pPr>
            <w:r w:rsidRPr="005E711A">
              <w:rPr>
                <w:b/>
                <w:color w:val="333333"/>
                <w:spacing w:val="-4"/>
              </w:rPr>
              <w:t>2.90</w:t>
            </w:r>
          </w:p>
        </w:tc>
        <w:tc>
          <w:tcPr>
            <w:tcW w:w="1235" w:type="dxa"/>
          </w:tcPr>
          <w:p w14:paraId="2B6B6FF0" w14:textId="77777777" w:rsidR="005D10B7" w:rsidRPr="005E711A" w:rsidRDefault="0094378C">
            <w:pPr>
              <w:pStyle w:val="TableParagraph"/>
              <w:ind w:left="19"/>
              <w:jc w:val="center"/>
              <w:rPr>
                <w:b/>
              </w:rPr>
            </w:pPr>
            <w:r w:rsidRPr="005E711A">
              <w:rPr>
                <w:b/>
                <w:color w:val="333333"/>
                <w:spacing w:val="-4"/>
              </w:rPr>
              <w:t>0.02</w:t>
            </w:r>
          </w:p>
        </w:tc>
        <w:tc>
          <w:tcPr>
            <w:tcW w:w="1554" w:type="dxa"/>
            <w:gridSpan w:val="2"/>
          </w:tcPr>
          <w:p w14:paraId="53B20B39" w14:textId="77777777" w:rsidR="005D10B7" w:rsidRPr="005E711A" w:rsidRDefault="0094378C">
            <w:pPr>
              <w:pStyle w:val="TableParagraph"/>
              <w:ind w:left="111"/>
            </w:pPr>
            <w:r w:rsidRPr="005E711A">
              <w:t>1.25 (0.72,</w:t>
            </w:r>
            <w:r w:rsidRPr="005E711A">
              <w:rPr>
                <w:spacing w:val="-3"/>
              </w:rPr>
              <w:t xml:space="preserve"> </w:t>
            </w:r>
            <w:r w:rsidRPr="005E711A">
              <w:rPr>
                <w:spacing w:val="-2"/>
              </w:rPr>
              <w:t>2.19)</w:t>
            </w:r>
          </w:p>
        </w:tc>
        <w:tc>
          <w:tcPr>
            <w:tcW w:w="1134" w:type="dxa"/>
          </w:tcPr>
          <w:p w14:paraId="70657D05" w14:textId="77777777" w:rsidR="005D10B7" w:rsidRPr="005E711A" w:rsidRDefault="0094378C">
            <w:pPr>
              <w:pStyle w:val="TableParagraph"/>
              <w:ind w:right="91"/>
              <w:jc w:val="right"/>
            </w:pPr>
            <w:r w:rsidRPr="005E711A">
              <w:rPr>
                <w:spacing w:val="-2"/>
              </w:rPr>
              <w:t>0.425</w:t>
            </w:r>
          </w:p>
        </w:tc>
      </w:tr>
      <w:tr w:rsidR="002C6FAC" w:rsidRPr="005E711A" w14:paraId="3329DC94" w14:textId="77777777" w:rsidTr="002C6FAC">
        <w:trPr>
          <w:gridAfter w:val="1"/>
          <w:wAfter w:w="12" w:type="dxa"/>
          <w:trHeight w:val="490"/>
        </w:trPr>
        <w:tc>
          <w:tcPr>
            <w:tcW w:w="2693" w:type="dxa"/>
          </w:tcPr>
          <w:p w14:paraId="66E6B4C5" w14:textId="121B34DC" w:rsidR="005D10B7" w:rsidRPr="005E711A" w:rsidRDefault="0094378C">
            <w:pPr>
              <w:pStyle w:val="TableParagraph"/>
              <w:ind w:left="330"/>
            </w:pPr>
            <w:r w:rsidRPr="005E711A">
              <w:rPr>
                <w:color w:val="333333"/>
                <w:spacing w:val="-2"/>
              </w:rPr>
              <w:t>Liking</w:t>
            </w:r>
            <w:r w:rsidR="003E657B" w:rsidRPr="005E711A">
              <w:rPr>
                <w:color w:val="333333"/>
                <w:spacing w:val="-2"/>
              </w:rPr>
              <w:t xml:space="preserve"> </w:t>
            </w:r>
            <w:r w:rsidRPr="005E711A">
              <w:rPr>
                <w:color w:val="333333"/>
                <w:spacing w:val="-2"/>
              </w:rPr>
              <w:t>for</w:t>
            </w:r>
            <w:r w:rsidR="002C6FAC">
              <w:rPr>
                <w:color w:val="333333"/>
                <w:spacing w:val="-2"/>
              </w:rPr>
              <w:t xml:space="preserve"> </w:t>
            </w:r>
            <w:r w:rsidRPr="005E711A">
              <w:rPr>
                <w:color w:val="333333"/>
                <w:spacing w:val="-2"/>
              </w:rPr>
              <w:t>salt</w:t>
            </w:r>
          </w:p>
        </w:tc>
        <w:tc>
          <w:tcPr>
            <w:tcW w:w="851" w:type="dxa"/>
          </w:tcPr>
          <w:p w14:paraId="3BB1D205" w14:textId="77777777" w:rsidR="005D10B7" w:rsidRPr="005E711A" w:rsidRDefault="0094378C">
            <w:pPr>
              <w:pStyle w:val="TableParagraph"/>
              <w:ind w:left="14" w:right="2"/>
              <w:jc w:val="center"/>
            </w:pPr>
            <w:r w:rsidRPr="005E711A">
              <w:rPr>
                <w:color w:val="333333"/>
                <w:spacing w:val="-5"/>
              </w:rPr>
              <w:t>536</w:t>
            </w:r>
          </w:p>
        </w:tc>
        <w:tc>
          <w:tcPr>
            <w:tcW w:w="985" w:type="dxa"/>
          </w:tcPr>
          <w:p w14:paraId="2FD2D0B3" w14:textId="77777777" w:rsidR="005D10B7" w:rsidRPr="005E711A" w:rsidRDefault="0094378C">
            <w:pPr>
              <w:pStyle w:val="TableParagraph"/>
              <w:ind w:left="8" w:right="1"/>
              <w:jc w:val="center"/>
            </w:pPr>
            <w:r w:rsidRPr="005E711A">
              <w:rPr>
                <w:spacing w:val="-4"/>
              </w:rPr>
              <w:t>1.33</w:t>
            </w:r>
          </w:p>
        </w:tc>
        <w:tc>
          <w:tcPr>
            <w:tcW w:w="1141" w:type="dxa"/>
          </w:tcPr>
          <w:p w14:paraId="459D366C" w14:textId="77777777" w:rsidR="005D10B7" w:rsidRPr="005E711A" w:rsidRDefault="0094378C">
            <w:pPr>
              <w:pStyle w:val="TableParagraph"/>
              <w:spacing w:line="243" w:lineRule="exact"/>
              <w:ind w:left="271"/>
            </w:pPr>
            <w:r w:rsidRPr="005E711A">
              <w:rPr>
                <w:color w:val="333333"/>
                <w:spacing w:val="-2"/>
              </w:rPr>
              <w:t>0.92,</w:t>
            </w:r>
          </w:p>
          <w:p w14:paraId="3B3DAD71" w14:textId="77777777" w:rsidR="005D10B7" w:rsidRPr="005E711A" w:rsidRDefault="0094378C">
            <w:pPr>
              <w:pStyle w:val="TableParagraph"/>
              <w:spacing w:line="227" w:lineRule="exact"/>
              <w:ind w:left="306"/>
            </w:pPr>
            <w:r w:rsidRPr="005E711A">
              <w:rPr>
                <w:color w:val="333333"/>
                <w:spacing w:val="-4"/>
              </w:rPr>
              <w:t>1.95</w:t>
            </w:r>
          </w:p>
        </w:tc>
        <w:tc>
          <w:tcPr>
            <w:tcW w:w="1235" w:type="dxa"/>
          </w:tcPr>
          <w:p w14:paraId="4833AA95" w14:textId="77777777" w:rsidR="005D10B7" w:rsidRPr="005E711A" w:rsidRDefault="0094378C">
            <w:pPr>
              <w:pStyle w:val="TableParagraph"/>
              <w:ind w:left="19"/>
              <w:jc w:val="center"/>
            </w:pPr>
            <w:r w:rsidRPr="005E711A">
              <w:rPr>
                <w:color w:val="333333"/>
                <w:spacing w:val="-4"/>
              </w:rPr>
              <w:t>0.13</w:t>
            </w:r>
          </w:p>
        </w:tc>
        <w:tc>
          <w:tcPr>
            <w:tcW w:w="1554" w:type="dxa"/>
            <w:gridSpan w:val="2"/>
          </w:tcPr>
          <w:p w14:paraId="0123EA81" w14:textId="77777777" w:rsidR="005D10B7" w:rsidRPr="005E711A" w:rsidRDefault="0094378C">
            <w:pPr>
              <w:pStyle w:val="TableParagraph"/>
              <w:ind w:left="111"/>
            </w:pPr>
            <w:r w:rsidRPr="005E711A">
              <w:t>1.27 (0.85,</w:t>
            </w:r>
            <w:r w:rsidRPr="005E711A">
              <w:rPr>
                <w:spacing w:val="-3"/>
              </w:rPr>
              <w:t xml:space="preserve"> </w:t>
            </w:r>
            <w:r w:rsidRPr="005E711A">
              <w:rPr>
                <w:spacing w:val="-2"/>
              </w:rPr>
              <w:t>1.90)</w:t>
            </w:r>
          </w:p>
        </w:tc>
        <w:tc>
          <w:tcPr>
            <w:tcW w:w="1134" w:type="dxa"/>
          </w:tcPr>
          <w:p w14:paraId="59E7F835" w14:textId="77777777" w:rsidR="005D10B7" w:rsidRPr="005E711A" w:rsidRDefault="0094378C">
            <w:pPr>
              <w:pStyle w:val="TableParagraph"/>
              <w:ind w:right="92"/>
              <w:jc w:val="right"/>
            </w:pPr>
            <w:r w:rsidRPr="005E711A">
              <w:rPr>
                <w:spacing w:val="-2"/>
              </w:rPr>
              <w:t>0.244</w:t>
            </w:r>
          </w:p>
        </w:tc>
      </w:tr>
      <w:tr w:rsidR="002C6FAC" w:rsidRPr="005E711A" w14:paraId="5443511A" w14:textId="77777777" w:rsidTr="002C6FAC">
        <w:trPr>
          <w:gridAfter w:val="1"/>
          <w:wAfter w:w="12" w:type="dxa"/>
          <w:trHeight w:val="490"/>
        </w:trPr>
        <w:tc>
          <w:tcPr>
            <w:tcW w:w="2693" w:type="dxa"/>
          </w:tcPr>
          <w:p w14:paraId="67FFD81B" w14:textId="77777777" w:rsidR="005D10B7" w:rsidRPr="005E711A" w:rsidRDefault="0094378C">
            <w:pPr>
              <w:pStyle w:val="TableParagraph"/>
              <w:ind w:left="330"/>
            </w:pPr>
            <w:r w:rsidRPr="005E711A">
              <w:rPr>
                <w:color w:val="333333"/>
                <w:spacing w:val="-2"/>
              </w:rPr>
              <w:t>Nausea</w:t>
            </w:r>
          </w:p>
        </w:tc>
        <w:tc>
          <w:tcPr>
            <w:tcW w:w="851" w:type="dxa"/>
          </w:tcPr>
          <w:p w14:paraId="5D126271" w14:textId="77777777" w:rsidR="005D10B7" w:rsidRPr="005E711A" w:rsidRDefault="0094378C">
            <w:pPr>
              <w:pStyle w:val="TableParagraph"/>
              <w:ind w:left="14" w:right="2"/>
              <w:jc w:val="center"/>
              <w:rPr>
                <w:b/>
              </w:rPr>
            </w:pPr>
            <w:r w:rsidRPr="005E711A">
              <w:rPr>
                <w:b/>
                <w:color w:val="333333"/>
                <w:spacing w:val="-5"/>
              </w:rPr>
              <w:t>538</w:t>
            </w:r>
          </w:p>
        </w:tc>
        <w:tc>
          <w:tcPr>
            <w:tcW w:w="985" w:type="dxa"/>
          </w:tcPr>
          <w:p w14:paraId="255772B4" w14:textId="77777777" w:rsidR="005D10B7" w:rsidRPr="005E711A" w:rsidRDefault="0094378C">
            <w:pPr>
              <w:pStyle w:val="TableParagraph"/>
              <w:ind w:left="8" w:right="5"/>
              <w:jc w:val="center"/>
              <w:rPr>
                <w:b/>
              </w:rPr>
            </w:pPr>
            <w:r w:rsidRPr="005E711A">
              <w:rPr>
                <w:b/>
                <w:spacing w:val="-5"/>
              </w:rPr>
              <w:t>1.4</w:t>
            </w:r>
          </w:p>
        </w:tc>
        <w:tc>
          <w:tcPr>
            <w:tcW w:w="1141" w:type="dxa"/>
          </w:tcPr>
          <w:p w14:paraId="26D81B37" w14:textId="77777777" w:rsidR="005D10B7" w:rsidRPr="005E711A" w:rsidRDefault="0094378C">
            <w:pPr>
              <w:pStyle w:val="TableParagraph"/>
              <w:spacing w:line="243" w:lineRule="exact"/>
              <w:ind w:left="271"/>
              <w:rPr>
                <w:b/>
              </w:rPr>
            </w:pPr>
            <w:r w:rsidRPr="005E711A">
              <w:rPr>
                <w:b/>
                <w:color w:val="333333"/>
                <w:spacing w:val="-2"/>
              </w:rPr>
              <w:t>0.96,</w:t>
            </w:r>
          </w:p>
          <w:p w14:paraId="4B98CCD2" w14:textId="77777777" w:rsidR="005D10B7" w:rsidRPr="005E711A" w:rsidRDefault="0094378C">
            <w:pPr>
              <w:pStyle w:val="TableParagraph"/>
              <w:spacing w:line="227" w:lineRule="exact"/>
              <w:ind w:left="306"/>
              <w:rPr>
                <w:b/>
              </w:rPr>
            </w:pPr>
            <w:r w:rsidRPr="005E711A">
              <w:rPr>
                <w:b/>
                <w:color w:val="333333"/>
                <w:spacing w:val="-4"/>
              </w:rPr>
              <w:t>2.05</w:t>
            </w:r>
          </w:p>
        </w:tc>
        <w:tc>
          <w:tcPr>
            <w:tcW w:w="1235" w:type="dxa"/>
          </w:tcPr>
          <w:p w14:paraId="3FF664D6" w14:textId="77777777" w:rsidR="005D10B7" w:rsidRPr="005E711A" w:rsidRDefault="0094378C">
            <w:pPr>
              <w:pStyle w:val="TableParagraph"/>
              <w:ind w:left="19"/>
              <w:jc w:val="center"/>
            </w:pPr>
            <w:r w:rsidRPr="005E711A">
              <w:rPr>
                <w:color w:val="333333"/>
                <w:spacing w:val="-4"/>
              </w:rPr>
              <w:t>0.08</w:t>
            </w:r>
          </w:p>
        </w:tc>
        <w:tc>
          <w:tcPr>
            <w:tcW w:w="1554" w:type="dxa"/>
            <w:gridSpan w:val="2"/>
          </w:tcPr>
          <w:p w14:paraId="6A8749B2" w14:textId="77777777" w:rsidR="005D10B7" w:rsidRPr="005E711A" w:rsidRDefault="0094378C">
            <w:pPr>
              <w:pStyle w:val="TableParagraph"/>
              <w:ind w:left="111"/>
            </w:pPr>
            <w:r w:rsidRPr="005E711A">
              <w:t>1.08 (0.66,</w:t>
            </w:r>
            <w:r w:rsidRPr="005E711A">
              <w:rPr>
                <w:spacing w:val="-3"/>
              </w:rPr>
              <w:t xml:space="preserve"> </w:t>
            </w:r>
            <w:r w:rsidRPr="005E711A">
              <w:rPr>
                <w:spacing w:val="-2"/>
              </w:rPr>
              <w:t>1.78)</w:t>
            </w:r>
          </w:p>
        </w:tc>
        <w:tc>
          <w:tcPr>
            <w:tcW w:w="1134" w:type="dxa"/>
          </w:tcPr>
          <w:p w14:paraId="63231757" w14:textId="77777777" w:rsidR="005D10B7" w:rsidRPr="005E711A" w:rsidRDefault="0094378C">
            <w:pPr>
              <w:pStyle w:val="TableParagraph"/>
              <w:ind w:right="91"/>
              <w:jc w:val="right"/>
            </w:pPr>
            <w:r w:rsidRPr="005E711A">
              <w:rPr>
                <w:spacing w:val="-2"/>
              </w:rPr>
              <w:t>0.754</w:t>
            </w:r>
          </w:p>
        </w:tc>
      </w:tr>
      <w:tr w:rsidR="002C6FAC" w:rsidRPr="005E711A" w14:paraId="073764B9" w14:textId="77777777" w:rsidTr="002C6FAC">
        <w:trPr>
          <w:gridAfter w:val="1"/>
          <w:wAfter w:w="12" w:type="dxa"/>
          <w:trHeight w:val="495"/>
        </w:trPr>
        <w:tc>
          <w:tcPr>
            <w:tcW w:w="2693" w:type="dxa"/>
          </w:tcPr>
          <w:p w14:paraId="358B2CE2" w14:textId="77777777" w:rsidR="005D10B7" w:rsidRPr="005E711A" w:rsidRDefault="0094378C">
            <w:pPr>
              <w:pStyle w:val="TableParagraph"/>
              <w:ind w:left="330"/>
            </w:pPr>
            <w:r w:rsidRPr="005E711A">
              <w:rPr>
                <w:color w:val="333333"/>
              </w:rPr>
              <w:t>Blood</w:t>
            </w:r>
            <w:r w:rsidRPr="005E711A">
              <w:rPr>
                <w:color w:val="333333"/>
                <w:spacing w:val="-2"/>
              </w:rPr>
              <w:t xml:space="preserve"> </w:t>
            </w:r>
            <w:proofErr w:type="spellStart"/>
            <w:r w:rsidRPr="005E711A">
              <w:rPr>
                <w:color w:val="333333"/>
                <w:spacing w:val="-2"/>
              </w:rPr>
              <w:t>pressure_systolic</w:t>
            </w:r>
            <w:proofErr w:type="spellEnd"/>
          </w:p>
        </w:tc>
        <w:tc>
          <w:tcPr>
            <w:tcW w:w="851" w:type="dxa"/>
          </w:tcPr>
          <w:p w14:paraId="3745BD28" w14:textId="77777777" w:rsidR="005D10B7" w:rsidRPr="005E711A" w:rsidRDefault="0094378C">
            <w:pPr>
              <w:pStyle w:val="TableParagraph"/>
              <w:ind w:left="14" w:right="2"/>
              <w:jc w:val="center"/>
            </w:pPr>
            <w:r w:rsidRPr="005E711A">
              <w:rPr>
                <w:color w:val="333333"/>
                <w:spacing w:val="-5"/>
              </w:rPr>
              <w:t>553</w:t>
            </w:r>
          </w:p>
        </w:tc>
        <w:tc>
          <w:tcPr>
            <w:tcW w:w="985" w:type="dxa"/>
          </w:tcPr>
          <w:p w14:paraId="09768652" w14:textId="77777777" w:rsidR="005D10B7" w:rsidRPr="005E711A" w:rsidRDefault="0094378C">
            <w:pPr>
              <w:pStyle w:val="TableParagraph"/>
              <w:ind w:left="8" w:right="1"/>
              <w:jc w:val="center"/>
            </w:pPr>
            <w:r w:rsidRPr="005E711A">
              <w:rPr>
                <w:spacing w:val="-4"/>
              </w:rPr>
              <w:t>0.93</w:t>
            </w:r>
          </w:p>
        </w:tc>
        <w:tc>
          <w:tcPr>
            <w:tcW w:w="1141" w:type="dxa"/>
          </w:tcPr>
          <w:p w14:paraId="230BA2A6" w14:textId="77777777" w:rsidR="005D10B7" w:rsidRPr="005E711A" w:rsidRDefault="0094378C">
            <w:pPr>
              <w:pStyle w:val="TableParagraph"/>
              <w:spacing w:line="245" w:lineRule="exact"/>
              <w:ind w:left="271"/>
            </w:pPr>
            <w:r w:rsidRPr="005E711A">
              <w:rPr>
                <w:color w:val="333333"/>
                <w:spacing w:val="-2"/>
              </w:rPr>
              <w:t>0.84,</w:t>
            </w:r>
          </w:p>
          <w:p w14:paraId="106B9040" w14:textId="77777777" w:rsidR="005D10B7" w:rsidRPr="005E711A" w:rsidRDefault="0094378C">
            <w:pPr>
              <w:pStyle w:val="TableParagraph"/>
              <w:spacing w:line="230" w:lineRule="exact"/>
              <w:ind w:left="306"/>
            </w:pPr>
            <w:r w:rsidRPr="005E711A">
              <w:rPr>
                <w:color w:val="333333"/>
                <w:spacing w:val="-4"/>
              </w:rPr>
              <w:t>1.03</w:t>
            </w:r>
          </w:p>
        </w:tc>
        <w:tc>
          <w:tcPr>
            <w:tcW w:w="1235" w:type="dxa"/>
          </w:tcPr>
          <w:p w14:paraId="0989A7D8"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00F8AC9D" w14:textId="77777777" w:rsidR="005D10B7" w:rsidRPr="005E711A" w:rsidRDefault="0094378C">
            <w:pPr>
              <w:pStyle w:val="TableParagraph"/>
              <w:ind w:left="111"/>
              <w:rPr>
                <w:b/>
              </w:rPr>
            </w:pPr>
            <w:r w:rsidRPr="005E711A">
              <w:rPr>
                <w:b/>
              </w:rPr>
              <w:t>0.82</w:t>
            </w:r>
            <w:r w:rsidRPr="005E711A">
              <w:rPr>
                <w:b/>
                <w:spacing w:val="-1"/>
              </w:rPr>
              <w:t xml:space="preserve"> </w:t>
            </w:r>
            <w:r w:rsidRPr="005E711A">
              <w:rPr>
                <w:b/>
              </w:rPr>
              <w:t>(0.71,</w:t>
            </w:r>
            <w:r w:rsidRPr="005E711A">
              <w:rPr>
                <w:b/>
                <w:spacing w:val="-4"/>
              </w:rPr>
              <w:t xml:space="preserve"> 0.95)</w:t>
            </w:r>
          </w:p>
        </w:tc>
        <w:tc>
          <w:tcPr>
            <w:tcW w:w="1134" w:type="dxa"/>
          </w:tcPr>
          <w:p w14:paraId="5F02BDC7" w14:textId="77777777" w:rsidR="005D10B7" w:rsidRPr="005E711A" w:rsidRDefault="0094378C">
            <w:pPr>
              <w:pStyle w:val="TableParagraph"/>
              <w:ind w:right="94"/>
              <w:jc w:val="right"/>
              <w:rPr>
                <w:b/>
              </w:rPr>
            </w:pPr>
            <w:r w:rsidRPr="005E711A">
              <w:rPr>
                <w:b/>
                <w:spacing w:val="-2"/>
              </w:rPr>
              <w:t>0.010</w:t>
            </w:r>
          </w:p>
        </w:tc>
      </w:tr>
      <w:tr w:rsidR="002C6FAC" w:rsidRPr="005E711A" w14:paraId="4AECF069" w14:textId="77777777" w:rsidTr="002C6FAC">
        <w:trPr>
          <w:gridAfter w:val="1"/>
          <w:wAfter w:w="12" w:type="dxa"/>
          <w:trHeight w:val="489"/>
        </w:trPr>
        <w:tc>
          <w:tcPr>
            <w:tcW w:w="2693" w:type="dxa"/>
          </w:tcPr>
          <w:p w14:paraId="731FBB96" w14:textId="7D57170E" w:rsidR="005D10B7" w:rsidRPr="005E711A" w:rsidRDefault="0094378C" w:rsidP="00A4597F">
            <w:pPr>
              <w:pStyle w:val="TableParagraph"/>
              <w:ind w:left="330"/>
              <w:jc w:val="both"/>
            </w:pPr>
            <w:r w:rsidRPr="005E711A">
              <w:rPr>
                <w:color w:val="333333"/>
              </w:rPr>
              <w:lastRenderedPageBreak/>
              <w:t>Blood</w:t>
            </w:r>
            <w:r w:rsidR="00A4597F">
              <w:rPr>
                <w:color w:val="333333"/>
                <w:spacing w:val="-2"/>
              </w:rPr>
              <w:t xml:space="preserve"> </w:t>
            </w:r>
            <w:proofErr w:type="spellStart"/>
            <w:r w:rsidRPr="005E711A">
              <w:rPr>
                <w:color w:val="333333"/>
                <w:spacing w:val="-2"/>
              </w:rPr>
              <w:t>pressure_diastolic</w:t>
            </w:r>
            <w:proofErr w:type="spellEnd"/>
          </w:p>
        </w:tc>
        <w:tc>
          <w:tcPr>
            <w:tcW w:w="851" w:type="dxa"/>
          </w:tcPr>
          <w:p w14:paraId="236C540B" w14:textId="77777777" w:rsidR="005D10B7" w:rsidRPr="005E711A" w:rsidRDefault="0094378C">
            <w:pPr>
              <w:pStyle w:val="TableParagraph"/>
              <w:ind w:left="14" w:right="2"/>
              <w:jc w:val="center"/>
            </w:pPr>
            <w:r w:rsidRPr="005E711A">
              <w:rPr>
                <w:color w:val="333333"/>
                <w:spacing w:val="-5"/>
              </w:rPr>
              <w:t>553</w:t>
            </w:r>
          </w:p>
        </w:tc>
        <w:tc>
          <w:tcPr>
            <w:tcW w:w="985" w:type="dxa"/>
          </w:tcPr>
          <w:p w14:paraId="0DE0E8DD" w14:textId="77777777" w:rsidR="005D10B7" w:rsidRPr="005E711A" w:rsidRDefault="0094378C">
            <w:pPr>
              <w:pStyle w:val="TableParagraph"/>
              <w:ind w:left="8" w:right="1"/>
              <w:jc w:val="center"/>
            </w:pPr>
            <w:r w:rsidRPr="005E711A">
              <w:rPr>
                <w:spacing w:val="-4"/>
              </w:rPr>
              <w:t>1.13</w:t>
            </w:r>
          </w:p>
        </w:tc>
        <w:tc>
          <w:tcPr>
            <w:tcW w:w="1141" w:type="dxa"/>
          </w:tcPr>
          <w:p w14:paraId="085228FA" w14:textId="77777777" w:rsidR="005D10B7" w:rsidRPr="005E711A" w:rsidRDefault="0094378C">
            <w:pPr>
              <w:pStyle w:val="TableParagraph"/>
              <w:spacing w:line="243" w:lineRule="exact"/>
              <w:ind w:left="271"/>
            </w:pPr>
            <w:r w:rsidRPr="005E711A">
              <w:rPr>
                <w:color w:val="333333"/>
                <w:spacing w:val="-2"/>
              </w:rPr>
              <w:t>0.98,</w:t>
            </w:r>
          </w:p>
          <w:p w14:paraId="52FAA542" w14:textId="77777777" w:rsidR="005D10B7" w:rsidRPr="005E711A" w:rsidRDefault="0094378C">
            <w:pPr>
              <w:pStyle w:val="TableParagraph"/>
              <w:spacing w:line="227" w:lineRule="exact"/>
              <w:ind w:left="306"/>
            </w:pPr>
            <w:r w:rsidRPr="005E711A">
              <w:rPr>
                <w:color w:val="333333"/>
                <w:spacing w:val="-4"/>
              </w:rPr>
              <w:t>1.30</w:t>
            </w:r>
          </w:p>
        </w:tc>
        <w:tc>
          <w:tcPr>
            <w:tcW w:w="1235" w:type="dxa"/>
          </w:tcPr>
          <w:p w14:paraId="74A2B5C8" w14:textId="77777777" w:rsidR="005D10B7" w:rsidRPr="005E711A" w:rsidRDefault="0094378C">
            <w:pPr>
              <w:pStyle w:val="TableParagraph"/>
              <w:ind w:left="19"/>
              <w:jc w:val="center"/>
            </w:pPr>
            <w:r w:rsidRPr="005E711A">
              <w:rPr>
                <w:color w:val="333333"/>
                <w:spacing w:val="-2"/>
              </w:rPr>
              <w:t>0.088</w:t>
            </w:r>
          </w:p>
        </w:tc>
        <w:tc>
          <w:tcPr>
            <w:tcW w:w="1554" w:type="dxa"/>
            <w:gridSpan w:val="2"/>
          </w:tcPr>
          <w:p w14:paraId="2124AD93" w14:textId="77777777" w:rsidR="005D10B7" w:rsidRPr="005E711A" w:rsidRDefault="0094378C">
            <w:pPr>
              <w:pStyle w:val="TableParagraph"/>
              <w:ind w:left="111"/>
              <w:rPr>
                <w:b/>
              </w:rPr>
            </w:pPr>
            <w:r w:rsidRPr="005E711A">
              <w:rPr>
                <w:b/>
              </w:rPr>
              <w:t>1.30</w:t>
            </w:r>
            <w:r w:rsidRPr="005E711A">
              <w:rPr>
                <w:b/>
                <w:spacing w:val="-1"/>
              </w:rPr>
              <w:t xml:space="preserve"> </w:t>
            </w:r>
            <w:r w:rsidRPr="005E711A">
              <w:rPr>
                <w:b/>
              </w:rPr>
              <w:t>(1.07,</w:t>
            </w:r>
            <w:r w:rsidRPr="005E711A">
              <w:rPr>
                <w:b/>
                <w:spacing w:val="-4"/>
              </w:rPr>
              <w:t xml:space="preserve"> 1.59)</w:t>
            </w:r>
          </w:p>
        </w:tc>
        <w:tc>
          <w:tcPr>
            <w:tcW w:w="1134" w:type="dxa"/>
          </w:tcPr>
          <w:p w14:paraId="172393E2" w14:textId="77777777" w:rsidR="005D10B7" w:rsidRPr="005E711A" w:rsidRDefault="0094378C">
            <w:pPr>
              <w:pStyle w:val="TableParagraph"/>
              <w:ind w:right="94"/>
              <w:jc w:val="right"/>
              <w:rPr>
                <w:b/>
              </w:rPr>
            </w:pPr>
            <w:r w:rsidRPr="005E711A">
              <w:rPr>
                <w:b/>
                <w:spacing w:val="-2"/>
              </w:rPr>
              <w:t>0.010</w:t>
            </w:r>
          </w:p>
        </w:tc>
      </w:tr>
      <w:tr w:rsidR="002C6FAC" w:rsidRPr="005E711A" w14:paraId="76B62189" w14:textId="77777777" w:rsidTr="002C6FAC">
        <w:trPr>
          <w:gridAfter w:val="1"/>
          <w:wAfter w:w="12" w:type="dxa"/>
          <w:trHeight w:val="315"/>
        </w:trPr>
        <w:tc>
          <w:tcPr>
            <w:tcW w:w="2693" w:type="dxa"/>
          </w:tcPr>
          <w:p w14:paraId="7ECFC588" w14:textId="77777777" w:rsidR="005D10B7" w:rsidRPr="005E711A" w:rsidRDefault="0094378C">
            <w:pPr>
              <w:pStyle w:val="TableParagraph"/>
              <w:ind w:left="110"/>
              <w:rPr>
                <w:b/>
              </w:rPr>
            </w:pPr>
            <w:r w:rsidRPr="005E711A">
              <w:rPr>
                <w:b/>
                <w:color w:val="333333"/>
                <w:spacing w:val="-2"/>
              </w:rPr>
              <w:t>Investigations</w:t>
            </w:r>
          </w:p>
        </w:tc>
        <w:tc>
          <w:tcPr>
            <w:tcW w:w="851" w:type="dxa"/>
          </w:tcPr>
          <w:p w14:paraId="03D9E700" w14:textId="77777777" w:rsidR="005D10B7" w:rsidRPr="005E711A" w:rsidRDefault="005D10B7">
            <w:pPr>
              <w:pStyle w:val="TableParagraph"/>
              <w:spacing w:line="240" w:lineRule="auto"/>
            </w:pPr>
          </w:p>
        </w:tc>
        <w:tc>
          <w:tcPr>
            <w:tcW w:w="985" w:type="dxa"/>
          </w:tcPr>
          <w:p w14:paraId="597F9063" w14:textId="77777777" w:rsidR="005D10B7" w:rsidRPr="005E711A" w:rsidRDefault="005D10B7">
            <w:pPr>
              <w:pStyle w:val="TableParagraph"/>
              <w:spacing w:line="240" w:lineRule="auto"/>
            </w:pPr>
          </w:p>
        </w:tc>
        <w:tc>
          <w:tcPr>
            <w:tcW w:w="1141" w:type="dxa"/>
          </w:tcPr>
          <w:p w14:paraId="0DD3184F" w14:textId="77777777" w:rsidR="005D10B7" w:rsidRPr="005E711A" w:rsidRDefault="005D10B7">
            <w:pPr>
              <w:pStyle w:val="TableParagraph"/>
              <w:spacing w:line="240" w:lineRule="auto"/>
            </w:pPr>
          </w:p>
        </w:tc>
        <w:tc>
          <w:tcPr>
            <w:tcW w:w="1235" w:type="dxa"/>
          </w:tcPr>
          <w:p w14:paraId="76584937" w14:textId="77777777" w:rsidR="005D10B7" w:rsidRPr="005E711A" w:rsidRDefault="005D10B7">
            <w:pPr>
              <w:pStyle w:val="TableParagraph"/>
              <w:spacing w:line="240" w:lineRule="auto"/>
            </w:pPr>
          </w:p>
        </w:tc>
        <w:tc>
          <w:tcPr>
            <w:tcW w:w="1554" w:type="dxa"/>
            <w:gridSpan w:val="2"/>
          </w:tcPr>
          <w:p w14:paraId="33FDBDDD" w14:textId="77777777" w:rsidR="005D10B7" w:rsidRPr="005E711A" w:rsidRDefault="005D10B7">
            <w:pPr>
              <w:pStyle w:val="TableParagraph"/>
              <w:spacing w:line="240" w:lineRule="auto"/>
            </w:pPr>
          </w:p>
        </w:tc>
        <w:tc>
          <w:tcPr>
            <w:tcW w:w="1134" w:type="dxa"/>
          </w:tcPr>
          <w:p w14:paraId="28699CEE" w14:textId="77777777" w:rsidR="005D10B7" w:rsidRPr="005E711A" w:rsidRDefault="005D10B7">
            <w:pPr>
              <w:pStyle w:val="TableParagraph"/>
              <w:spacing w:line="240" w:lineRule="auto"/>
            </w:pPr>
          </w:p>
        </w:tc>
      </w:tr>
      <w:tr w:rsidR="002C6FAC" w:rsidRPr="005E711A" w14:paraId="76BBF58A" w14:textId="77777777" w:rsidTr="002C6FAC">
        <w:trPr>
          <w:gridAfter w:val="1"/>
          <w:wAfter w:w="12" w:type="dxa"/>
          <w:trHeight w:val="490"/>
        </w:trPr>
        <w:tc>
          <w:tcPr>
            <w:tcW w:w="2693" w:type="dxa"/>
          </w:tcPr>
          <w:p w14:paraId="4431851F" w14:textId="77777777" w:rsidR="005D10B7" w:rsidRPr="005E711A" w:rsidRDefault="0094378C">
            <w:pPr>
              <w:pStyle w:val="TableParagraph"/>
              <w:ind w:left="330"/>
            </w:pPr>
            <w:proofErr w:type="spellStart"/>
            <w:r w:rsidRPr="005E711A">
              <w:t>Haemoglobin</w:t>
            </w:r>
            <w:proofErr w:type="spellEnd"/>
            <w:r w:rsidRPr="005E711A">
              <w:rPr>
                <w:spacing w:val="-5"/>
              </w:rPr>
              <w:t xml:space="preserve"> </w:t>
            </w:r>
            <w:r w:rsidRPr="005E711A">
              <w:rPr>
                <w:spacing w:val="-2"/>
              </w:rPr>
              <w:t>(Drop)</w:t>
            </w:r>
          </w:p>
        </w:tc>
        <w:tc>
          <w:tcPr>
            <w:tcW w:w="851" w:type="dxa"/>
          </w:tcPr>
          <w:p w14:paraId="3ACCD5F2" w14:textId="77777777" w:rsidR="005D10B7" w:rsidRPr="005E711A" w:rsidRDefault="0094378C">
            <w:pPr>
              <w:pStyle w:val="TableParagraph"/>
              <w:ind w:left="14" w:right="2"/>
              <w:jc w:val="center"/>
              <w:rPr>
                <w:b/>
              </w:rPr>
            </w:pPr>
            <w:r w:rsidRPr="005E711A">
              <w:rPr>
                <w:b/>
                <w:color w:val="333333"/>
                <w:spacing w:val="-5"/>
              </w:rPr>
              <w:t>558</w:t>
            </w:r>
          </w:p>
        </w:tc>
        <w:tc>
          <w:tcPr>
            <w:tcW w:w="985" w:type="dxa"/>
          </w:tcPr>
          <w:p w14:paraId="5F387D07" w14:textId="77777777" w:rsidR="005D10B7" w:rsidRPr="005E711A" w:rsidRDefault="0094378C">
            <w:pPr>
              <w:pStyle w:val="TableParagraph"/>
              <w:ind w:left="8" w:right="1"/>
              <w:jc w:val="center"/>
              <w:rPr>
                <w:b/>
              </w:rPr>
            </w:pPr>
            <w:r w:rsidRPr="005E711A">
              <w:rPr>
                <w:b/>
                <w:spacing w:val="-4"/>
              </w:rPr>
              <w:t>0.92</w:t>
            </w:r>
          </w:p>
        </w:tc>
        <w:tc>
          <w:tcPr>
            <w:tcW w:w="1141" w:type="dxa"/>
          </w:tcPr>
          <w:p w14:paraId="152166C3" w14:textId="77777777" w:rsidR="005D10B7" w:rsidRPr="005E711A" w:rsidRDefault="0094378C">
            <w:pPr>
              <w:pStyle w:val="TableParagraph"/>
              <w:spacing w:line="243" w:lineRule="exact"/>
              <w:ind w:left="271"/>
              <w:rPr>
                <w:b/>
              </w:rPr>
            </w:pPr>
            <w:r w:rsidRPr="005E711A">
              <w:rPr>
                <w:b/>
                <w:color w:val="333333"/>
                <w:spacing w:val="-2"/>
              </w:rPr>
              <w:t>0.85,</w:t>
            </w:r>
          </w:p>
          <w:p w14:paraId="3D700BED" w14:textId="77777777" w:rsidR="005D10B7" w:rsidRPr="005E711A" w:rsidRDefault="0094378C">
            <w:pPr>
              <w:pStyle w:val="TableParagraph"/>
              <w:spacing w:line="227" w:lineRule="exact"/>
              <w:ind w:left="306"/>
              <w:rPr>
                <w:b/>
              </w:rPr>
            </w:pPr>
            <w:r w:rsidRPr="005E711A">
              <w:rPr>
                <w:b/>
                <w:color w:val="333333"/>
                <w:spacing w:val="-4"/>
              </w:rPr>
              <w:t>1.00</w:t>
            </w:r>
          </w:p>
        </w:tc>
        <w:tc>
          <w:tcPr>
            <w:tcW w:w="1235" w:type="dxa"/>
          </w:tcPr>
          <w:p w14:paraId="0E8648B6" w14:textId="77777777" w:rsidR="005D10B7" w:rsidRPr="005E711A" w:rsidRDefault="0094378C">
            <w:pPr>
              <w:pStyle w:val="TableParagraph"/>
              <w:ind w:left="19"/>
              <w:jc w:val="center"/>
              <w:rPr>
                <w:b/>
              </w:rPr>
            </w:pPr>
            <w:r w:rsidRPr="005E711A">
              <w:rPr>
                <w:b/>
                <w:color w:val="333333"/>
                <w:spacing w:val="-4"/>
              </w:rPr>
              <w:t>0.06</w:t>
            </w:r>
          </w:p>
        </w:tc>
        <w:tc>
          <w:tcPr>
            <w:tcW w:w="1554" w:type="dxa"/>
            <w:gridSpan w:val="2"/>
          </w:tcPr>
          <w:p w14:paraId="50A017C7" w14:textId="77777777" w:rsidR="005D10B7" w:rsidRPr="005E711A" w:rsidRDefault="0094378C">
            <w:pPr>
              <w:pStyle w:val="TableParagraph"/>
              <w:ind w:left="111"/>
            </w:pPr>
            <w:r w:rsidRPr="005E711A">
              <w:t>0.93</w:t>
            </w:r>
            <w:r w:rsidRPr="005E711A">
              <w:rPr>
                <w:spacing w:val="-1"/>
              </w:rPr>
              <w:t xml:space="preserve"> </w:t>
            </w:r>
            <w:r w:rsidRPr="005E711A">
              <w:t>(0.85,</w:t>
            </w:r>
            <w:r w:rsidRPr="005E711A">
              <w:rPr>
                <w:spacing w:val="-4"/>
              </w:rPr>
              <w:t xml:space="preserve"> 1.02)</w:t>
            </w:r>
          </w:p>
        </w:tc>
        <w:tc>
          <w:tcPr>
            <w:tcW w:w="1134" w:type="dxa"/>
          </w:tcPr>
          <w:p w14:paraId="28BD06D6" w14:textId="77777777" w:rsidR="005D10B7" w:rsidRPr="005E711A" w:rsidRDefault="0094378C">
            <w:pPr>
              <w:pStyle w:val="TableParagraph"/>
              <w:ind w:right="92"/>
              <w:jc w:val="right"/>
            </w:pPr>
            <w:r w:rsidRPr="005E711A">
              <w:rPr>
                <w:spacing w:val="-2"/>
              </w:rPr>
              <w:t>0.138</w:t>
            </w:r>
          </w:p>
        </w:tc>
      </w:tr>
      <w:tr w:rsidR="002C6FAC" w:rsidRPr="005E711A" w14:paraId="3F039E0D" w14:textId="77777777" w:rsidTr="002C6FAC">
        <w:trPr>
          <w:gridAfter w:val="1"/>
          <w:wAfter w:w="12" w:type="dxa"/>
          <w:trHeight w:val="495"/>
        </w:trPr>
        <w:tc>
          <w:tcPr>
            <w:tcW w:w="2693" w:type="dxa"/>
          </w:tcPr>
          <w:p w14:paraId="23C79902" w14:textId="77777777" w:rsidR="005D10B7" w:rsidRPr="005E711A" w:rsidRDefault="0094378C">
            <w:pPr>
              <w:pStyle w:val="TableParagraph"/>
              <w:ind w:left="110"/>
              <w:rPr>
                <w:i/>
              </w:rPr>
            </w:pPr>
            <w:r w:rsidRPr="005E711A">
              <w:rPr>
                <w:i/>
                <w:color w:val="333333"/>
              </w:rPr>
              <w:t>Clostridium</w:t>
            </w:r>
            <w:r w:rsidRPr="005E711A">
              <w:rPr>
                <w:i/>
                <w:color w:val="333333"/>
                <w:spacing w:val="-3"/>
              </w:rPr>
              <w:t xml:space="preserve"> </w:t>
            </w:r>
            <w:r w:rsidRPr="005E711A">
              <w:rPr>
                <w:i/>
                <w:color w:val="333333"/>
                <w:spacing w:val="-2"/>
              </w:rPr>
              <w:t>difficile</w:t>
            </w:r>
          </w:p>
        </w:tc>
        <w:tc>
          <w:tcPr>
            <w:tcW w:w="851" w:type="dxa"/>
          </w:tcPr>
          <w:p w14:paraId="3B45AE87" w14:textId="77777777" w:rsidR="005D10B7" w:rsidRPr="005E711A" w:rsidRDefault="0094378C">
            <w:pPr>
              <w:pStyle w:val="TableParagraph"/>
              <w:ind w:left="14" w:right="2"/>
              <w:jc w:val="center"/>
            </w:pPr>
            <w:r w:rsidRPr="005E711A">
              <w:rPr>
                <w:color w:val="333333"/>
                <w:spacing w:val="-5"/>
              </w:rPr>
              <w:t>549</w:t>
            </w:r>
          </w:p>
        </w:tc>
        <w:tc>
          <w:tcPr>
            <w:tcW w:w="985" w:type="dxa"/>
          </w:tcPr>
          <w:p w14:paraId="7B4551D9" w14:textId="77777777" w:rsidR="005D10B7" w:rsidRPr="005E711A" w:rsidRDefault="0094378C">
            <w:pPr>
              <w:pStyle w:val="TableParagraph"/>
              <w:ind w:left="8" w:right="1"/>
              <w:jc w:val="center"/>
            </w:pPr>
            <w:r w:rsidRPr="005E711A">
              <w:rPr>
                <w:spacing w:val="-4"/>
              </w:rPr>
              <w:t>0.49</w:t>
            </w:r>
          </w:p>
        </w:tc>
        <w:tc>
          <w:tcPr>
            <w:tcW w:w="1141" w:type="dxa"/>
          </w:tcPr>
          <w:p w14:paraId="2D61E5BF" w14:textId="77777777" w:rsidR="005D10B7" w:rsidRPr="005E711A" w:rsidRDefault="0094378C">
            <w:pPr>
              <w:pStyle w:val="TableParagraph"/>
              <w:spacing w:line="246" w:lineRule="exact"/>
              <w:ind w:left="271"/>
            </w:pPr>
            <w:r w:rsidRPr="005E711A">
              <w:rPr>
                <w:color w:val="333333"/>
                <w:spacing w:val="-2"/>
              </w:rPr>
              <w:t>0.14,</w:t>
            </w:r>
          </w:p>
          <w:p w14:paraId="1FB7AA3A" w14:textId="77777777" w:rsidR="005D10B7" w:rsidRPr="005E711A" w:rsidRDefault="0094378C">
            <w:pPr>
              <w:pStyle w:val="TableParagraph"/>
              <w:spacing w:line="230" w:lineRule="exact"/>
              <w:ind w:left="306"/>
            </w:pPr>
            <w:r w:rsidRPr="005E711A">
              <w:rPr>
                <w:color w:val="333333"/>
                <w:spacing w:val="-4"/>
              </w:rPr>
              <w:t>1.32</w:t>
            </w:r>
          </w:p>
        </w:tc>
        <w:tc>
          <w:tcPr>
            <w:tcW w:w="1235" w:type="dxa"/>
          </w:tcPr>
          <w:p w14:paraId="640A44BE"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78FC0669" w14:textId="77777777" w:rsidR="005D10B7" w:rsidRPr="005E711A" w:rsidRDefault="0094378C">
            <w:pPr>
              <w:pStyle w:val="TableParagraph"/>
              <w:ind w:left="111"/>
            </w:pPr>
            <w:r w:rsidRPr="005E711A">
              <w:t>0.61</w:t>
            </w:r>
            <w:r w:rsidRPr="005E711A">
              <w:rPr>
                <w:spacing w:val="-1"/>
              </w:rPr>
              <w:t xml:space="preserve"> </w:t>
            </w:r>
            <w:r w:rsidRPr="005E711A">
              <w:t>(0.19,</w:t>
            </w:r>
            <w:r w:rsidRPr="005E711A">
              <w:rPr>
                <w:spacing w:val="-4"/>
              </w:rPr>
              <w:t xml:space="preserve"> 1.91)</w:t>
            </w:r>
          </w:p>
        </w:tc>
        <w:tc>
          <w:tcPr>
            <w:tcW w:w="1134" w:type="dxa"/>
          </w:tcPr>
          <w:p w14:paraId="778EDEBB" w14:textId="77777777" w:rsidR="005D10B7" w:rsidRPr="005E711A" w:rsidRDefault="0094378C">
            <w:pPr>
              <w:pStyle w:val="TableParagraph"/>
              <w:ind w:right="92"/>
              <w:jc w:val="right"/>
            </w:pPr>
            <w:r w:rsidRPr="005E711A">
              <w:rPr>
                <w:spacing w:val="-2"/>
              </w:rPr>
              <w:t>0.394</w:t>
            </w:r>
          </w:p>
        </w:tc>
      </w:tr>
      <w:tr w:rsidR="002C6FAC" w:rsidRPr="005E711A" w14:paraId="2ED1E630" w14:textId="77777777" w:rsidTr="002C6FAC">
        <w:trPr>
          <w:gridAfter w:val="1"/>
          <w:wAfter w:w="12" w:type="dxa"/>
          <w:trHeight w:val="490"/>
        </w:trPr>
        <w:tc>
          <w:tcPr>
            <w:tcW w:w="2693" w:type="dxa"/>
          </w:tcPr>
          <w:p w14:paraId="08D324C7" w14:textId="77777777" w:rsidR="005D10B7" w:rsidRPr="005E711A" w:rsidRDefault="0094378C">
            <w:pPr>
              <w:pStyle w:val="TableParagraph"/>
              <w:ind w:left="330"/>
            </w:pPr>
            <w:r w:rsidRPr="005E711A">
              <w:rPr>
                <w:color w:val="333333"/>
              </w:rPr>
              <w:t>Increased</w:t>
            </w:r>
            <w:r w:rsidRPr="005E711A">
              <w:rPr>
                <w:color w:val="333333"/>
                <w:spacing w:val="-2"/>
              </w:rPr>
              <w:t xml:space="preserve"> </w:t>
            </w:r>
            <w:r w:rsidRPr="005E711A">
              <w:rPr>
                <w:color w:val="333333"/>
              </w:rPr>
              <w:t>Random</w:t>
            </w:r>
            <w:r w:rsidRPr="005E711A">
              <w:rPr>
                <w:color w:val="333333"/>
                <w:spacing w:val="-2"/>
              </w:rPr>
              <w:t xml:space="preserve"> cortisol</w:t>
            </w:r>
          </w:p>
        </w:tc>
        <w:tc>
          <w:tcPr>
            <w:tcW w:w="851" w:type="dxa"/>
          </w:tcPr>
          <w:p w14:paraId="2736A7C8" w14:textId="77777777" w:rsidR="005D10B7" w:rsidRPr="005E711A" w:rsidRDefault="0094378C">
            <w:pPr>
              <w:pStyle w:val="TableParagraph"/>
              <w:ind w:left="14" w:right="2"/>
              <w:jc w:val="center"/>
              <w:rPr>
                <w:b/>
              </w:rPr>
            </w:pPr>
            <w:r w:rsidRPr="005E711A">
              <w:rPr>
                <w:b/>
                <w:color w:val="333333"/>
                <w:spacing w:val="-5"/>
              </w:rPr>
              <w:t>548</w:t>
            </w:r>
          </w:p>
        </w:tc>
        <w:tc>
          <w:tcPr>
            <w:tcW w:w="985" w:type="dxa"/>
          </w:tcPr>
          <w:p w14:paraId="76CF740D" w14:textId="77777777" w:rsidR="005D10B7" w:rsidRPr="005E711A" w:rsidRDefault="0094378C">
            <w:pPr>
              <w:pStyle w:val="TableParagraph"/>
              <w:ind w:left="8" w:right="1"/>
              <w:jc w:val="center"/>
              <w:rPr>
                <w:b/>
              </w:rPr>
            </w:pPr>
            <w:r w:rsidRPr="005E711A">
              <w:rPr>
                <w:b/>
                <w:spacing w:val="-4"/>
              </w:rPr>
              <w:t>1.14</w:t>
            </w:r>
          </w:p>
        </w:tc>
        <w:tc>
          <w:tcPr>
            <w:tcW w:w="1141" w:type="dxa"/>
          </w:tcPr>
          <w:p w14:paraId="0FA4131B" w14:textId="77777777" w:rsidR="005D10B7" w:rsidRPr="005E711A" w:rsidRDefault="0094378C">
            <w:pPr>
              <w:pStyle w:val="TableParagraph"/>
              <w:spacing w:line="243" w:lineRule="exact"/>
              <w:ind w:left="271"/>
              <w:rPr>
                <w:b/>
              </w:rPr>
            </w:pPr>
            <w:r w:rsidRPr="005E711A">
              <w:rPr>
                <w:b/>
                <w:color w:val="333333"/>
                <w:spacing w:val="-2"/>
              </w:rPr>
              <w:t>1.08,</w:t>
            </w:r>
          </w:p>
          <w:p w14:paraId="247DBA5E" w14:textId="77777777" w:rsidR="005D10B7" w:rsidRPr="005E711A" w:rsidRDefault="0094378C">
            <w:pPr>
              <w:pStyle w:val="TableParagraph"/>
              <w:spacing w:line="227" w:lineRule="exact"/>
              <w:ind w:left="306"/>
              <w:rPr>
                <w:b/>
              </w:rPr>
            </w:pPr>
            <w:r w:rsidRPr="005E711A">
              <w:rPr>
                <w:b/>
                <w:color w:val="333333"/>
                <w:spacing w:val="-4"/>
              </w:rPr>
              <w:t>1.21</w:t>
            </w:r>
          </w:p>
        </w:tc>
        <w:tc>
          <w:tcPr>
            <w:tcW w:w="1235" w:type="dxa"/>
          </w:tcPr>
          <w:p w14:paraId="06636D89" w14:textId="77777777" w:rsidR="005D10B7" w:rsidRPr="005E711A" w:rsidRDefault="0094378C">
            <w:pPr>
              <w:pStyle w:val="TableParagraph"/>
              <w:ind w:left="19"/>
              <w:jc w:val="center"/>
              <w:rPr>
                <w:b/>
              </w:rPr>
            </w:pPr>
            <w:r w:rsidRPr="005E711A">
              <w:rPr>
                <w:b/>
                <w:color w:val="333333"/>
                <w:spacing w:val="-2"/>
              </w:rPr>
              <w:t>&lt;0.001</w:t>
            </w:r>
          </w:p>
        </w:tc>
        <w:tc>
          <w:tcPr>
            <w:tcW w:w="1554" w:type="dxa"/>
            <w:gridSpan w:val="2"/>
          </w:tcPr>
          <w:p w14:paraId="2F6DDBE4" w14:textId="77777777" w:rsidR="005D10B7" w:rsidRPr="005E711A" w:rsidRDefault="0094378C">
            <w:pPr>
              <w:pStyle w:val="TableParagraph"/>
              <w:ind w:left="111"/>
              <w:rPr>
                <w:b/>
              </w:rPr>
            </w:pPr>
            <w:r w:rsidRPr="005E711A">
              <w:rPr>
                <w:b/>
              </w:rPr>
              <w:t>1.15</w:t>
            </w:r>
            <w:r w:rsidRPr="005E711A">
              <w:rPr>
                <w:b/>
                <w:spacing w:val="-1"/>
              </w:rPr>
              <w:t xml:space="preserve"> </w:t>
            </w:r>
            <w:r w:rsidRPr="005E711A">
              <w:rPr>
                <w:b/>
              </w:rPr>
              <w:t>(1.08,</w:t>
            </w:r>
            <w:r w:rsidRPr="005E711A">
              <w:rPr>
                <w:b/>
                <w:spacing w:val="-4"/>
              </w:rPr>
              <w:t xml:space="preserve"> 1.22)</w:t>
            </w:r>
          </w:p>
        </w:tc>
        <w:tc>
          <w:tcPr>
            <w:tcW w:w="1134" w:type="dxa"/>
          </w:tcPr>
          <w:p w14:paraId="2499795F" w14:textId="77777777" w:rsidR="005D10B7" w:rsidRPr="005E711A" w:rsidRDefault="0094378C">
            <w:pPr>
              <w:pStyle w:val="TableParagraph"/>
              <w:ind w:right="91"/>
              <w:jc w:val="right"/>
              <w:rPr>
                <w:b/>
              </w:rPr>
            </w:pPr>
            <w:r w:rsidRPr="005E711A">
              <w:rPr>
                <w:b/>
                <w:spacing w:val="-2"/>
              </w:rPr>
              <w:t>&lt;0.001</w:t>
            </w:r>
          </w:p>
        </w:tc>
      </w:tr>
      <w:tr w:rsidR="002C6FAC" w:rsidRPr="005E711A" w14:paraId="51ED23D1" w14:textId="77777777" w:rsidTr="002C6FAC">
        <w:trPr>
          <w:gridAfter w:val="1"/>
          <w:wAfter w:w="12" w:type="dxa"/>
          <w:trHeight w:val="490"/>
        </w:trPr>
        <w:tc>
          <w:tcPr>
            <w:tcW w:w="2693" w:type="dxa"/>
          </w:tcPr>
          <w:p w14:paraId="45788D83" w14:textId="77777777" w:rsidR="005D10B7" w:rsidRPr="005E711A" w:rsidRDefault="0094378C">
            <w:pPr>
              <w:pStyle w:val="TableParagraph"/>
              <w:ind w:left="330"/>
            </w:pPr>
            <w:proofErr w:type="spellStart"/>
            <w:r w:rsidRPr="005E711A">
              <w:rPr>
                <w:color w:val="333333"/>
                <w:spacing w:val="-2"/>
              </w:rPr>
              <w:t>Basal_cortisol</w:t>
            </w:r>
            <w:proofErr w:type="spellEnd"/>
          </w:p>
        </w:tc>
        <w:tc>
          <w:tcPr>
            <w:tcW w:w="851" w:type="dxa"/>
          </w:tcPr>
          <w:p w14:paraId="3CD9BEC5" w14:textId="77777777" w:rsidR="005D10B7" w:rsidRPr="005E711A" w:rsidRDefault="0094378C">
            <w:pPr>
              <w:pStyle w:val="TableParagraph"/>
              <w:ind w:left="14" w:right="2"/>
              <w:jc w:val="center"/>
            </w:pPr>
            <w:r w:rsidRPr="005E711A">
              <w:rPr>
                <w:color w:val="333333"/>
                <w:spacing w:val="-5"/>
              </w:rPr>
              <w:t>167</w:t>
            </w:r>
          </w:p>
        </w:tc>
        <w:tc>
          <w:tcPr>
            <w:tcW w:w="985" w:type="dxa"/>
          </w:tcPr>
          <w:p w14:paraId="08785FCA" w14:textId="77777777" w:rsidR="005D10B7" w:rsidRPr="005E711A" w:rsidRDefault="0094378C">
            <w:pPr>
              <w:pStyle w:val="TableParagraph"/>
              <w:ind w:left="8"/>
              <w:jc w:val="center"/>
            </w:pPr>
            <w:r w:rsidRPr="005E711A">
              <w:rPr>
                <w:spacing w:val="-4"/>
              </w:rPr>
              <w:t>1.06</w:t>
            </w:r>
          </w:p>
        </w:tc>
        <w:tc>
          <w:tcPr>
            <w:tcW w:w="1141" w:type="dxa"/>
          </w:tcPr>
          <w:p w14:paraId="0CFF8228" w14:textId="77777777" w:rsidR="005D10B7" w:rsidRPr="005E711A" w:rsidRDefault="0094378C">
            <w:pPr>
              <w:pStyle w:val="TableParagraph"/>
              <w:spacing w:line="243" w:lineRule="exact"/>
              <w:ind w:left="271"/>
            </w:pPr>
            <w:r w:rsidRPr="005E711A">
              <w:rPr>
                <w:color w:val="333333"/>
                <w:spacing w:val="-2"/>
              </w:rPr>
              <w:t>0.98,</w:t>
            </w:r>
          </w:p>
          <w:p w14:paraId="4130EDBB" w14:textId="77777777" w:rsidR="005D10B7" w:rsidRPr="005E711A" w:rsidRDefault="0094378C">
            <w:pPr>
              <w:pStyle w:val="TableParagraph"/>
              <w:spacing w:line="227" w:lineRule="exact"/>
              <w:ind w:left="306"/>
            </w:pPr>
            <w:r w:rsidRPr="005E711A">
              <w:rPr>
                <w:color w:val="333333"/>
                <w:spacing w:val="-4"/>
              </w:rPr>
              <w:t>1.15</w:t>
            </w:r>
          </w:p>
        </w:tc>
        <w:tc>
          <w:tcPr>
            <w:tcW w:w="1235" w:type="dxa"/>
          </w:tcPr>
          <w:p w14:paraId="0D1CF76D" w14:textId="77777777" w:rsidR="005D10B7" w:rsidRPr="005E711A" w:rsidRDefault="0094378C">
            <w:pPr>
              <w:pStyle w:val="TableParagraph"/>
              <w:ind w:left="19"/>
              <w:jc w:val="center"/>
            </w:pPr>
            <w:r w:rsidRPr="005E711A">
              <w:rPr>
                <w:color w:val="333333"/>
                <w:spacing w:val="-4"/>
              </w:rPr>
              <w:t>0.13</w:t>
            </w:r>
          </w:p>
        </w:tc>
        <w:tc>
          <w:tcPr>
            <w:tcW w:w="1554" w:type="dxa"/>
            <w:gridSpan w:val="2"/>
          </w:tcPr>
          <w:p w14:paraId="2B4CD7EE" w14:textId="77777777" w:rsidR="005D10B7" w:rsidRPr="005E711A" w:rsidRDefault="005D10B7">
            <w:pPr>
              <w:pStyle w:val="TableParagraph"/>
              <w:spacing w:line="240" w:lineRule="auto"/>
            </w:pPr>
          </w:p>
        </w:tc>
        <w:tc>
          <w:tcPr>
            <w:tcW w:w="1134" w:type="dxa"/>
          </w:tcPr>
          <w:p w14:paraId="3E049C4E" w14:textId="77777777" w:rsidR="005D10B7" w:rsidRPr="005E711A" w:rsidRDefault="005D10B7">
            <w:pPr>
              <w:pStyle w:val="TableParagraph"/>
              <w:spacing w:line="240" w:lineRule="auto"/>
            </w:pPr>
          </w:p>
        </w:tc>
      </w:tr>
      <w:tr w:rsidR="002C6FAC" w:rsidRPr="005E711A" w14:paraId="3070D02D" w14:textId="77777777" w:rsidTr="002C6FAC">
        <w:trPr>
          <w:gridAfter w:val="1"/>
          <w:wAfter w:w="12" w:type="dxa"/>
          <w:trHeight w:val="495"/>
        </w:trPr>
        <w:tc>
          <w:tcPr>
            <w:tcW w:w="2693" w:type="dxa"/>
          </w:tcPr>
          <w:p w14:paraId="1183EDB5" w14:textId="77777777" w:rsidR="005D10B7" w:rsidRPr="005E711A" w:rsidRDefault="0094378C">
            <w:pPr>
              <w:pStyle w:val="TableParagraph"/>
              <w:ind w:left="330"/>
            </w:pPr>
            <w:r w:rsidRPr="005E711A">
              <w:rPr>
                <w:color w:val="333333"/>
              </w:rPr>
              <w:t>Increased</w:t>
            </w:r>
            <w:r w:rsidRPr="005E711A">
              <w:rPr>
                <w:color w:val="333333"/>
                <w:spacing w:val="-5"/>
              </w:rPr>
              <w:t xml:space="preserve"> </w:t>
            </w:r>
            <w:r w:rsidRPr="005E711A">
              <w:rPr>
                <w:color w:val="333333"/>
                <w:spacing w:val="-4"/>
              </w:rPr>
              <w:t>ACTH</w:t>
            </w:r>
          </w:p>
        </w:tc>
        <w:tc>
          <w:tcPr>
            <w:tcW w:w="851" w:type="dxa"/>
          </w:tcPr>
          <w:p w14:paraId="0D42F7FF" w14:textId="77777777" w:rsidR="005D10B7" w:rsidRPr="005E711A" w:rsidRDefault="0094378C">
            <w:pPr>
              <w:pStyle w:val="TableParagraph"/>
              <w:ind w:left="14" w:right="2"/>
              <w:jc w:val="center"/>
              <w:rPr>
                <w:b/>
              </w:rPr>
            </w:pPr>
            <w:r w:rsidRPr="005E711A">
              <w:rPr>
                <w:b/>
                <w:color w:val="333333"/>
                <w:spacing w:val="-5"/>
              </w:rPr>
              <w:t>548</w:t>
            </w:r>
          </w:p>
        </w:tc>
        <w:tc>
          <w:tcPr>
            <w:tcW w:w="985" w:type="dxa"/>
          </w:tcPr>
          <w:p w14:paraId="5D30B0CD" w14:textId="77777777" w:rsidR="005D10B7" w:rsidRPr="005E711A" w:rsidRDefault="0094378C">
            <w:pPr>
              <w:pStyle w:val="TableParagraph"/>
              <w:ind w:left="8" w:right="1"/>
              <w:jc w:val="center"/>
              <w:rPr>
                <w:b/>
              </w:rPr>
            </w:pPr>
            <w:r w:rsidRPr="005E711A">
              <w:rPr>
                <w:b/>
                <w:spacing w:val="-4"/>
              </w:rPr>
              <w:t>2.17</w:t>
            </w:r>
          </w:p>
        </w:tc>
        <w:tc>
          <w:tcPr>
            <w:tcW w:w="1141" w:type="dxa"/>
          </w:tcPr>
          <w:p w14:paraId="2FFB8709" w14:textId="77777777" w:rsidR="005D10B7" w:rsidRPr="005E711A" w:rsidRDefault="0094378C">
            <w:pPr>
              <w:pStyle w:val="TableParagraph"/>
              <w:spacing w:line="243" w:lineRule="exact"/>
              <w:ind w:left="271"/>
              <w:rPr>
                <w:b/>
              </w:rPr>
            </w:pPr>
            <w:r w:rsidRPr="005E711A">
              <w:rPr>
                <w:b/>
                <w:color w:val="333333"/>
                <w:spacing w:val="-2"/>
              </w:rPr>
              <w:t>1.35,</w:t>
            </w:r>
          </w:p>
          <w:p w14:paraId="5F782096" w14:textId="77777777" w:rsidR="005D10B7" w:rsidRPr="005E711A" w:rsidRDefault="0094378C">
            <w:pPr>
              <w:pStyle w:val="TableParagraph"/>
              <w:spacing w:line="233" w:lineRule="exact"/>
              <w:ind w:left="306"/>
              <w:rPr>
                <w:b/>
              </w:rPr>
            </w:pPr>
            <w:r w:rsidRPr="005E711A">
              <w:rPr>
                <w:b/>
                <w:color w:val="333333"/>
                <w:spacing w:val="-4"/>
              </w:rPr>
              <w:t>3.72</w:t>
            </w:r>
          </w:p>
        </w:tc>
        <w:tc>
          <w:tcPr>
            <w:tcW w:w="1235" w:type="dxa"/>
          </w:tcPr>
          <w:p w14:paraId="1E86FCCD" w14:textId="77777777" w:rsidR="005D10B7" w:rsidRPr="005E711A" w:rsidRDefault="0094378C">
            <w:pPr>
              <w:pStyle w:val="TableParagraph"/>
              <w:ind w:left="19"/>
              <w:jc w:val="center"/>
              <w:rPr>
                <w:b/>
              </w:rPr>
            </w:pPr>
            <w:r w:rsidRPr="005E711A">
              <w:rPr>
                <w:b/>
                <w:color w:val="333333"/>
                <w:spacing w:val="-2"/>
              </w:rPr>
              <w:t>0.003</w:t>
            </w:r>
          </w:p>
        </w:tc>
        <w:tc>
          <w:tcPr>
            <w:tcW w:w="1554" w:type="dxa"/>
            <w:gridSpan w:val="2"/>
          </w:tcPr>
          <w:p w14:paraId="3B9D03F0" w14:textId="77777777" w:rsidR="005D10B7" w:rsidRPr="005E711A" w:rsidRDefault="0094378C">
            <w:pPr>
              <w:pStyle w:val="TableParagraph"/>
              <w:ind w:left="111"/>
            </w:pPr>
            <w:r w:rsidRPr="005E711A">
              <w:t>1.25</w:t>
            </w:r>
            <w:r w:rsidRPr="005E711A">
              <w:rPr>
                <w:spacing w:val="-1"/>
              </w:rPr>
              <w:t xml:space="preserve"> </w:t>
            </w:r>
            <w:r w:rsidRPr="005E711A">
              <w:t>(0.95,</w:t>
            </w:r>
            <w:r w:rsidRPr="005E711A">
              <w:rPr>
                <w:spacing w:val="-4"/>
              </w:rPr>
              <w:t xml:space="preserve"> 1.65)</w:t>
            </w:r>
          </w:p>
        </w:tc>
        <w:tc>
          <w:tcPr>
            <w:tcW w:w="1134" w:type="dxa"/>
          </w:tcPr>
          <w:p w14:paraId="11ACE243" w14:textId="77777777" w:rsidR="005D10B7" w:rsidRPr="005E711A" w:rsidRDefault="0094378C">
            <w:pPr>
              <w:pStyle w:val="TableParagraph"/>
              <w:ind w:right="91"/>
              <w:jc w:val="right"/>
            </w:pPr>
            <w:r w:rsidRPr="005E711A">
              <w:rPr>
                <w:spacing w:val="-2"/>
              </w:rPr>
              <w:t>0.115</w:t>
            </w:r>
          </w:p>
        </w:tc>
      </w:tr>
      <w:tr w:rsidR="002C6FAC" w:rsidRPr="005E711A" w14:paraId="32981564" w14:textId="77777777" w:rsidTr="002C6FAC">
        <w:trPr>
          <w:gridAfter w:val="1"/>
          <w:wAfter w:w="12" w:type="dxa"/>
          <w:trHeight w:val="489"/>
        </w:trPr>
        <w:tc>
          <w:tcPr>
            <w:tcW w:w="2693" w:type="dxa"/>
          </w:tcPr>
          <w:p w14:paraId="72EF0BC9" w14:textId="77777777" w:rsidR="005D10B7" w:rsidRPr="005E711A" w:rsidRDefault="0094378C">
            <w:pPr>
              <w:pStyle w:val="TableParagraph"/>
              <w:ind w:left="330"/>
              <w:rPr>
                <w:i/>
              </w:rPr>
            </w:pPr>
            <w:proofErr w:type="spellStart"/>
            <w:r w:rsidRPr="005E711A">
              <w:rPr>
                <w:i/>
                <w:color w:val="333333"/>
                <w:spacing w:val="-2"/>
              </w:rPr>
              <w:t>Cryptococcus_neoformans</w:t>
            </w:r>
            <w:proofErr w:type="spellEnd"/>
          </w:p>
        </w:tc>
        <w:tc>
          <w:tcPr>
            <w:tcW w:w="851" w:type="dxa"/>
          </w:tcPr>
          <w:p w14:paraId="57A41C1F" w14:textId="77777777" w:rsidR="005D10B7" w:rsidRPr="005E711A" w:rsidRDefault="0094378C">
            <w:pPr>
              <w:pStyle w:val="TableParagraph"/>
              <w:ind w:left="14" w:right="2"/>
              <w:jc w:val="center"/>
            </w:pPr>
            <w:r w:rsidRPr="005E711A">
              <w:rPr>
                <w:color w:val="333333"/>
                <w:spacing w:val="-5"/>
              </w:rPr>
              <w:t>549</w:t>
            </w:r>
          </w:p>
        </w:tc>
        <w:tc>
          <w:tcPr>
            <w:tcW w:w="985" w:type="dxa"/>
          </w:tcPr>
          <w:p w14:paraId="4DD7C613" w14:textId="77777777" w:rsidR="005D10B7" w:rsidRPr="005E711A" w:rsidRDefault="0094378C">
            <w:pPr>
              <w:pStyle w:val="TableParagraph"/>
              <w:ind w:left="8" w:right="1"/>
              <w:jc w:val="center"/>
            </w:pPr>
            <w:r w:rsidRPr="005E711A">
              <w:rPr>
                <w:spacing w:val="-4"/>
              </w:rPr>
              <w:t>1.72</w:t>
            </w:r>
          </w:p>
        </w:tc>
        <w:tc>
          <w:tcPr>
            <w:tcW w:w="1141" w:type="dxa"/>
          </w:tcPr>
          <w:p w14:paraId="69D6A78F" w14:textId="77777777" w:rsidR="005D10B7" w:rsidRPr="005E711A" w:rsidRDefault="0094378C">
            <w:pPr>
              <w:pStyle w:val="TableParagraph"/>
              <w:spacing w:line="243" w:lineRule="exact"/>
              <w:ind w:left="271"/>
            </w:pPr>
            <w:r w:rsidRPr="005E711A">
              <w:rPr>
                <w:color w:val="333333"/>
                <w:spacing w:val="-2"/>
              </w:rPr>
              <w:t>0.79,</w:t>
            </w:r>
          </w:p>
          <w:p w14:paraId="6AE6FEED" w14:textId="77777777" w:rsidR="005D10B7" w:rsidRPr="005E711A" w:rsidRDefault="0094378C">
            <w:pPr>
              <w:pStyle w:val="TableParagraph"/>
              <w:spacing w:line="227" w:lineRule="exact"/>
              <w:ind w:left="306"/>
            </w:pPr>
            <w:r w:rsidRPr="005E711A">
              <w:rPr>
                <w:color w:val="333333"/>
                <w:spacing w:val="-4"/>
              </w:rPr>
              <w:t>3.67</w:t>
            </w:r>
          </w:p>
        </w:tc>
        <w:tc>
          <w:tcPr>
            <w:tcW w:w="1235" w:type="dxa"/>
          </w:tcPr>
          <w:p w14:paraId="3ACEAC1B"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25AD51C4" w14:textId="77777777" w:rsidR="005D10B7" w:rsidRPr="005E711A" w:rsidRDefault="0094378C">
            <w:pPr>
              <w:pStyle w:val="TableParagraph"/>
              <w:ind w:left="111"/>
            </w:pPr>
            <w:r w:rsidRPr="005E711A">
              <w:t>1.77</w:t>
            </w:r>
            <w:r w:rsidRPr="005E711A">
              <w:rPr>
                <w:spacing w:val="-1"/>
              </w:rPr>
              <w:t xml:space="preserve"> </w:t>
            </w:r>
            <w:r w:rsidRPr="005E711A">
              <w:t>(0.71,</w:t>
            </w:r>
            <w:r w:rsidRPr="005E711A">
              <w:rPr>
                <w:spacing w:val="-4"/>
              </w:rPr>
              <w:t xml:space="preserve"> 4.40)</w:t>
            </w:r>
          </w:p>
        </w:tc>
        <w:tc>
          <w:tcPr>
            <w:tcW w:w="1134" w:type="dxa"/>
          </w:tcPr>
          <w:p w14:paraId="05268A66" w14:textId="77777777" w:rsidR="005D10B7" w:rsidRPr="005E711A" w:rsidRDefault="0094378C">
            <w:pPr>
              <w:pStyle w:val="TableParagraph"/>
              <w:ind w:right="92"/>
              <w:jc w:val="right"/>
            </w:pPr>
            <w:r w:rsidRPr="005E711A">
              <w:rPr>
                <w:spacing w:val="-2"/>
              </w:rPr>
              <w:t>0.217</w:t>
            </w:r>
          </w:p>
        </w:tc>
      </w:tr>
      <w:tr w:rsidR="002C6FAC" w:rsidRPr="005E711A" w14:paraId="1B9E8B16" w14:textId="77777777" w:rsidTr="002C6FAC">
        <w:trPr>
          <w:gridAfter w:val="1"/>
          <w:wAfter w:w="12" w:type="dxa"/>
          <w:trHeight w:val="490"/>
        </w:trPr>
        <w:tc>
          <w:tcPr>
            <w:tcW w:w="2693" w:type="dxa"/>
          </w:tcPr>
          <w:p w14:paraId="0F7968DC" w14:textId="77777777" w:rsidR="005D10B7" w:rsidRPr="005E711A" w:rsidRDefault="0094378C">
            <w:pPr>
              <w:pStyle w:val="TableParagraph"/>
              <w:ind w:left="330"/>
            </w:pPr>
            <w:r w:rsidRPr="005E711A">
              <w:rPr>
                <w:color w:val="333333"/>
                <w:spacing w:val="-2"/>
              </w:rPr>
              <w:t>Pneumonia</w:t>
            </w:r>
          </w:p>
        </w:tc>
        <w:tc>
          <w:tcPr>
            <w:tcW w:w="851" w:type="dxa"/>
          </w:tcPr>
          <w:p w14:paraId="3FB876FF" w14:textId="77777777" w:rsidR="005D10B7" w:rsidRPr="005E711A" w:rsidRDefault="0094378C">
            <w:pPr>
              <w:pStyle w:val="TableParagraph"/>
              <w:ind w:left="14" w:right="2"/>
              <w:jc w:val="center"/>
            </w:pPr>
            <w:r w:rsidRPr="005E711A">
              <w:rPr>
                <w:color w:val="333333"/>
                <w:spacing w:val="-5"/>
              </w:rPr>
              <w:t>549</w:t>
            </w:r>
          </w:p>
        </w:tc>
        <w:tc>
          <w:tcPr>
            <w:tcW w:w="985" w:type="dxa"/>
          </w:tcPr>
          <w:p w14:paraId="22B9DB85" w14:textId="77777777" w:rsidR="005D10B7" w:rsidRPr="005E711A" w:rsidRDefault="0094378C">
            <w:pPr>
              <w:pStyle w:val="TableParagraph"/>
              <w:ind w:left="8" w:right="1"/>
              <w:jc w:val="center"/>
            </w:pPr>
            <w:r w:rsidRPr="005E711A">
              <w:rPr>
                <w:spacing w:val="-4"/>
              </w:rPr>
              <w:t>0.66</w:t>
            </w:r>
          </w:p>
        </w:tc>
        <w:tc>
          <w:tcPr>
            <w:tcW w:w="1141" w:type="dxa"/>
          </w:tcPr>
          <w:p w14:paraId="4F2750B6" w14:textId="77777777" w:rsidR="005D10B7" w:rsidRPr="005E711A" w:rsidRDefault="0094378C">
            <w:pPr>
              <w:pStyle w:val="TableParagraph"/>
              <w:spacing w:line="243" w:lineRule="exact"/>
              <w:ind w:left="271"/>
            </w:pPr>
            <w:r w:rsidRPr="005E711A">
              <w:rPr>
                <w:color w:val="333333"/>
                <w:spacing w:val="-2"/>
              </w:rPr>
              <w:t>0.34,</w:t>
            </w:r>
          </w:p>
          <w:p w14:paraId="32503654" w14:textId="77777777" w:rsidR="005D10B7" w:rsidRPr="005E711A" w:rsidRDefault="0094378C">
            <w:pPr>
              <w:pStyle w:val="TableParagraph"/>
              <w:spacing w:line="227" w:lineRule="exact"/>
              <w:ind w:left="306"/>
            </w:pPr>
            <w:r w:rsidRPr="005E711A">
              <w:rPr>
                <w:color w:val="333333"/>
                <w:spacing w:val="-4"/>
              </w:rPr>
              <w:t>1.21</w:t>
            </w:r>
          </w:p>
        </w:tc>
        <w:tc>
          <w:tcPr>
            <w:tcW w:w="1235" w:type="dxa"/>
          </w:tcPr>
          <w:p w14:paraId="4A40F0AF"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385E3DF2" w14:textId="77777777" w:rsidR="005D10B7" w:rsidRPr="005E711A" w:rsidRDefault="0094378C">
            <w:pPr>
              <w:pStyle w:val="TableParagraph"/>
              <w:ind w:left="111"/>
            </w:pPr>
            <w:r w:rsidRPr="005E711A">
              <w:t>0.68</w:t>
            </w:r>
            <w:r w:rsidRPr="005E711A">
              <w:rPr>
                <w:spacing w:val="-1"/>
              </w:rPr>
              <w:t xml:space="preserve"> </w:t>
            </w:r>
            <w:r w:rsidRPr="005E711A">
              <w:t>(0.35,</w:t>
            </w:r>
            <w:r w:rsidRPr="005E711A">
              <w:rPr>
                <w:spacing w:val="-4"/>
              </w:rPr>
              <w:t xml:space="preserve"> 1.34)</w:t>
            </w:r>
          </w:p>
        </w:tc>
        <w:tc>
          <w:tcPr>
            <w:tcW w:w="1134" w:type="dxa"/>
          </w:tcPr>
          <w:p w14:paraId="127B34A0" w14:textId="77777777" w:rsidR="005D10B7" w:rsidRPr="005E711A" w:rsidRDefault="0094378C">
            <w:pPr>
              <w:pStyle w:val="TableParagraph"/>
              <w:ind w:right="91"/>
              <w:jc w:val="right"/>
            </w:pPr>
            <w:r w:rsidRPr="005E711A">
              <w:rPr>
                <w:spacing w:val="-2"/>
              </w:rPr>
              <w:t>0.269</w:t>
            </w:r>
          </w:p>
        </w:tc>
      </w:tr>
      <w:tr w:rsidR="002C6FAC" w:rsidRPr="002C6FAC" w14:paraId="14962DDE" w14:textId="77777777" w:rsidTr="002C6FAC">
        <w:trPr>
          <w:gridAfter w:val="1"/>
          <w:wAfter w:w="12" w:type="dxa"/>
          <w:trHeight w:val="518"/>
        </w:trPr>
        <w:tc>
          <w:tcPr>
            <w:tcW w:w="2693" w:type="dxa"/>
          </w:tcPr>
          <w:p w14:paraId="2C4A7DDF" w14:textId="77777777" w:rsidR="005D10B7" w:rsidRPr="005E711A" w:rsidRDefault="0094378C">
            <w:pPr>
              <w:pStyle w:val="TableParagraph"/>
              <w:ind w:left="330"/>
            </w:pPr>
            <w:r w:rsidRPr="005E711A">
              <w:rPr>
                <w:color w:val="333333"/>
              </w:rPr>
              <w:t>CD4</w:t>
            </w:r>
            <w:r w:rsidRPr="005E711A">
              <w:rPr>
                <w:color w:val="333333"/>
                <w:spacing w:val="1"/>
              </w:rPr>
              <w:t xml:space="preserve"> </w:t>
            </w:r>
            <w:r w:rsidRPr="005E711A">
              <w:rPr>
                <w:color w:val="333333"/>
                <w:spacing w:val="-2"/>
              </w:rPr>
              <w:t>count</w:t>
            </w:r>
          </w:p>
        </w:tc>
        <w:tc>
          <w:tcPr>
            <w:tcW w:w="851" w:type="dxa"/>
          </w:tcPr>
          <w:p w14:paraId="40CB944D" w14:textId="77777777" w:rsidR="005D10B7" w:rsidRPr="005E711A" w:rsidRDefault="0094378C">
            <w:pPr>
              <w:pStyle w:val="TableParagraph"/>
              <w:ind w:left="14" w:right="2"/>
              <w:jc w:val="center"/>
            </w:pPr>
            <w:r w:rsidRPr="005E711A">
              <w:rPr>
                <w:color w:val="333333"/>
                <w:spacing w:val="-5"/>
              </w:rPr>
              <w:t>557</w:t>
            </w:r>
          </w:p>
        </w:tc>
        <w:tc>
          <w:tcPr>
            <w:tcW w:w="985" w:type="dxa"/>
          </w:tcPr>
          <w:p w14:paraId="5D0521F7" w14:textId="77777777" w:rsidR="005D10B7" w:rsidRPr="005E711A" w:rsidRDefault="0094378C">
            <w:pPr>
              <w:pStyle w:val="TableParagraph"/>
              <w:ind w:left="8" w:right="1"/>
              <w:jc w:val="center"/>
            </w:pPr>
            <w:r w:rsidRPr="005E711A">
              <w:rPr>
                <w:spacing w:val="-4"/>
              </w:rPr>
              <w:t>0.77</w:t>
            </w:r>
          </w:p>
        </w:tc>
        <w:tc>
          <w:tcPr>
            <w:tcW w:w="1141" w:type="dxa"/>
          </w:tcPr>
          <w:p w14:paraId="28F4F253" w14:textId="77777777" w:rsidR="005D10B7" w:rsidRPr="005E711A" w:rsidRDefault="0094378C">
            <w:pPr>
              <w:pStyle w:val="TableParagraph"/>
              <w:ind w:left="5" w:right="3"/>
              <w:jc w:val="center"/>
            </w:pPr>
            <w:r w:rsidRPr="005E711A">
              <w:rPr>
                <w:color w:val="333333"/>
                <w:spacing w:val="-2"/>
              </w:rPr>
              <w:t>0.56,</w:t>
            </w:r>
          </w:p>
        </w:tc>
        <w:tc>
          <w:tcPr>
            <w:tcW w:w="1235" w:type="dxa"/>
          </w:tcPr>
          <w:p w14:paraId="58011BB7" w14:textId="77777777" w:rsidR="005D10B7" w:rsidRPr="005E711A" w:rsidRDefault="0094378C">
            <w:pPr>
              <w:pStyle w:val="TableParagraph"/>
              <w:ind w:left="19"/>
              <w:jc w:val="center"/>
            </w:pPr>
            <w:r w:rsidRPr="005E711A">
              <w:rPr>
                <w:color w:val="333333"/>
                <w:spacing w:val="-4"/>
              </w:rPr>
              <w:t>0.11</w:t>
            </w:r>
          </w:p>
        </w:tc>
        <w:tc>
          <w:tcPr>
            <w:tcW w:w="1554" w:type="dxa"/>
            <w:gridSpan w:val="2"/>
          </w:tcPr>
          <w:p w14:paraId="3D9112D9" w14:textId="77777777" w:rsidR="005D10B7" w:rsidRPr="005E711A" w:rsidRDefault="0094378C">
            <w:pPr>
              <w:pStyle w:val="TableParagraph"/>
              <w:ind w:left="111"/>
            </w:pPr>
            <w:r w:rsidRPr="005E711A">
              <w:t>1.02</w:t>
            </w:r>
            <w:r w:rsidRPr="005E711A">
              <w:rPr>
                <w:spacing w:val="-1"/>
              </w:rPr>
              <w:t xml:space="preserve"> </w:t>
            </w:r>
            <w:r w:rsidRPr="005E711A">
              <w:t>(0.70,</w:t>
            </w:r>
            <w:r w:rsidRPr="005E711A">
              <w:rPr>
                <w:spacing w:val="-4"/>
              </w:rPr>
              <w:t xml:space="preserve"> 1.47)</w:t>
            </w:r>
          </w:p>
        </w:tc>
        <w:tc>
          <w:tcPr>
            <w:tcW w:w="1134" w:type="dxa"/>
          </w:tcPr>
          <w:p w14:paraId="018CE0BC" w14:textId="4EE0BC54" w:rsidR="005D10B7" w:rsidRPr="002C6FAC" w:rsidRDefault="0094378C" w:rsidP="002C6FAC">
            <w:pPr>
              <w:pStyle w:val="TableParagraph"/>
              <w:ind w:right="91"/>
              <w:jc w:val="right"/>
              <w:rPr>
                <w:spacing w:val="-2"/>
              </w:rPr>
            </w:pPr>
            <w:r w:rsidRPr="002C6FAC">
              <w:rPr>
                <w:spacing w:val="-2"/>
              </w:rPr>
              <w:t>0.935</w:t>
            </w:r>
          </w:p>
        </w:tc>
      </w:tr>
      <w:tr w:rsidR="002C6FAC" w:rsidRPr="005E711A" w14:paraId="1218D2B5" w14:textId="77777777" w:rsidTr="002C6FAC">
        <w:trPr>
          <w:gridAfter w:val="1"/>
          <w:wAfter w:w="12" w:type="dxa"/>
          <w:trHeight w:val="490"/>
        </w:trPr>
        <w:tc>
          <w:tcPr>
            <w:tcW w:w="2693" w:type="dxa"/>
          </w:tcPr>
          <w:p w14:paraId="71984015" w14:textId="77777777" w:rsidR="005D10B7" w:rsidRPr="005E711A" w:rsidRDefault="0094378C">
            <w:pPr>
              <w:pStyle w:val="TableParagraph"/>
              <w:ind w:left="330"/>
            </w:pPr>
            <w:r w:rsidRPr="005E711A">
              <w:rPr>
                <w:color w:val="333333"/>
              </w:rPr>
              <w:t>Viral</w:t>
            </w:r>
            <w:r w:rsidRPr="005E711A">
              <w:rPr>
                <w:color w:val="333333"/>
                <w:spacing w:val="-2"/>
              </w:rPr>
              <w:t xml:space="preserve"> </w:t>
            </w:r>
            <w:r w:rsidRPr="005E711A">
              <w:rPr>
                <w:color w:val="333333"/>
                <w:spacing w:val="-4"/>
              </w:rPr>
              <w:t>load</w:t>
            </w:r>
          </w:p>
        </w:tc>
        <w:tc>
          <w:tcPr>
            <w:tcW w:w="851" w:type="dxa"/>
          </w:tcPr>
          <w:p w14:paraId="78DF5A37" w14:textId="77777777" w:rsidR="005D10B7" w:rsidRPr="005E711A" w:rsidRDefault="0094378C">
            <w:pPr>
              <w:pStyle w:val="TableParagraph"/>
              <w:ind w:left="14" w:right="2"/>
              <w:jc w:val="center"/>
            </w:pPr>
            <w:r w:rsidRPr="005E711A">
              <w:rPr>
                <w:color w:val="333333"/>
                <w:spacing w:val="-5"/>
              </w:rPr>
              <w:t>126</w:t>
            </w:r>
          </w:p>
        </w:tc>
        <w:tc>
          <w:tcPr>
            <w:tcW w:w="985" w:type="dxa"/>
          </w:tcPr>
          <w:p w14:paraId="2B94E219" w14:textId="77777777" w:rsidR="005D10B7" w:rsidRPr="005E711A" w:rsidRDefault="0094378C">
            <w:pPr>
              <w:pStyle w:val="TableParagraph"/>
              <w:ind w:left="8" w:right="1"/>
              <w:jc w:val="center"/>
            </w:pPr>
            <w:r w:rsidRPr="005E711A">
              <w:rPr>
                <w:spacing w:val="-4"/>
              </w:rPr>
              <w:t>1.08</w:t>
            </w:r>
          </w:p>
        </w:tc>
        <w:tc>
          <w:tcPr>
            <w:tcW w:w="1141" w:type="dxa"/>
          </w:tcPr>
          <w:p w14:paraId="09B2A523" w14:textId="77777777" w:rsidR="005D10B7" w:rsidRPr="005E711A" w:rsidRDefault="0094378C">
            <w:pPr>
              <w:pStyle w:val="TableParagraph"/>
              <w:spacing w:line="243" w:lineRule="exact"/>
              <w:ind w:left="271"/>
            </w:pPr>
            <w:r w:rsidRPr="005E711A">
              <w:rPr>
                <w:color w:val="333333"/>
                <w:spacing w:val="-2"/>
              </w:rPr>
              <w:t>0.98,</w:t>
            </w:r>
          </w:p>
          <w:p w14:paraId="2575F134" w14:textId="77777777" w:rsidR="005D10B7" w:rsidRPr="005E711A" w:rsidRDefault="0094378C">
            <w:pPr>
              <w:pStyle w:val="TableParagraph"/>
              <w:spacing w:line="227" w:lineRule="exact"/>
              <w:ind w:left="306"/>
            </w:pPr>
            <w:r w:rsidRPr="005E711A">
              <w:rPr>
                <w:color w:val="333333"/>
                <w:spacing w:val="-4"/>
              </w:rPr>
              <w:t>1.21</w:t>
            </w:r>
          </w:p>
        </w:tc>
        <w:tc>
          <w:tcPr>
            <w:tcW w:w="1235" w:type="dxa"/>
          </w:tcPr>
          <w:p w14:paraId="38B3284A" w14:textId="77777777" w:rsidR="005D10B7" w:rsidRPr="005E711A" w:rsidRDefault="0094378C">
            <w:pPr>
              <w:pStyle w:val="TableParagraph"/>
              <w:ind w:left="19"/>
              <w:jc w:val="center"/>
            </w:pPr>
            <w:r w:rsidRPr="005E711A">
              <w:rPr>
                <w:color w:val="333333"/>
                <w:spacing w:val="-4"/>
              </w:rPr>
              <w:t>0.14</w:t>
            </w:r>
          </w:p>
        </w:tc>
        <w:tc>
          <w:tcPr>
            <w:tcW w:w="1554" w:type="dxa"/>
            <w:gridSpan w:val="2"/>
          </w:tcPr>
          <w:p w14:paraId="4C1D74E6" w14:textId="77777777" w:rsidR="005D10B7" w:rsidRPr="005E711A" w:rsidRDefault="0094378C">
            <w:pPr>
              <w:pStyle w:val="TableParagraph"/>
              <w:ind w:left="111"/>
            </w:pPr>
            <w:r w:rsidRPr="005E711A">
              <w:t>1.02</w:t>
            </w:r>
            <w:r w:rsidRPr="005E711A">
              <w:rPr>
                <w:spacing w:val="-1"/>
              </w:rPr>
              <w:t xml:space="preserve"> </w:t>
            </w:r>
            <w:r w:rsidRPr="005E711A">
              <w:t>(0.95,</w:t>
            </w:r>
            <w:r w:rsidRPr="005E711A">
              <w:rPr>
                <w:spacing w:val="-4"/>
              </w:rPr>
              <w:t xml:space="preserve"> 1.10)</w:t>
            </w:r>
          </w:p>
        </w:tc>
        <w:tc>
          <w:tcPr>
            <w:tcW w:w="1134" w:type="dxa"/>
          </w:tcPr>
          <w:p w14:paraId="211A897A" w14:textId="77777777" w:rsidR="005D10B7" w:rsidRPr="005E711A" w:rsidRDefault="0094378C">
            <w:pPr>
              <w:pStyle w:val="TableParagraph"/>
              <w:ind w:right="91"/>
              <w:jc w:val="right"/>
            </w:pPr>
            <w:r w:rsidRPr="005E711A">
              <w:rPr>
                <w:spacing w:val="-2"/>
              </w:rPr>
              <w:t>0.554</w:t>
            </w:r>
          </w:p>
        </w:tc>
      </w:tr>
      <w:tr w:rsidR="002C6FAC" w:rsidRPr="005E711A" w14:paraId="2BEEAE67" w14:textId="77777777" w:rsidTr="002C6FAC">
        <w:trPr>
          <w:gridAfter w:val="1"/>
          <w:wAfter w:w="12" w:type="dxa"/>
          <w:trHeight w:val="315"/>
        </w:trPr>
        <w:tc>
          <w:tcPr>
            <w:tcW w:w="2693" w:type="dxa"/>
          </w:tcPr>
          <w:p w14:paraId="5D5824DF" w14:textId="77777777" w:rsidR="005D10B7" w:rsidRPr="005E711A" w:rsidRDefault="0094378C">
            <w:pPr>
              <w:pStyle w:val="TableParagraph"/>
              <w:ind w:left="110"/>
              <w:rPr>
                <w:b/>
              </w:rPr>
            </w:pPr>
            <w:r w:rsidRPr="005E711A">
              <w:rPr>
                <w:b/>
                <w:color w:val="333333"/>
                <w:spacing w:val="-2"/>
              </w:rPr>
              <w:t>Medications</w:t>
            </w:r>
          </w:p>
        </w:tc>
        <w:tc>
          <w:tcPr>
            <w:tcW w:w="851" w:type="dxa"/>
          </w:tcPr>
          <w:p w14:paraId="198B64EB" w14:textId="77777777" w:rsidR="005D10B7" w:rsidRPr="005E711A" w:rsidRDefault="005D10B7">
            <w:pPr>
              <w:pStyle w:val="TableParagraph"/>
              <w:spacing w:line="240" w:lineRule="auto"/>
            </w:pPr>
          </w:p>
        </w:tc>
        <w:tc>
          <w:tcPr>
            <w:tcW w:w="985" w:type="dxa"/>
          </w:tcPr>
          <w:p w14:paraId="13AB400C" w14:textId="77777777" w:rsidR="005D10B7" w:rsidRPr="005E711A" w:rsidRDefault="005D10B7">
            <w:pPr>
              <w:pStyle w:val="TableParagraph"/>
              <w:spacing w:line="240" w:lineRule="auto"/>
            </w:pPr>
          </w:p>
        </w:tc>
        <w:tc>
          <w:tcPr>
            <w:tcW w:w="1141" w:type="dxa"/>
          </w:tcPr>
          <w:p w14:paraId="2BC4DA70" w14:textId="77777777" w:rsidR="005D10B7" w:rsidRPr="005E711A" w:rsidRDefault="005D10B7">
            <w:pPr>
              <w:pStyle w:val="TableParagraph"/>
              <w:spacing w:line="240" w:lineRule="auto"/>
            </w:pPr>
          </w:p>
        </w:tc>
        <w:tc>
          <w:tcPr>
            <w:tcW w:w="1235" w:type="dxa"/>
          </w:tcPr>
          <w:p w14:paraId="39FCB881" w14:textId="77777777" w:rsidR="005D10B7" w:rsidRPr="005E711A" w:rsidRDefault="005D10B7">
            <w:pPr>
              <w:pStyle w:val="TableParagraph"/>
              <w:spacing w:line="240" w:lineRule="auto"/>
            </w:pPr>
          </w:p>
        </w:tc>
        <w:tc>
          <w:tcPr>
            <w:tcW w:w="1554" w:type="dxa"/>
            <w:gridSpan w:val="2"/>
          </w:tcPr>
          <w:p w14:paraId="2F3F0116" w14:textId="77777777" w:rsidR="005D10B7" w:rsidRPr="005E711A" w:rsidRDefault="005D10B7">
            <w:pPr>
              <w:pStyle w:val="TableParagraph"/>
              <w:spacing w:line="240" w:lineRule="auto"/>
            </w:pPr>
          </w:p>
        </w:tc>
        <w:tc>
          <w:tcPr>
            <w:tcW w:w="1134" w:type="dxa"/>
          </w:tcPr>
          <w:p w14:paraId="1F1962C4" w14:textId="77777777" w:rsidR="005D10B7" w:rsidRPr="005E711A" w:rsidRDefault="005D10B7">
            <w:pPr>
              <w:pStyle w:val="TableParagraph"/>
              <w:spacing w:line="240" w:lineRule="auto"/>
            </w:pPr>
          </w:p>
        </w:tc>
      </w:tr>
      <w:tr w:rsidR="002C6FAC" w:rsidRPr="005E711A" w14:paraId="4A2B034F" w14:textId="77777777" w:rsidTr="002C6FAC">
        <w:trPr>
          <w:gridAfter w:val="1"/>
          <w:wAfter w:w="12" w:type="dxa"/>
          <w:trHeight w:val="495"/>
        </w:trPr>
        <w:tc>
          <w:tcPr>
            <w:tcW w:w="2693" w:type="dxa"/>
          </w:tcPr>
          <w:p w14:paraId="7EA57DE8" w14:textId="77777777" w:rsidR="005D10B7" w:rsidRPr="005E711A" w:rsidRDefault="0094378C">
            <w:pPr>
              <w:pStyle w:val="TableParagraph"/>
              <w:ind w:left="330"/>
            </w:pPr>
            <w:r w:rsidRPr="005E711A">
              <w:rPr>
                <w:color w:val="333333"/>
              </w:rPr>
              <w:t>Opiate</w:t>
            </w:r>
            <w:r w:rsidRPr="005E711A">
              <w:rPr>
                <w:color w:val="333333"/>
                <w:spacing w:val="-4"/>
              </w:rPr>
              <w:t xml:space="preserve"> </w:t>
            </w:r>
            <w:r w:rsidRPr="005E711A">
              <w:rPr>
                <w:color w:val="333333"/>
                <w:spacing w:val="-5"/>
              </w:rPr>
              <w:t>use</w:t>
            </w:r>
          </w:p>
        </w:tc>
        <w:tc>
          <w:tcPr>
            <w:tcW w:w="851" w:type="dxa"/>
          </w:tcPr>
          <w:p w14:paraId="2DDC1AFA" w14:textId="77777777" w:rsidR="005D10B7" w:rsidRPr="005E711A" w:rsidRDefault="0094378C">
            <w:pPr>
              <w:pStyle w:val="TableParagraph"/>
              <w:ind w:left="14" w:right="2"/>
              <w:jc w:val="center"/>
              <w:rPr>
                <w:b/>
              </w:rPr>
            </w:pPr>
            <w:r w:rsidRPr="005E711A">
              <w:rPr>
                <w:b/>
                <w:color w:val="333333"/>
                <w:spacing w:val="-5"/>
              </w:rPr>
              <w:t>563</w:t>
            </w:r>
          </w:p>
        </w:tc>
        <w:tc>
          <w:tcPr>
            <w:tcW w:w="985" w:type="dxa"/>
          </w:tcPr>
          <w:p w14:paraId="7003BFA9" w14:textId="77777777" w:rsidR="005D10B7" w:rsidRPr="005E711A" w:rsidRDefault="0094378C">
            <w:pPr>
              <w:pStyle w:val="TableParagraph"/>
              <w:ind w:left="8" w:right="1"/>
              <w:jc w:val="center"/>
              <w:rPr>
                <w:b/>
              </w:rPr>
            </w:pPr>
            <w:r w:rsidRPr="005E711A">
              <w:rPr>
                <w:b/>
                <w:spacing w:val="-4"/>
              </w:rPr>
              <w:t>0.55</w:t>
            </w:r>
          </w:p>
        </w:tc>
        <w:tc>
          <w:tcPr>
            <w:tcW w:w="1141" w:type="dxa"/>
          </w:tcPr>
          <w:p w14:paraId="5ADCA43D" w14:textId="77777777" w:rsidR="005D10B7" w:rsidRPr="005E711A" w:rsidRDefault="0094378C">
            <w:pPr>
              <w:pStyle w:val="TableParagraph"/>
              <w:spacing w:line="243" w:lineRule="exact"/>
              <w:ind w:left="271"/>
              <w:rPr>
                <w:b/>
              </w:rPr>
            </w:pPr>
            <w:r w:rsidRPr="005E711A">
              <w:rPr>
                <w:b/>
                <w:color w:val="333333"/>
                <w:spacing w:val="-2"/>
              </w:rPr>
              <w:t>0.33,</w:t>
            </w:r>
          </w:p>
          <w:p w14:paraId="5D959D16" w14:textId="77777777" w:rsidR="005D10B7" w:rsidRPr="005E711A" w:rsidRDefault="0094378C">
            <w:pPr>
              <w:pStyle w:val="TableParagraph"/>
              <w:spacing w:line="233" w:lineRule="exact"/>
              <w:ind w:left="306"/>
              <w:rPr>
                <w:b/>
              </w:rPr>
            </w:pPr>
            <w:r w:rsidRPr="005E711A">
              <w:rPr>
                <w:b/>
                <w:color w:val="333333"/>
                <w:spacing w:val="-4"/>
              </w:rPr>
              <w:t>0.87</w:t>
            </w:r>
          </w:p>
        </w:tc>
        <w:tc>
          <w:tcPr>
            <w:tcW w:w="1235" w:type="dxa"/>
          </w:tcPr>
          <w:p w14:paraId="4FB84888" w14:textId="77777777" w:rsidR="005D10B7" w:rsidRPr="005E711A" w:rsidRDefault="0094378C">
            <w:pPr>
              <w:pStyle w:val="TableParagraph"/>
              <w:ind w:left="19"/>
              <w:jc w:val="center"/>
              <w:rPr>
                <w:b/>
              </w:rPr>
            </w:pPr>
            <w:r w:rsidRPr="005E711A">
              <w:rPr>
                <w:b/>
                <w:color w:val="333333"/>
                <w:spacing w:val="-2"/>
              </w:rPr>
              <w:t>0.013</w:t>
            </w:r>
          </w:p>
        </w:tc>
        <w:tc>
          <w:tcPr>
            <w:tcW w:w="1554" w:type="dxa"/>
            <w:gridSpan w:val="2"/>
          </w:tcPr>
          <w:p w14:paraId="6BC366B1" w14:textId="77777777" w:rsidR="005D10B7" w:rsidRPr="005E711A" w:rsidRDefault="0094378C">
            <w:pPr>
              <w:pStyle w:val="TableParagraph"/>
              <w:ind w:left="111"/>
              <w:rPr>
                <w:b/>
              </w:rPr>
            </w:pPr>
            <w:r w:rsidRPr="005E711A">
              <w:rPr>
                <w:b/>
              </w:rPr>
              <w:t>0.56</w:t>
            </w:r>
            <w:r w:rsidRPr="005E711A">
              <w:rPr>
                <w:b/>
                <w:spacing w:val="-1"/>
              </w:rPr>
              <w:t xml:space="preserve"> </w:t>
            </w:r>
            <w:r w:rsidRPr="005E711A">
              <w:rPr>
                <w:b/>
              </w:rPr>
              <w:t>(0.33,</w:t>
            </w:r>
            <w:r w:rsidRPr="005E711A">
              <w:rPr>
                <w:b/>
                <w:spacing w:val="-4"/>
              </w:rPr>
              <w:t xml:space="preserve"> 0.93)</w:t>
            </w:r>
          </w:p>
        </w:tc>
        <w:tc>
          <w:tcPr>
            <w:tcW w:w="1134" w:type="dxa"/>
          </w:tcPr>
          <w:p w14:paraId="4247739C" w14:textId="77777777" w:rsidR="005D10B7" w:rsidRPr="005E711A" w:rsidRDefault="0094378C">
            <w:pPr>
              <w:pStyle w:val="TableParagraph"/>
              <w:ind w:right="92"/>
              <w:jc w:val="right"/>
              <w:rPr>
                <w:b/>
              </w:rPr>
            </w:pPr>
            <w:r w:rsidRPr="005E711A">
              <w:rPr>
                <w:b/>
                <w:spacing w:val="-2"/>
              </w:rPr>
              <w:t>0.026</w:t>
            </w:r>
          </w:p>
        </w:tc>
      </w:tr>
      <w:tr w:rsidR="002C6FAC" w:rsidRPr="005E711A" w14:paraId="2394C535" w14:textId="77777777" w:rsidTr="002C6FAC">
        <w:trPr>
          <w:gridAfter w:val="1"/>
          <w:wAfter w:w="12" w:type="dxa"/>
          <w:trHeight w:val="490"/>
        </w:trPr>
        <w:tc>
          <w:tcPr>
            <w:tcW w:w="2693" w:type="dxa"/>
          </w:tcPr>
          <w:p w14:paraId="6F2ACD28" w14:textId="77777777" w:rsidR="005D10B7" w:rsidRPr="005E711A" w:rsidRDefault="0094378C">
            <w:pPr>
              <w:pStyle w:val="TableParagraph"/>
              <w:ind w:left="330"/>
            </w:pPr>
            <w:r w:rsidRPr="005E711A">
              <w:rPr>
                <w:color w:val="333333"/>
                <w:spacing w:val="-2"/>
              </w:rPr>
              <w:t>Fluconazole</w:t>
            </w:r>
          </w:p>
        </w:tc>
        <w:tc>
          <w:tcPr>
            <w:tcW w:w="851" w:type="dxa"/>
          </w:tcPr>
          <w:p w14:paraId="580D611B" w14:textId="77777777" w:rsidR="005D10B7" w:rsidRPr="005E711A" w:rsidRDefault="0094378C">
            <w:pPr>
              <w:pStyle w:val="TableParagraph"/>
              <w:ind w:left="14" w:right="2"/>
              <w:jc w:val="center"/>
            </w:pPr>
            <w:r w:rsidRPr="005E711A">
              <w:rPr>
                <w:color w:val="333333"/>
                <w:spacing w:val="-5"/>
              </w:rPr>
              <w:t>563</w:t>
            </w:r>
          </w:p>
        </w:tc>
        <w:tc>
          <w:tcPr>
            <w:tcW w:w="985" w:type="dxa"/>
          </w:tcPr>
          <w:p w14:paraId="1453201A" w14:textId="77777777" w:rsidR="005D10B7" w:rsidRPr="005E711A" w:rsidRDefault="0094378C">
            <w:pPr>
              <w:pStyle w:val="TableParagraph"/>
              <w:ind w:left="8" w:right="1"/>
              <w:jc w:val="center"/>
            </w:pPr>
            <w:r w:rsidRPr="005E711A">
              <w:rPr>
                <w:spacing w:val="-4"/>
              </w:rPr>
              <w:t>1.64</w:t>
            </w:r>
          </w:p>
        </w:tc>
        <w:tc>
          <w:tcPr>
            <w:tcW w:w="1141" w:type="dxa"/>
          </w:tcPr>
          <w:p w14:paraId="5403505F" w14:textId="77777777" w:rsidR="005D10B7" w:rsidRPr="005E711A" w:rsidRDefault="0094378C">
            <w:pPr>
              <w:pStyle w:val="TableParagraph"/>
              <w:spacing w:line="243" w:lineRule="exact"/>
              <w:ind w:left="271"/>
            </w:pPr>
            <w:r w:rsidRPr="005E711A">
              <w:rPr>
                <w:color w:val="333333"/>
                <w:spacing w:val="-2"/>
              </w:rPr>
              <w:t>0.98,</w:t>
            </w:r>
          </w:p>
          <w:p w14:paraId="1E2F3EEE" w14:textId="77777777" w:rsidR="005D10B7" w:rsidRPr="005E711A" w:rsidRDefault="0094378C">
            <w:pPr>
              <w:pStyle w:val="TableParagraph"/>
              <w:spacing w:line="227" w:lineRule="exact"/>
              <w:ind w:left="306"/>
            </w:pPr>
            <w:r w:rsidRPr="005E711A">
              <w:rPr>
                <w:color w:val="333333"/>
                <w:spacing w:val="-4"/>
              </w:rPr>
              <w:t>2.71</w:t>
            </w:r>
          </w:p>
        </w:tc>
        <w:tc>
          <w:tcPr>
            <w:tcW w:w="1235" w:type="dxa"/>
          </w:tcPr>
          <w:p w14:paraId="158DF1F4" w14:textId="77777777" w:rsidR="005D10B7" w:rsidRPr="005E711A" w:rsidRDefault="0094378C">
            <w:pPr>
              <w:pStyle w:val="TableParagraph"/>
              <w:ind w:left="19"/>
              <w:jc w:val="center"/>
            </w:pPr>
            <w:r w:rsidRPr="005E711A">
              <w:rPr>
                <w:color w:val="333333"/>
                <w:spacing w:val="-2"/>
              </w:rPr>
              <w:t>0.056</w:t>
            </w:r>
          </w:p>
        </w:tc>
        <w:tc>
          <w:tcPr>
            <w:tcW w:w="1554" w:type="dxa"/>
            <w:gridSpan w:val="2"/>
          </w:tcPr>
          <w:p w14:paraId="0187C7AE" w14:textId="77777777" w:rsidR="005D10B7" w:rsidRPr="005E711A" w:rsidRDefault="0094378C">
            <w:pPr>
              <w:pStyle w:val="TableParagraph"/>
              <w:ind w:left="111"/>
            </w:pPr>
            <w:r w:rsidRPr="005E711A">
              <w:t>1.61</w:t>
            </w:r>
            <w:r w:rsidRPr="005E711A">
              <w:rPr>
                <w:spacing w:val="-1"/>
              </w:rPr>
              <w:t xml:space="preserve"> </w:t>
            </w:r>
            <w:r w:rsidRPr="005E711A">
              <w:t>(0.90,</w:t>
            </w:r>
            <w:r w:rsidRPr="005E711A">
              <w:rPr>
                <w:spacing w:val="-4"/>
              </w:rPr>
              <w:t xml:space="preserve"> 2.87)</w:t>
            </w:r>
          </w:p>
        </w:tc>
        <w:tc>
          <w:tcPr>
            <w:tcW w:w="1134" w:type="dxa"/>
          </w:tcPr>
          <w:p w14:paraId="51040DDD" w14:textId="77777777" w:rsidR="005D10B7" w:rsidRPr="005E711A" w:rsidRDefault="0094378C">
            <w:pPr>
              <w:pStyle w:val="TableParagraph"/>
              <w:ind w:right="92"/>
              <w:jc w:val="right"/>
            </w:pPr>
            <w:r w:rsidRPr="005E711A">
              <w:rPr>
                <w:spacing w:val="-2"/>
              </w:rPr>
              <w:t>0.108</w:t>
            </w:r>
          </w:p>
        </w:tc>
      </w:tr>
      <w:tr w:rsidR="002C6FAC" w:rsidRPr="005E711A" w14:paraId="0B5687ED" w14:textId="77777777" w:rsidTr="002C6FAC">
        <w:trPr>
          <w:trHeight w:val="813"/>
        </w:trPr>
        <w:tc>
          <w:tcPr>
            <w:tcW w:w="9605" w:type="dxa"/>
            <w:gridSpan w:val="9"/>
          </w:tcPr>
          <w:p w14:paraId="317AF39E" w14:textId="2FFAE434" w:rsidR="00D23593" w:rsidRPr="005E711A" w:rsidRDefault="00D23593" w:rsidP="002C6FAC">
            <w:pPr>
              <w:pStyle w:val="BodyText"/>
              <w:spacing w:before="31" w:line="232" w:lineRule="auto"/>
              <w:ind w:left="139" w:right="243"/>
            </w:pPr>
            <w:r w:rsidRPr="005E711A">
              <w:rPr>
                <w:position w:val="5"/>
                <w:vertAlign w:val="superscript"/>
              </w:rPr>
              <w:t>1</w:t>
            </w:r>
            <w:r w:rsidRPr="005E711A">
              <w:t xml:space="preserve">Odds Ratio; </w:t>
            </w:r>
            <w:r w:rsidRPr="005E711A">
              <w:rPr>
                <w:position w:val="5"/>
                <w:vertAlign w:val="superscript"/>
              </w:rPr>
              <w:t>2</w:t>
            </w:r>
            <w:r w:rsidRPr="005E711A">
              <w:t xml:space="preserve">95% Confidence interval; </w:t>
            </w:r>
            <w:r w:rsidRPr="005E711A">
              <w:rPr>
                <w:position w:val="5"/>
                <w:vertAlign w:val="superscript"/>
              </w:rPr>
              <w:t>3</w:t>
            </w:r>
            <w:r w:rsidRPr="005E711A">
              <w:t>Adjusted Odds Ratio, ACTH</w:t>
            </w:r>
            <w:r w:rsidR="002C6FAC">
              <w:t xml:space="preserve"> </w:t>
            </w:r>
            <w:r w:rsidRPr="005E711A">
              <w:t xml:space="preserve">Adrenocorticotrophin hormone, Hb </w:t>
            </w:r>
            <w:proofErr w:type="spellStart"/>
            <w:r w:rsidRPr="005E711A">
              <w:t>haemoglobin</w:t>
            </w:r>
            <w:proofErr w:type="spellEnd"/>
            <w:r w:rsidRPr="005E711A">
              <w:t xml:space="preserve">, </w:t>
            </w:r>
            <w:proofErr w:type="spellStart"/>
            <w:r w:rsidRPr="005E711A">
              <w:t>VL</w:t>
            </w:r>
            <w:proofErr w:type="spellEnd"/>
            <w:r w:rsidRPr="005E711A">
              <w:t xml:space="preserve"> Viral load.</w:t>
            </w:r>
          </w:p>
          <w:p w14:paraId="153AC9A5" w14:textId="77777777" w:rsidR="00D23593" w:rsidRPr="005E711A" w:rsidRDefault="00D23593">
            <w:pPr>
              <w:pStyle w:val="TableParagraph"/>
              <w:ind w:right="92"/>
              <w:jc w:val="right"/>
              <w:rPr>
                <w:spacing w:val="-2"/>
              </w:rPr>
            </w:pPr>
          </w:p>
        </w:tc>
      </w:tr>
    </w:tbl>
    <w:p w14:paraId="44993202" w14:textId="77777777" w:rsidR="000E6CBB" w:rsidRPr="005E711A" w:rsidRDefault="000E6CBB" w:rsidP="000E6CBB">
      <w:pPr>
        <w:widowControl/>
        <w:autoSpaceDE/>
        <w:autoSpaceDN/>
        <w:rPr>
          <w:rFonts w:eastAsia="Times New Roman"/>
          <w:b/>
          <w:bCs/>
          <w:color w:val="000000"/>
          <w:lang w:val="en-ZA" w:eastAsia="en-ZA"/>
        </w:rPr>
      </w:pPr>
    </w:p>
    <w:p w14:paraId="038A2776" w14:textId="760E1940" w:rsidR="000E6CBB" w:rsidRPr="005E711A" w:rsidRDefault="000E6CBB" w:rsidP="002C6FAC">
      <w:pPr>
        <w:widowControl/>
        <w:autoSpaceDE/>
        <w:autoSpaceDN/>
        <w:ind w:left="720"/>
        <w:rPr>
          <w:rFonts w:eastAsia="Times New Roman"/>
          <w:lang w:val="en-ZA" w:eastAsia="en-ZA"/>
        </w:rPr>
      </w:pPr>
      <w:r w:rsidRPr="005E711A">
        <w:rPr>
          <w:rFonts w:eastAsia="Times New Roman"/>
          <w:b/>
          <w:bCs/>
          <w:color w:val="000000"/>
          <w:lang w:val="en-ZA" w:eastAsia="en-ZA"/>
        </w:rPr>
        <w:t xml:space="preserve">Results of the A.I. </w:t>
      </w:r>
      <w:r w:rsidR="00612886" w:rsidRPr="005E711A">
        <w:rPr>
          <w:rFonts w:eastAsia="Times New Roman"/>
          <w:b/>
          <w:bCs/>
          <w:color w:val="000000"/>
          <w:lang w:val="en-ZA" w:eastAsia="en-ZA"/>
        </w:rPr>
        <w:t xml:space="preserve">method for </w:t>
      </w:r>
      <w:r w:rsidR="00C77AD5" w:rsidRPr="005E711A">
        <w:rPr>
          <w:rFonts w:eastAsia="Times New Roman"/>
          <w:b/>
          <w:bCs/>
          <w:color w:val="000000"/>
          <w:lang w:val="en-ZA" w:eastAsia="en-ZA"/>
        </w:rPr>
        <w:t>predicting AI:</w:t>
      </w:r>
    </w:p>
    <w:p w14:paraId="55948A6B" w14:textId="07C895F8" w:rsidR="000E6CBB" w:rsidRPr="002C6FAC" w:rsidRDefault="000E6CBB" w:rsidP="002C6FAC">
      <w:pPr>
        <w:pStyle w:val="BodyText"/>
        <w:spacing w:before="249" w:line="232" w:lineRule="auto"/>
        <w:ind w:left="709" w:right="548"/>
        <w:jc w:val="both"/>
        <w:rPr>
          <w:lang w:val="en-ZA"/>
        </w:rPr>
      </w:pPr>
      <w:r w:rsidRPr="002C6FAC">
        <w:rPr>
          <w:lang w:val="en-ZA"/>
        </w:rPr>
        <w:t xml:space="preserve">The single best-performing model demonstrated excellent predictive capability on the unseen test data. It achieved a test sensitivity of 90.9% and a test specificity of 87.3%. The confusion matrix for this model (Figure </w:t>
      </w:r>
      <w:r w:rsidR="005E711A" w:rsidRPr="002C6FAC">
        <w:rPr>
          <w:lang w:val="en-ZA"/>
        </w:rPr>
        <w:t>3</w:t>
      </w:r>
      <w:r w:rsidRPr="002C6FAC">
        <w:rPr>
          <w:lang w:val="en-ZA"/>
        </w:rPr>
        <w:t xml:space="preserve">) shows that it correctly identified 10 of the 11 patients with adrenal insufficiency. The model's overall discriminative power is further illustrated by its Receiver Operating Characteristic (ROC) curve (Figure </w:t>
      </w:r>
      <w:r w:rsidR="005E711A" w:rsidRPr="002C6FAC">
        <w:rPr>
          <w:lang w:val="en-ZA"/>
        </w:rPr>
        <w:t>4</w:t>
      </w:r>
      <w:r w:rsidRPr="002C6FAC">
        <w:rPr>
          <w:lang w:val="en-ZA"/>
        </w:rPr>
        <w:t>), which yielded an Area Under the Curve (AUC) of 0.885, indicating a high degree of separability between the positive and negative classes.</w:t>
      </w:r>
    </w:p>
    <w:p w14:paraId="103E8596" w14:textId="0901C88B" w:rsidR="000E6CBB" w:rsidRPr="002C6FAC" w:rsidRDefault="000E6CBB" w:rsidP="002C6FAC">
      <w:pPr>
        <w:pStyle w:val="BodyText"/>
        <w:spacing w:before="249" w:line="232" w:lineRule="auto"/>
        <w:ind w:left="709" w:right="548"/>
        <w:jc w:val="both"/>
        <w:rPr>
          <w:lang w:val="en-ZA"/>
        </w:rPr>
      </w:pPr>
      <w:r w:rsidRPr="002C6FAC">
        <w:rPr>
          <w:lang w:val="en-ZA"/>
        </w:rPr>
        <w:t xml:space="preserve">To ensure our feature importance analysis was not biased by a single training run, we aggregated the results from the top 10 performing models. Figure </w:t>
      </w:r>
      <w:r w:rsidR="005E711A" w:rsidRPr="002C6FAC">
        <w:rPr>
          <w:lang w:val="en-ZA"/>
        </w:rPr>
        <w:t>5</w:t>
      </w:r>
      <w:r w:rsidRPr="002C6FAC">
        <w:rPr>
          <w:lang w:val="en-ZA"/>
        </w:rPr>
        <w:t xml:space="preserve"> presents the mean relative importance and standard deviation for each feature across this ensemble of high-performing models. This aggregated analysis reveals a more distributed and nuanced predictive landscape.</w:t>
      </w:r>
    </w:p>
    <w:p w14:paraId="49977886" w14:textId="77777777" w:rsidR="000E6CBB" w:rsidRPr="002C6FAC" w:rsidRDefault="000E6CBB" w:rsidP="002C6FAC">
      <w:pPr>
        <w:pStyle w:val="BodyText"/>
        <w:spacing w:before="249" w:line="232" w:lineRule="auto"/>
        <w:ind w:left="709" w:right="548"/>
        <w:jc w:val="both"/>
        <w:rPr>
          <w:lang w:val="en-ZA"/>
        </w:rPr>
      </w:pPr>
      <w:r w:rsidRPr="002C6FAC">
        <w:rPr>
          <w:lang w:val="en-ZA"/>
        </w:rPr>
        <w:t>While Random cortisol result remains the single most predictive feature, its relative importance of approximately 14% suggests that while it is the primary indicator, a constellation of other clinical and demographic factors is crucial for achieving high accuracy. The second most important predictor was Ethnicity, highlighting a significant demographic component in the model's decision-making. The use of Fluconazole, along with clinical symptoms like Dizziness and Weight loss, were also identified as highly influential. The error bars in the plot, representing the standard deviation of importance across the top models, indicate that the high ranking of these top-tier features was consistent, underscoring their reliability as predictors.</w:t>
      </w:r>
    </w:p>
    <w:p w14:paraId="27A4620C" w14:textId="20C7B581" w:rsidR="00F759B4" w:rsidRPr="005E711A" w:rsidRDefault="001D7610" w:rsidP="000E6CBB">
      <w:pPr>
        <w:widowControl/>
        <w:autoSpaceDE/>
        <w:autoSpaceDN/>
        <w:rPr>
          <w:rFonts w:eastAsia="Times New Roman"/>
          <w:lang w:val="en-ZA" w:eastAsia="en-ZA"/>
        </w:rPr>
      </w:pPr>
      <w:r>
        <w:rPr>
          <w:b/>
          <w:bCs/>
          <w:color w:val="000000"/>
          <w:bdr w:val="none" w:sz="0" w:space="0" w:color="auto" w:frame="1"/>
        </w:rPr>
        <w:lastRenderedPageBreak/>
        <w:t xml:space="preserve">        </w:t>
      </w:r>
      <w:r w:rsidR="002C6FAC" w:rsidRPr="005E711A">
        <w:rPr>
          <w:b/>
          <w:bCs/>
          <w:color w:val="000000"/>
          <w:bdr w:val="none" w:sz="0" w:space="0" w:color="auto" w:frame="1"/>
        </w:rPr>
        <w:fldChar w:fldCharType="begin"/>
      </w:r>
      <w:r w:rsidR="002C6FAC" w:rsidRPr="005E711A">
        <w:rPr>
          <w:b/>
          <w:bCs/>
          <w:color w:val="000000"/>
          <w:bdr w:val="none" w:sz="0" w:space="0" w:color="auto" w:frame="1"/>
        </w:rPr>
        <w:instrText xml:space="preserve"> INCLUDEPICTURE "https://lh7-rt.googleusercontent.com/docsz/AD_4nXejufkKsgICaj_S7p5KaBjbs4QmAwXvbyroTGEWb3ffrDko7T7VxJ3W34pFT8sP8Po_ZuGmFbnREESUo_krSryCrcpO0vlPScotxRtFnkCIX66ifeJC6AMLhoGeHeu6fG0em0bMyA?key=wjD6FYd7UzrWlA1xAQ20tw" \* MERGEFORMATINET </w:instrText>
      </w:r>
      <w:r w:rsidR="002C6FAC" w:rsidRPr="005E711A">
        <w:rPr>
          <w:b/>
          <w:bCs/>
          <w:color w:val="000000"/>
          <w:bdr w:val="none" w:sz="0" w:space="0" w:color="auto" w:frame="1"/>
        </w:rPr>
        <w:fldChar w:fldCharType="separate"/>
      </w:r>
      <w:r w:rsidR="002C6FAC" w:rsidRPr="005E711A">
        <w:rPr>
          <w:b/>
          <w:bCs/>
          <w:noProof/>
          <w:color w:val="000000"/>
          <w:bdr w:val="none" w:sz="0" w:space="0" w:color="auto" w:frame="1"/>
        </w:rPr>
        <w:drawing>
          <wp:inline distT="0" distB="0" distL="0" distR="0" wp14:anchorId="34C474B3" wp14:editId="6FBDB48A">
            <wp:extent cx="6414135" cy="5983605"/>
            <wp:effectExtent l="0" t="0" r="0" b="0"/>
            <wp:docPr id="14854611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4135" cy="5983605"/>
                    </a:xfrm>
                    <a:prstGeom prst="rect">
                      <a:avLst/>
                    </a:prstGeom>
                    <a:noFill/>
                    <a:ln>
                      <a:noFill/>
                    </a:ln>
                  </pic:spPr>
                </pic:pic>
              </a:graphicData>
            </a:graphic>
          </wp:inline>
        </w:drawing>
      </w:r>
      <w:r w:rsidR="002C6FAC" w:rsidRPr="005E711A">
        <w:rPr>
          <w:b/>
          <w:bCs/>
          <w:color w:val="000000"/>
          <w:bdr w:val="none" w:sz="0" w:space="0" w:color="auto" w:frame="1"/>
        </w:rPr>
        <w:fldChar w:fldCharType="end"/>
      </w:r>
    </w:p>
    <w:p w14:paraId="0BCEF0D7" w14:textId="77777777" w:rsidR="005D10B7" w:rsidRPr="005E711A" w:rsidRDefault="005D10B7">
      <w:pPr>
        <w:pStyle w:val="BodyText"/>
        <w:spacing w:before="127"/>
        <w:rPr>
          <w:lang w:val="en-ZA"/>
        </w:rPr>
      </w:pPr>
    </w:p>
    <w:p w14:paraId="05150D54" w14:textId="6A8A518B" w:rsidR="00751ABE" w:rsidRPr="005E711A" w:rsidRDefault="00F759B4" w:rsidP="001D7610">
      <w:pPr>
        <w:pStyle w:val="BodyText"/>
        <w:spacing w:before="127"/>
        <w:ind w:left="1440"/>
        <w:rPr>
          <w:lang w:val="en-ZA"/>
        </w:rPr>
      </w:pPr>
      <w:r w:rsidRPr="005E711A">
        <w:rPr>
          <w:lang w:val="en-ZA"/>
        </w:rPr>
        <w:t>Fig 3: Confusion matrix on test set</w:t>
      </w:r>
    </w:p>
    <w:p w14:paraId="5C106FC7" w14:textId="22115764" w:rsidR="00F759B4" w:rsidRPr="005E711A" w:rsidRDefault="001D7610" w:rsidP="001D7610">
      <w:pPr>
        <w:pStyle w:val="BodyText"/>
        <w:spacing w:before="127"/>
        <w:rPr>
          <w:b/>
          <w:bCs/>
          <w:color w:val="000000"/>
          <w:bdr w:val="none" w:sz="0" w:space="0" w:color="auto" w:frame="1"/>
        </w:rPr>
      </w:pPr>
      <w:r>
        <w:rPr>
          <w:b/>
          <w:bCs/>
          <w:color w:val="000000"/>
          <w:bdr w:val="none" w:sz="0" w:space="0" w:color="auto" w:frame="1"/>
        </w:rPr>
        <w:lastRenderedPageBreak/>
        <w:t xml:space="preserve">   </w:t>
      </w:r>
      <w:r w:rsidR="00F759B4" w:rsidRPr="005E711A">
        <w:rPr>
          <w:b/>
          <w:bCs/>
          <w:color w:val="000000"/>
          <w:bdr w:val="none" w:sz="0" w:space="0" w:color="auto" w:frame="1"/>
        </w:rPr>
        <w:fldChar w:fldCharType="begin"/>
      </w:r>
      <w:r w:rsidR="00F759B4" w:rsidRPr="005E711A">
        <w:rPr>
          <w:b/>
          <w:bCs/>
          <w:color w:val="000000"/>
          <w:bdr w:val="none" w:sz="0" w:space="0" w:color="auto" w:frame="1"/>
        </w:rPr>
        <w:instrText xml:space="preserve"> INCLUDEPICTURE "https://lh7-rt.googleusercontent.com/docsz/AD_4nXeMpo37jCbNK9spiJT78H350Y-BodN-4pBXGff6TZAgvfztec2hwcJC1B4yBIBAb9ewGVvR4yDWZeMUHcJfbcJf7AWOWQ1TYcv_4m_DuNQqxkHnlGa6ZhbZ8A-ZFcrFKk0hL0KkZQ?key=wjD6FYd7UzrWlA1xAQ20tw" \* MERGEFORMATINET </w:instrText>
      </w:r>
      <w:r w:rsidR="00F759B4" w:rsidRPr="005E711A">
        <w:rPr>
          <w:b/>
          <w:bCs/>
          <w:color w:val="000000"/>
          <w:bdr w:val="none" w:sz="0" w:space="0" w:color="auto" w:frame="1"/>
        </w:rPr>
        <w:fldChar w:fldCharType="separate"/>
      </w:r>
      <w:r w:rsidR="00F759B4" w:rsidRPr="005E711A">
        <w:rPr>
          <w:b/>
          <w:bCs/>
          <w:noProof/>
          <w:color w:val="000000"/>
          <w:bdr w:val="none" w:sz="0" w:space="0" w:color="auto" w:frame="1"/>
        </w:rPr>
        <w:drawing>
          <wp:inline distT="0" distB="0" distL="0" distR="0" wp14:anchorId="5642033D" wp14:editId="1A9039D6">
            <wp:extent cx="6804837" cy="5389524"/>
            <wp:effectExtent l="0" t="0" r="2540" b="0"/>
            <wp:docPr id="3416224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31479" cy="5410625"/>
                    </a:xfrm>
                    <a:prstGeom prst="rect">
                      <a:avLst/>
                    </a:prstGeom>
                    <a:noFill/>
                    <a:ln>
                      <a:noFill/>
                    </a:ln>
                  </pic:spPr>
                </pic:pic>
              </a:graphicData>
            </a:graphic>
          </wp:inline>
        </w:drawing>
      </w:r>
      <w:r w:rsidR="00F759B4" w:rsidRPr="005E711A">
        <w:rPr>
          <w:b/>
          <w:bCs/>
          <w:color w:val="000000"/>
          <w:bdr w:val="none" w:sz="0" w:space="0" w:color="auto" w:frame="1"/>
        </w:rPr>
        <w:fldChar w:fldCharType="end"/>
      </w:r>
    </w:p>
    <w:p w14:paraId="23D9AD40" w14:textId="77777777" w:rsidR="00F759B4" w:rsidRPr="005E711A" w:rsidRDefault="00F759B4">
      <w:pPr>
        <w:pStyle w:val="BodyText"/>
        <w:spacing w:before="127"/>
        <w:rPr>
          <w:b/>
          <w:bCs/>
          <w:color w:val="000000"/>
          <w:bdr w:val="none" w:sz="0" w:space="0" w:color="auto" w:frame="1"/>
        </w:rPr>
      </w:pPr>
    </w:p>
    <w:p w14:paraId="54DB2465" w14:textId="1EC41574" w:rsidR="00F759B4" w:rsidRPr="005E711A" w:rsidRDefault="00F759B4">
      <w:pPr>
        <w:pStyle w:val="BodyText"/>
        <w:spacing w:before="127"/>
        <w:rPr>
          <w:lang w:val="en-ZA"/>
        </w:rPr>
      </w:pPr>
      <w:r w:rsidRPr="005E711A">
        <w:rPr>
          <w:lang w:val="en-ZA"/>
        </w:rPr>
        <w:t>Fig 4: Receiver operating characteristic curve representing the sensitivity &amp; specificity of A.I. for AI prediction</w:t>
      </w:r>
    </w:p>
    <w:p w14:paraId="5F090CB2" w14:textId="30D43A84" w:rsidR="00F759B4" w:rsidRPr="005E711A" w:rsidRDefault="00F759B4">
      <w:pPr>
        <w:pStyle w:val="BodyText"/>
        <w:spacing w:before="127"/>
        <w:rPr>
          <w:lang w:val="en-ZA"/>
        </w:rPr>
      </w:pPr>
      <w:r w:rsidRPr="005E711A">
        <w:rPr>
          <w:b/>
          <w:bCs/>
          <w:color w:val="000000"/>
          <w:bdr w:val="none" w:sz="0" w:space="0" w:color="auto" w:frame="1"/>
        </w:rPr>
        <w:lastRenderedPageBreak/>
        <w:fldChar w:fldCharType="begin"/>
      </w:r>
      <w:r w:rsidRPr="005E711A">
        <w:rPr>
          <w:b/>
          <w:bCs/>
          <w:color w:val="000000"/>
          <w:bdr w:val="none" w:sz="0" w:space="0" w:color="auto" w:frame="1"/>
        </w:rPr>
        <w:instrText xml:space="preserve"> INCLUDEPICTURE "https://lh7-rt.googleusercontent.com/docsz/AD_4nXeJDC6lbxp5BaOLYRq-8_4kJzHRKbF_aHqOkSt4acslF6OTNUVDtP6M7r-hVmmdmXbZOAnlV7Qi-z7nt4mSP9d4hGDtL4OjULz0vzXcwbcN1luS-Wvn7fWP7csUIMqhEWLFGnWKpg?key=wjD6FYd7UzrWlA1xAQ20tw" \* MERGEFORMATINET </w:instrText>
      </w:r>
      <w:r w:rsidRPr="005E711A">
        <w:rPr>
          <w:b/>
          <w:bCs/>
          <w:color w:val="000000"/>
          <w:bdr w:val="none" w:sz="0" w:space="0" w:color="auto" w:frame="1"/>
        </w:rPr>
        <w:fldChar w:fldCharType="separate"/>
      </w:r>
      <w:r w:rsidRPr="005E711A">
        <w:rPr>
          <w:b/>
          <w:bCs/>
          <w:noProof/>
          <w:color w:val="000000"/>
          <w:bdr w:val="none" w:sz="0" w:space="0" w:color="auto" w:frame="1"/>
        </w:rPr>
        <w:drawing>
          <wp:inline distT="0" distB="0" distL="0" distR="0" wp14:anchorId="5300A64A" wp14:editId="6AA7577D">
            <wp:extent cx="7315200" cy="5198110"/>
            <wp:effectExtent l="0" t="0" r="0" b="0"/>
            <wp:docPr id="2624720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315200" cy="5198110"/>
                    </a:xfrm>
                    <a:prstGeom prst="rect">
                      <a:avLst/>
                    </a:prstGeom>
                    <a:noFill/>
                    <a:ln>
                      <a:noFill/>
                    </a:ln>
                  </pic:spPr>
                </pic:pic>
              </a:graphicData>
            </a:graphic>
          </wp:inline>
        </w:drawing>
      </w:r>
      <w:r w:rsidRPr="005E711A">
        <w:rPr>
          <w:b/>
          <w:bCs/>
          <w:color w:val="000000"/>
          <w:bdr w:val="none" w:sz="0" w:space="0" w:color="auto" w:frame="1"/>
        </w:rPr>
        <w:fldChar w:fldCharType="end"/>
      </w:r>
    </w:p>
    <w:p w14:paraId="11DC9D4F" w14:textId="1DA44096" w:rsidR="00F759B4" w:rsidRPr="005E711A" w:rsidRDefault="00F759B4" w:rsidP="001D7610">
      <w:pPr>
        <w:pStyle w:val="BodyText"/>
        <w:spacing w:before="127"/>
        <w:ind w:firstLine="360"/>
        <w:rPr>
          <w:lang w:val="en-ZA"/>
        </w:rPr>
      </w:pPr>
      <w:r w:rsidRPr="005E711A">
        <w:rPr>
          <w:lang w:val="en-ZA"/>
        </w:rPr>
        <w:t xml:space="preserve">Fig 5: </w:t>
      </w:r>
      <w:r w:rsidR="00C829A4" w:rsidRPr="005E711A">
        <w:rPr>
          <w:lang w:val="en-ZA"/>
        </w:rPr>
        <w:t>Features predictive of AI in order of importance.</w:t>
      </w:r>
    </w:p>
    <w:p w14:paraId="3E1E3772" w14:textId="77777777" w:rsidR="007E4247" w:rsidRPr="005E711A" w:rsidRDefault="007E4247">
      <w:pPr>
        <w:pStyle w:val="BodyText"/>
        <w:spacing w:before="127"/>
      </w:pPr>
    </w:p>
    <w:p w14:paraId="1CFA2FBD" w14:textId="77777777" w:rsidR="005D10B7" w:rsidRPr="005E711A" w:rsidRDefault="0094378C">
      <w:pPr>
        <w:pStyle w:val="Heading1"/>
        <w:ind w:left="360"/>
      </w:pPr>
      <w:r w:rsidRPr="005E711A">
        <w:rPr>
          <w:spacing w:val="-2"/>
        </w:rPr>
        <w:t>Discussion:</w:t>
      </w:r>
    </w:p>
    <w:p w14:paraId="19B97A74" w14:textId="43A389FB" w:rsidR="005D10B7" w:rsidRPr="005E711A" w:rsidRDefault="00C829A4">
      <w:pPr>
        <w:spacing w:line="249" w:lineRule="exact"/>
        <w:ind w:left="510"/>
      </w:pPr>
      <w:r w:rsidRPr="005E711A">
        <w:rPr>
          <w:spacing w:val="-10"/>
        </w:rPr>
        <w:t>VERSION 1</w:t>
      </w:r>
    </w:p>
    <w:p w14:paraId="7B9B740D" w14:textId="77777777" w:rsidR="005D10B7" w:rsidRPr="005E711A" w:rsidRDefault="0094378C">
      <w:pPr>
        <w:pStyle w:val="ListParagraph"/>
        <w:numPr>
          <w:ilvl w:val="0"/>
          <w:numId w:val="2"/>
        </w:numPr>
        <w:tabs>
          <w:tab w:val="left" w:pos="868"/>
        </w:tabs>
        <w:spacing w:before="242" w:line="252" w:lineRule="exact"/>
        <w:ind w:left="868" w:hanging="358"/>
      </w:pPr>
      <w:commentRangeStart w:id="24"/>
      <w:r w:rsidRPr="005E711A">
        <w:t>Overall,</w:t>
      </w:r>
      <w:r w:rsidRPr="005E711A">
        <w:rPr>
          <w:spacing w:val="-7"/>
        </w:rPr>
        <w:t xml:space="preserve"> </w:t>
      </w:r>
      <w:r w:rsidRPr="005E711A">
        <w:t>in</w:t>
      </w:r>
      <w:r w:rsidRPr="005E711A">
        <w:rPr>
          <w:spacing w:val="-1"/>
        </w:rPr>
        <w:t xml:space="preserve"> </w:t>
      </w:r>
      <w:r w:rsidRPr="005E711A">
        <w:t>this</w:t>
      </w:r>
      <w:r w:rsidRPr="005E711A">
        <w:rPr>
          <w:spacing w:val="-4"/>
        </w:rPr>
        <w:t xml:space="preserve"> </w:t>
      </w:r>
      <w:r w:rsidRPr="005E711A">
        <w:t>cohort,</w:t>
      </w:r>
      <w:r w:rsidRPr="005E711A">
        <w:rPr>
          <w:spacing w:val="-5"/>
        </w:rPr>
        <w:t xml:space="preserve"> </w:t>
      </w:r>
      <w:r w:rsidRPr="005E711A">
        <w:t>the</w:t>
      </w:r>
      <w:r w:rsidRPr="005E711A">
        <w:rPr>
          <w:spacing w:val="-1"/>
        </w:rPr>
        <w:t xml:space="preserve"> </w:t>
      </w:r>
      <w:r w:rsidRPr="005E711A">
        <w:t>youngest</w:t>
      </w:r>
      <w:r w:rsidRPr="005E711A">
        <w:rPr>
          <w:spacing w:val="-5"/>
        </w:rPr>
        <w:t xml:space="preserve"> </w:t>
      </w:r>
      <w:r w:rsidRPr="005E711A">
        <w:t>group</w:t>
      </w:r>
      <w:r w:rsidRPr="005E711A">
        <w:rPr>
          <w:spacing w:val="-1"/>
        </w:rPr>
        <w:t xml:space="preserve"> </w:t>
      </w:r>
      <w:r w:rsidRPr="005E711A">
        <w:t>had</w:t>
      </w:r>
      <w:r w:rsidRPr="005E711A">
        <w:rPr>
          <w:spacing w:val="-1"/>
        </w:rPr>
        <w:t xml:space="preserve"> </w:t>
      </w:r>
      <w:r w:rsidRPr="005E711A">
        <w:t>the</w:t>
      </w:r>
      <w:r w:rsidRPr="005E711A">
        <w:rPr>
          <w:spacing w:val="-2"/>
        </w:rPr>
        <w:t xml:space="preserve"> </w:t>
      </w:r>
      <w:r w:rsidRPr="005E711A">
        <w:t>lowest</w:t>
      </w:r>
      <w:r w:rsidRPr="005E711A">
        <w:rPr>
          <w:spacing w:val="-4"/>
        </w:rPr>
        <w:t xml:space="preserve"> </w:t>
      </w:r>
      <w:r w:rsidRPr="005E711A">
        <w:t>CD4</w:t>
      </w:r>
      <w:r w:rsidRPr="005E711A">
        <w:rPr>
          <w:spacing w:val="-1"/>
        </w:rPr>
        <w:t xml:space="preserve"> </w:t>
      </w:r>
      <w:r w:rsidRPr="005E711A">
        <w:rPr>
          <w:spacing w:val="-2"/>
        </w:rPr>
        <w:t>counts.</w:t>
      </w:r>
    </w:p>
    <w:p w14:paraId="15C0149B" w14:textId="77777777" w:rsidR="005D10B7" w:rsidRPr="005E711A" w:rsidRDefault="0094378C">
      <w:pPr>
        <w:pStyle w:val="ListParagraph"/>
        <w:numPr>
          <w:ilvl w:val="0"/>
          <w:numId w:val="2"/>
        </w:numPr>
        <w:tabs>
          <w:tab w:val="left" w:pos="868"/>
        </w:tabs>
        <w:spacing w:line="248" w:lineRule="exact"/>
        <w:ind w:left="868" w:hanging="358"/>
      </w:pPr>
      <w:r w:rsidRPr="005E711A">
        <w:t>The</w:t>
      </w:r>
      <w:r w:rsidRPr="005E711A">
        <w:rPr>
          <w:spacing w:val="-2"/>
        </w:rPr>
        <w:t xml:space="preserve"> </w:t>
      </w:r>
      <w:r w:rsidRPr="005E711A">
        <w:t>prevalence</w:t>
      </w:r>
      <w:r w:rsidRPr="005E711A">
        <w:rPr>
          <w:spacing w:val="-1"/>
        </w:rPr>
        <w:t xml:space="preserve"> </w:t>
      </w:r>
      <w:r w:rsidRPr="005E711A">
        <w:t>of</w:t>
      </w:r>
      <w:r w:rsidRPr="005E711A">
        <w:rPr>
          <w:spacing w:val="-2"/>
        </w:rPr>
        <w:t xml:space="preserve"> </w:t>
      </w:r>
      <w:r w:rsidRPr="005E711A">
        <w:rPr>
          <w:i/>
        </w:rPr>
        <w:t>Candida</w:t>
      </w:r>
      <w:r w:rsidRPr="005E711A">
        <w:rPr>
          <w:i/>
          <w:spacing w:val="-1"/>
        </w:rPr>
        <w:t xml:space="preserve"> </w:t>
      </w:r>
      <w:r w:rsidRPr="005E711A">
        <w:rPr>
          <w:i/>
        </w:rPr>
        <w:t>albicans</w:t>
      </w:r>
      <w:r w:rsidRPr="005E711A">
        <w:rPr>
          <w:i/>
          <w:spacing w:val="-2"/>
        </w:rPr>
        <w:t xml:space="preserve"> </w:t>
      </w:r>
      <w:r w:rsidRPr="005E711A">
        <w:t>was</w:t>
      </w:r>
      <w:r w:rsidRPr="005E711A">
        <w:rPr>
          <w:spacing w:val="-4"/>
        </w:rPr>
        <w:t xml:space="preserve"> </w:t>
      </w:r>
      <w:r w:rsidRPr="005E711A">
        <w:t>highest</w:t>
      </w:r>
      <w:r w:rsidRPr="005E711A">
        <w:rPr>
          <w:spacing w:val="-5"/>
        </w:rPr>
        <w:t xml:space="preserve"> </w:t>
      </w:r>
      <w:r w:rsidRPr="005E711A">
        <w:t>in</w:t>
      </w:r>
      <w:r w:rsidRPr="005E711A">
        <w:rPr>
          <w:spacing w:val="-2"/>
        </w:rPr>
        <w:t xml:space="preserve"> </w:t>
      </w:r>
      <w:r w:rsidRPr="005E711A">
        <w:t>the</w:t>
      </w:r>
      <w:r w:rsidRPr="005E711A">
        <w:rPr>
          <w:spacing w:val="-1"/>
        </w:rPr>
        <w:t xml:space="preserve"> </w:t>
      </w:r>
      <w:r w:rsidRPr="005E711A">
        <w:t>lowest</w:t>
      </w:r>
      <w:r w:rsidRPr="005E711A">
        <w:rPr>
          <w:spacing w:val="-6"/>
        </w:rPr>
        <w:t xml:space="preserve"> </w:t>
      </w:r>
      <w:r w:rsidRPr="005E711A">
        <w:t>tertile</w:t>
      </w:r>
      <w:r w:rsidRPr="005E711A">
        <w:rPr>
          <w:spacing w:val="-1"/>
        </w:rPr>
        <w:t xml:space="preserve"> </w:t>
      </w:r>
      <w:r w:rsidRPr="005E711A">
        <w:t>CD4</w:t>
      </w:r>
      <w:r w:rsidRPr="005E711A">
        <w:rPr>
          <w:spacing w:val="-1"/>
        </w:rPr>
        <w:t xml:space="preserve"> </w:t>
      </w:r>
      <w:r w:rsidRPr="005E711A">
        <w:rPr>
          <w:spacing w:val="-2"/>
        </w:rPr>
        <w:t>counts.</w:t>
      </w:r>
    </w:p>
    <w:p w14:paraId="04E337C8" w14:textId="77777777" w:rsidR="005D10B7" w:rsidRPr="005E711A" w:rsidRDefault="0094378C">
      <w:pPr>
        <w:pStyle w:val="ListParagraph"/>
        <w:numPr>
          <w:ilvl w:val="0"/>
          <w:numId w:val="2"/>
        </w:numPr>
        <w:tabs>
          <w:tab w:val="left" w:pos="868"/>
        </w:tabs>
        <w:spacing w:line="245" w:lineRule="exact"/>
        <w:ind w:left="868" w:hanging="358"/>
      </w:pPr>
      <w:r w:rsidRPr="005E711A">
        <w:t>Patients</w:t>
      </w:r>
      <w:r w:rsidRPr="005E711A">
        <w:rPr>
          <w:spacing w:val="-5"/>
        </w:rPr>
        <w:t xml:space="preserve"> </w:t>
      </w:r>
      <w:r w:rsidRPr="005E711A">
        <w:t>with</w:t>
      </w:r>
      <w:r w:rsidRPr="005E711A">
        <w:rPr>
          <w:spacing w:val="-2"/>
        </w:rPr>
        <w:t xml:space="preserve"> </w:t>
      </w:r>
      <w:r w:rsidRPr="005E711A">
        <w:t>the</w:t>
      </w:r>
      <w:r w:rsidRPr="005E711A">
        <w:rPr>
          <w:spacing w:val="-2"/>
        </w:rPr>
        <w:t xml:space="preserve"> </w:t>
      </w:r>
      <w:r w:rsidRPr="005E711A">
        <w:t>highest</w:t>
      </w:r>
      <w:r w:rsidRPr="005E711A">
        <w:rPr>
          <w:spacing w:val="-6"/>
        </w:rPr>
        <w:t xml:space="preserve"> </w:t>
      </w:r>
      <w:r w:rsidRPr="005E711A">
        <w:t>viral</w:t>
      </w:r>
      <w:r w:rsidRPr="005E711A">
        <w:rPr>
          <w:spacing w:val="-3"/>
        </w:rPr>
        <w:t xml:space="preserve"> </w:t>
      </w:r>
      <w:r w:rsidRPr="005E711A">
        <w:t>load</w:t>
      </w:r>
      <w:r w:rsidRPr="005E711A">
        <w:rPr>
          <w:spacing w:val="-2"/>
        </w:rPr>
        <w:t xml:space="preserve"> </w:t>
      </w:r>
      <w:r w:rsidRPr="005E711A">
        <w:t>also</w:t>
      </w:r>
      <w:r w:rsidRPr="005E711A">
        <w:rPr>
          <w:spacing w:val="-2"/>
        </w:rPr>
        <w:t xml:space="preserve"> </w:t>
      </w:r>
      <w:r w:rsidRPr="005E711A">
        <w:t>had</w:t>
      </w:r>
      <w:r w:rsidRPr="005E711A">
        <w:rPr>
          <w:spacing w:val="-2"/>
        </w:rPr>
        <w:t xml:space="preserve"> </w:t>
      </w:r>
      <w:r w:rsidRPr="005E711A">
        <w:t>the</w:t>
      </w:r>
      <w:r w:rsidRPr="005E711A">
        <w:rPr>
          <w:spacing w:val="-2"/>
        </w:rPr>
        <w:t xml:space="preserve"> </w:t>
      </w:r>
      <w:r w:rsidRPr="005E711A">
        <w:t>lowest</w:t>
      </w:r>
      <w:r w:rsidRPr="005E711A">
        <w:rPr>
          <w:spacing w:val="-6"/>
        </w:rPr>
        <w:t xml:space="preserve"> </w:t>
      </w:r>
      <w:r w:rsidRPr="005E711A">
        <w:t>white</w:t>
      </w:r>
      <w:r w:rsidRPr="005E711A">
        <w:rPr>
          <w:spacing w:val="-1"/>
        </w:rPr>
        <w:t xml:space="preserve"> </w:t>
      </w:r>
      <w:r w:rsidRPr="005E711A">
        <w:t>cell</w:t>
      </w:r>
      <w:r w:rsidRPr="005E711A">
        <w:rPr>
          <w:spacing w:val="-4"/>
        </w:rPr>
        <w:t xml:space="preserve"> </w:t>
      </w:r>
      <w:r w:rsidRPr="005E711A">
        <w:t>counts,</w:t>
      </w:r>
      <w:r w:rsidRPr="005E711A">
        <w:rPr>
          <w:spacing w:val="-6"/>
        </w:rPr>
        <w:t xml:space="preserve"> </w:t>
      </w:r>
      <w:r w:rsidRPr="005E711A">
        <w:t>lymphocytes</w:t>
      </w:r>
      <w:r w:rsidRPr="005E711A">
        <w:rPr>
          <w:spacing w:val="-5"/>
        </w:rPr>
        <w:t xml:space="preserve"> </w:t>
      </w:r>
      <w:r w:rsidRPr="005E711A">
        <w:t>and</w:t>
      </w:r>
      <w:r w:rsidRPr="005E711A">
        <w:rPr>
          <w:spacing w:val="-1"/>
        </w:rPr>
        <w:t xml:space="preserve"> </w:t>
      </w:r>
      <w:r w:rsidRPr="005E711A">
        <w:rPr>
          <w:spacing w:val="-2"/>
        </w:rPr>
        <w:t>neutrophils.</w:t>
      </w:r>
    </w:p>
    <w:p w14:paraId="1BDFB359" w14:textId="77777777" w:rsidR="005D10B7" w:rsidRPr="005E711A" w:rsidRDefault="0094378C">
      <w:pPr>
        <w:pStyle w:val="ListParagraph"/>
        <w:numPr>
          <w:ilvl w:val="0"/>
          <w:numId w:val="2"/>
        </w:numPr>
        <w:tabs>
          <w:tab w:val="left" w:pos="868"/>
          <w:tab w:val="left" w:pos="870"/>
        </w:tabs>
        <w:spacing w:line="237" w:lineRule="auto"/>
        <w:ind w:right="351"/>
      </w:pPr>
      <w:r w:rsidRPr="005E711A">
        <w:t>Patients</w:t>
      </w:r>
      <w:r w:rsidRPr="005E711A">
        <w:rPr>
          <w:spacing w:val="40"/>
        </w:rPr>
        <w:t xml:space="preserve"> </w:t>
      </w:r>
      <w:r w:rsidRPr="005E711A">
        <w:t>with</w:t>
      </w:r>
      <w:r w:rsidRPr="005E711A">
        <w:rPr>
          <w:spacing w:val="40"/>
        </w:rPr>
        <w:t xml:space="preserve"> </w:t>
      </w:r>
      <w:r w:rsidRPr="005E711A">
        <w:t>AI</w:t>
      </w:r>
      <w:r w:rsidRPr="005E711A">
        <w:rPr>
          <w:spacing w:val="40"/>
        </w:rPr>
        <w:t xml:space="preserve"> </w:t>
      </w:r>
      <w:r w:rsidRPr="005E711A">
        <w:t>had</w:t>
      </w:r>
      <w:r w:rsidRPr="005E711A">
        <w:rPr>
          <w:spacing w:val="40"/>
        </w:rPr>
        <w:t xml:space="preserve"> </w:t>
      </w:r>
      <w:r w:rsidRPr="005E711A">
        <w:t>significantly</w:t>
      </w:r>
      <w:r w:rsidRPr="005E711A">
        <w:rPr>
          <w:spacing w:val="40"/>
        </w:rPr>
        <w:t xml:space="preserve"> </w:t>
      </w:r>
      <w:r w:rsidRPr="005E711A">
        <w:t>higher</w:t>
      </w:r>
      <w:r w:rsidRPr="005E711A">
        <w:rPr>
          <w:spacing w:val="40"/>
        </w:rPr>
        <w:t xml:space="preserve"> </w:t>
      </w:r>
      <w:r w:rsidRPr="005E711A">
        <w:t>incidence</w:t>
      </w:r>
      <w:r w:rsidRPr="005E711A">
        <w:rPr>
          <w:spacing w:val="40"/>
        </w:rPr>
        <w:t xml:space="preserve"> </w:t>
      </w:r>
      <w:r w:rsidRPr="005E711A">
        <w:t>of</w:t>
      </w:r>
      <w:r w:rsidRPr="005E711A">
        <w:rPr>
          <w:spacing w:val="40"/>
        </w:rPr>
        <w:t xml:space="preserve"> </w:t>
      </w:r>
      <w:r w:rsidRPr="005E711A">
        <w:t>extrapulmonary</w:t>
      </w:r>
      <w:r w:rsidRPr="005E711A">
        <w:rPr>
          <w:spacing w:val="40"/>
        </w:rPr>
        <w:t xml:space="preserve"> </w:t>
      </w:r>
      <w:r w:rsidRPr="005E711A">
        <w:t>tuberculosis</w:t>
      </w:r>
      <w:r w:rsidRPr="005E711A">
        <w:rPr>
          <w:spacing w:val="40"/>
        </w:rPr>
        <w:t xml:space="preserve"> </w:t>
      </w:r>
      <w:r w:rsidRPr="005E711A">
        <w:t>and</w:t>
      </w:r>
      <w:r w:rsidRPr="005E711A">
        <w:rPr>
          <w:spacing w:val="40"/>
        </w:rPr>
        <w:t xml:space="preserve"> </w:t>
      </w:r>
      <w:r w:rsidRPr="005E711A">
        <w:t>Cryptococcus infection and higher serum sodium concentrations.</w:t>
      </w:r>
    </w:p>
    <w:p w14:paraId="6FF01FF1" w14:textId="77777777" w:rsidR="005D10B7" w:rsidRPr="005E711A" w:rsidRDefault="0094378C">
      <w:pPr>
        <w:pStyle w:val="ListParagraph"/>
        <w:numPr>
          <w:ilvl w:val="0"/>
          <w:numId w:val="2"/>
        </w:numPr>
        <w:tabs>
          <w:tab w:val="left" w:pos="868"/>
          <w:tab w:val="left" w:pos="870"/>
        </w:tabs>
        <w:spacing w:line="232" w:lineRule="auto"/>
        <w:ind w:right="359"/>
      </w:pPr>
      <w:proofErr w:type="spellStart"/>
      <w:r w:rsidRPr="005E711A">
        <w:t>Haemoglobin</w:t>
      </w:r>
      <w:proofErr w:type="spellEnd"/>
      <w:r w:rsidRPr="005E711A">
        <w:rPr>
          <w:spacing w:val="74"/>
        </w:rPr>
        <w:t xml:space="preserve"> </w:t>
      </w:r>
      <w:r w:rsidRPr="005E711A">
        <w:t>concentrations</w:t>
      </w:r>
      <w:r w:rsidRPr="005E711A">
        <w:rPr>
          <w:spacing w:val="72"/>
        </w:rPr>
        <w:t xml:space="preserve"> </w:t>
      </w:r>
      <w:r w:rsidRPr="005E711A">
        <w:t>were</w:t>
      </w:r>
      <w:r w:rsidRPr="005E711A">
        <w:rPr>
          <w:spacing w:val="72"/>
        </w:rPr>
        <w:t xml:space="preserve"> </w:t>
      </w:r>
      <w:r w:rsidRPr="005E711A">
        <w:t>found</w:t>
      </w:r>
      <w:r w:rsidRPr="005E711A">
        <w:rPr>
          <w:spacing w:val="72"/>
        </w:rPr>
        <w:t xml:space="preserve"> </w:t>
      </w:r>
      <w:r w:rsidRPr="005E711A">
        <w:t>to</w:t>
      </w:r>
      <w:r w:rsidRPr="005E711A">
        <w:rPr>
          <w:spacing w:val="72"/>
        </w:rPr>
        <w:t xml:space="preserve"> </w:t>
      </w:r>
      <w:r w:rsidRPr="005E711A">
        <w:t>be</w:t>
      </w:r>
      <w:r w:rsidRPr="005E711A">
        <w:rPr>
          <w:spacing w:val="72"/>
        </w:rPr>
        <w:t xml:space="preserve"> </w:t>
      </w:r>
      <w:r w:rsidRPr="005E711A">
        <w:t>greater</w:t>
      </w:r>
      <w:r w:rsidRPr="005E711A">
        <w:rPr>
          <w:spacing w:val="71"/>
        </w:rPr>
        <w:t xml:space="preserve"> </w:t>
      </w:r>
      <w:r w:rsidRPr="005E711A">
        <w:t>and</w:t>
      </w:r>
      <w:r w:rsidRPr="005E711A">
        <w:rPr>
          <w:spacing w:val="72"/>
        </w:rPr>
        <w:t xml:space="preserve"> </w:t>
      </w:r>
      <w:r w:rsidRPr="005E711A">
        <w:t>fluconazole</w:t>
      </w:r>
      <w:r w:rsidRPr="005E711A">
        <w:rPr>
          <w:spacing w:val="66"/>
        </w:rPr>
        <w:t xml:space="preserve"> </w:t>
      </w:r>
      <w:r w:rsidRPr="005E711A">
        <w:t>use</w:t>
      </w:r>
      <w:r w:rsidRPr="005E711A">
        <w:rPr>
          <w:spacing w:val="66"/>
        </w:rPr>
        <w:t xml:space="preserve"> </w:t>
      </w:r>
      <w:r w:rsidRPr="005E711A">
        <w:t>was</w:t>
      </w:r>
      <w:r w:rsidRPr="005E711A">
        <w:rPr>
          <w:spacing w:val="64"/>
        </w:rPr>
        <w:t xml:space="preserve"> </w:t>
      </w:r>
      <w:r w:rsidRPr="005E711A">
        <w:t>higher</w:t>
      </w:r>
      <w:r w:rsidRPr="005E711A">
        <w:rPr>
          <w:spacing w:val="71"/>
        </w:rPr>
        <w:t xml:space="preserve"> </w:t>
      </w:r>
      <w:r w:rsidRPr="005E711A">
        <w:t>in</w:t>
      </w:r>
      <w:r w:rsidRPr="005E711A">
        <w:rPr>
          <w:spacing w:val="72"/>
        </w:rPr>
        <w:t xml:space="preserve"> </w:t>
      </w:r>
      <w:r w:rsidRPr="005E711A">
        <w:t>the</w:t>
      </w:r>
      <w:r w:rsidRPr="005E711A">
        <w:rPr>
          <w:spacing w:val="72"/>
        </w:rPr>
        <w:t xml:space="preserve"> </w:t>
      </w:r>
      <w:r w:rsidRPr="005E711A">
        <w:t>AI compared with the non-AI groups.</w:t>
      </w:r>
    </w:p>
    <w:p w14:paraId="6A064CBF" w14:textId="77777777" w:rsidR="005D10B7" w:rsidRPr="005E711A" w:rsidRDefault="0094378C">
      <w:pPr>
        <w:pStyle w:val="ListParagraph"/>
        <w:numPr>
          <w:ilvl w:val="0"/>
          <w:numId w:val="2"/>
        </w:numPr>
        <w:tabs>
          <w:tab w:val="left" w:pos="868"/>
        </w:tabs>
        <w:spacing w:line="245" w:lineRule="exact"/>
        <w:ind w:left="868" w:hanging="358"/>
      </w:pPr>
      <w:r w:rsidRPr="005E711A">
        <w:t>The</w:t>
      </w:r>
      <w:r w:rsidRPr="005E711A">
        <w:rPr>
          <w:spacing w:val="-5"/>
        </w:rPr>
        <w:t xml:space="preserve"> </w:t>
      </w:r>
      <w:r w:rsidRPr="005E711A">
        <w:t>prevalence</w:t>
      </w:r>
      <w:r w:rsidRPr="005E711A">
        <w:rPr>
          <w:spacing w:val="-2"/>
        </w:rPr>
        <w:t xml:space="preserve"> </w:t>
      </w:r>
      <w:r w:rsidRPr="005E711A">
        <w:t>of</w:t>
      </w:r>
      <w:r w:rsidRPr="005E711A">
        <w:rPr>
          <w:spacing w:val="-2"/>
        </w:rPr>
        <w:t xml:space="preserve"> </w:t>
      </w:r>
      <w:r w:rsidRPr="005E711A">
        <w:rPr>
          <w:i/>
        </w:rPr>
        <w:t>Cryptococcal</w:t>
      </w:r>
      <w:r w:rsidRPr="005E711A">
        <w:rPr>
          <w:i/>
          <w:spacing w:val="-8"/>
        </w:rPr>
        <w:t xml:space="preserve"> </w:t>
      </w:r>
      <w:r w:rsidRPr="005E711A">
        <w:rPr>
          <w:i/>
        </w:rPr>
        <w:t>neoformans</w:t>
      </w:r>
      <w:r w:rsidRPr="005E711A">
        <w:rPr>
          <w:i/>
          <w:spacing w:val="-1"/>
        </w:rPr>
        <w:t xml:space="preserve"> </w:t>
      </w:r>
      <w:r w:rsidRPr="005E711A">
        <w:t>was</w:t>
      </w:r>
      <w:r w:rsidRPr="005E711A">
        <w:rPr>
          <w:spacing w:val="-8"/>
        </w:rPr>
        <w:t xml:space="preserve"> </w:t>
      </w:r>
      <w:r w:rsidRPr="005E711A">
        <w:t>associated</w:t>
      </w:r>
      <w:r w:rsidRPr="005E711A">
        <w:rPr>
          <w:spacing w:val="-2"/>
        </w:rPr>
        <w:t xml:space="preserve"> </w:t>
      </w:r>
      <w:r w:rsidRPr="005E711A">
        <w:t>with</w:t>
      </w:r>
      <w:r w:rsidRPr="005E711A">
        <w:rPr>
          <w:spacing w:val="-3"/>
        </w:rPr>
        <w:t xml:space="preserve"> </w:t>
      </w:r>
      <w:r w:rsidRPr="005E711A">
        <w:t>mortality</w:t>
      </w:r>
      <w:r w:rsidRPr="005E711A">
        <w:rPr>
          <w:spacing w:val="-4"/>
        </w:rPr>
        <w:t xml:space="preserve"> </w:t>
      </w:r>
      <w:r w:rsidRPr="005E711A">
        <w:t>in</w:t>
      </w:r>
      <w:r w:rsidRPr="005E711A">
        <w:rPr>
          <w:spacing w:val="-3"/>
        </w:rPr>
        <w:t xml:space="preserve"> </w:t>
      </w:r>
      <w:r w:rsidRPr="005E711A">
        <w:t>the</w:t>
      </w:r>
      <w:r w:rsidRPr="005E711A">
        <w:rPr>
          <w:spacing w:val="-2"/>
        </w:rPr>
        <w:t xml:space="preserve"> </w:t>
      </w:r>
      <w:r w:rsidRPr="005E711A">
        <w:t>AI</w:t>
      </w:r>
      <w:r w:rsidRPr="005E711A">
        <w:rPr>
          <w:spacing w:val="-5"/>
        </w:rPr>
        <w:t xml:space="preserve"> </w:t>
      </w:r>
      <w:r w:rsidRPr="005E711A">
        <w:rPr>
          <w:spacing w:val="-2"/>
        </w:rPr>
        <w:t>group.</w:t>
      </w:r>
    </w:p>
    <w:p w14:paraId="0EBB2052" w14:textId="77777777" w:rsidR="005D10B7" w:rsidRPr="005E711A" w:rsidRDefault="0094378C">
      <w:pPr>
        <w:pStyle w:val="ListParagraph"/>
        <w:numPr>
          <w:ilvl w:val="0"/>
          <w:numId w:val="2"/>
        </w:numPr>
        <w:tabs>
          <w:tab w:val="left" w:pos="868"/>
          <w:tab w:val="left" w:pos="870"/>
        </w:tabs>
        <w:spacing w:before="1" w:line="232" w:lineRule="auto"/>
        <w:ind w:right="351"/>
      </w:pPr>
      <w:r w:rsidRPr="005E711A">
        <w:t>Lower</w:t>
      </w:r>
      <w:r w:rsidRPr="005E711A">
        <w:rPr>
          <w:spacing w:val="-3"/>
        </w:rPr>
        <w:t xml:space="preserve"> </w:t>
      </w:r>
      <w:r w:rsidRPr="005E711A">
        <w:t>random,</w:t>
      </w:r>
      <w:r w:rsidRPr="005E711A">
        <w:rPr>
          <w:spacing w:val="-1"/>
        </w:rPr>
        <w:t xml:space="preserve"> </w:t>
      </w:r>
      <w:r w:rsidRPr="005E711A">
        <w:t>basal,</w:t>
      </w:r>
      <w:r w:rsidRPr="005E711A">
        <w:rPr>
          <w:spacing w:val="-1"/>
        </w:rPr>
        <w:t xml:space="preserve"> </w:t>
      </w:r>
      <w:r w:rsidRPr="005E711A">
        <w:t>stimulated,</w:t>
      </w:r>
      <w:r w:rsidRPr="005E711A">
        <w:rPr>
          <w:spacing w:val="-1"/>
        </w:rPr>
        <w:t xml:space="preserve"> </w:t>
      </w:r>
      <w:r w:rsidRPr="005E711A">
        <w:t>incremental,</w:t>
      </w:r>
      <w:r w:rsidRPr="005E711A">
        <w:rPr>
          <w:spacing w:val="-1"/>
        </w:rPr>
        <w:t xml:space="preserve"> </w:t>
      </w:r>
      <w:r w:rsidRPr="005E711A">
        <w:t>and Dr cortisol concentrations</w:t>
      </w:r>
      <w:r w:rsidRPr="005E711A">
        <w:rPr>
          <w:spacing w:val="-5"/>
        </w:rPr>
        <w:t xml:space="preserve"> </w:t>
      </w:r>
      <w:r w:rsidRPr="005E711A">
        <w:t>were</w:t>
      </w:r>
      <w:r w:rsidRPr="005E711A">
        <w:rPr>
          <w:spacing w:val="-2"/>
        </w:rPr>
        <w:t xml:space="preserve"> </w:t>
      </w:r>
      <w:r w:rsidRPr="005E711A">
        <w:t>associated with higher mortality in the adrenal insufficiency group.</w:t>
      </w:r>
    </w:p>
    <w:p w14:paraId="3BD3909A" w14:textId="77777777" w:rsidR="005D10B7" w:rsidRPr="005E711A" w:rsidRDefault="0094378C">
      <w:pPr>
        <w:pStyle w:val="ListParagraph"/>
        <w:numPr>
          <w:ilvl w:val="0"/>
          <w:numId w:val="2"/>
        </w:numPr>
        <w:tabs>
          <w:tab w:val="left" w:pos="868"/>
          <w:tab w:val="left" w:pos="870"/>
        </w:tabs>
        <w:spacing w:line="237" w:lineRule="auto"/>
        <w:ind w:right="369"/>
      </w:pPr>
      <w:r w:rsidRPr="005E711A">
        <w:t>There was significantly higher mortality at 12 months follow up in the group without adrenal insufficiency compared with AI.</w:t>
      </w:r>
    </w:p>
    <w:p w14:paraId="3E5F413B" w14:textId="77777777" w:rsidR="005D10B7" w:rsidRPr="005E711A" w:rsidRDefault="0094378C">
      <w:pPr>
        <w:pStyle w:val="ListParagraph"/>
        <w:numPr>
          <w:ilvl w:val="0"/>
          <w:numId w:val="2"/>
        </w:numPr>
        <w:tabs>
          <w:tab w:val="left" w:pos="868"/>
        </w:tabs>
        <w:spacing w:line="241" w:lineRule="exact"/>
        <w:ind w:left="868" w:hanging="358"/>
      </w:pPr>
      <w:r w:rsidRPr="005E711A">
        <w:t>Skin</w:t>
      </w:r>
      <w:r w:rsidRPr="005E711A">
        <w:rPr>
          <w:spacing w:val="-5"/>
        </w:rPr>
        <w:t xml:space="preserve"> </w:t>
      </w:r>
      <w:r w:rsidRPr="005E711A">
        <w:t>Pigmentation</w:t>
      </w:r>
      <w:r w:rsidRPr="005E711A">
        <w:rPr>
          <w:spacing w:val="-5"/>
        </w:rPr>
        <w:t xml:space="preserve"> </w:t>
      </w:r>
      <w:r w:rsidRPr="005E711A">
        <w:t>and</w:t>
      </w:r>
      <w:r w:rsidRPr="005E711A">
        <w:rPr>
          <w:spacing w:val="-2"/>
        </w:rPr>
        <w:t xml:space="preserve"> </w:t>
      </w:r>
      <w:r w:rsidRPr="005E711A">
        <w:t>poor</w:t>
      </w:r>
      <w:r w:rsidRPr="005E711A">
        <w:rPr>
          <w:spacing w:val="-9"/>
        </w:rPr>
        <w:t xml:space="preserve"> </w:t>
      </w:r>
      <w:r w:rsidRPr="005E711A">
        <w:t>appetite were</w:t>
      </w:r>
      <w:r w:rsidRPr="005E711A">
        <w:rPr>
          <w:spacing w:val="-1"/>
        </w:rPr>
        <w:t xml:space="preserve"> </w:t>
      </w:r>
      <w:r w:rsidRPr="005E711A">
        <w:t>associated</w:t>
      </w:r>
      <w:r w:rsidRPr="005E711A">
        <w:rPr>
          <w:spacing w:val="-3"/>
        </w:rPr>
        <w:t xml:space="preserve"> </w:t>
      </w:r>
      <w:r w:rsidRPr="005E711A">
        <w:t>with</w:t>
      </w:r>
      <w:r w:rsidRPr="005E711A">
        <w:rPr>
          <w:spacing w:val="-3"/>
        </w:rPr>
        <w:t xml:space="preserve"> </w:t>
      </w:r>
      <w:r w:rsidRPr="005E711A">
        <w:t>increased</w:t>
      </w:r>
      <w:r w:rsidRPr="005E711A">
        <w:rPr>
          <w:spacing w:val="-2"/>
        </w:rPr>
        <w:t xml:space="preserve"> mortality.</w:t>
      </w:r>
    </w:p>
    <w:p w14:paraId="675653BE" w14:textId="77777777" w:rsidR="005D10B7" w:rsidRPr="005E711A" w:rsidRDefault="0094378C">
      <w:pPr>
        <w:pStyle w:val="ListParagraph"/>
        <w:numPr>
          <w:ilvl w:val="0"/>
          <w:numId w:val="2"/>
        </w:numPr>
        <w:tabs>
          <w:tab w:val="left" w:pos="867"/>
          <w:tab w:val="left" w:pos="870"/>
        </w:tabs>
        <w:spacing w:line="232" w:lineRule="auto"/>
        <w:ind w:right="357"/>
      </w:pPr>
      <w:r w:rsidRPr="005E711A">
        <w:t>Increased cortisol and ACTH were associated with increased risk of death, whereas opiate use appeared to be protective.</w:t>
      </w:r>
    </w:p>
    <w:p w14:paraId="75D77BA8" w14:textId="77777777" w:rsidR="005D10B7" w:rsidRPr="005E711A" w:rsidRDefault="0094378C">
      <w:pPr>
        <w:pStyle w:val="ListParagraph"/>
        <w:numPr>
          <w:ilvl w:val="0"/>
          <w:numId w:val="2"/>
        </w:numPr>
        <w:tabs>
          <w:tab w:val="left" w:pos="867"/>
          <w:tab w:val="left" w:pos="870"/>
        </w:tabs>
        <w:spacing w:before="2" w:line="232" w:lineRule="auto"/>
        <w:ind w:right="371"/>
      </w:pPr>
      <w:r w:rsidRPr="005E711A">
        <w:lastRenderedPageBreak/>
        <w:t>Reduced</w:t>
      </w:r>
      <w:r w:rsidRPr="005E711A">
        <w:rPr>
          <w:spacing w:val="80"/>
        </w:rPr>
        <w:t xml:space="preserve"> </w:t>
      </w:r>
      <w:r w:rsidRPr="005E711A">
        <w:t>systolic</w:t>
      </w:r>
      <w:r w:rsidRPr="005E711A">
        <w:rPr>
          <w:spacing w:val="80"/>
        </w:rPr>
        <w:t xml:space="preserve"> </w:t>
      </w:r>
      <w:r w:rsidRPr="005E711A">
        <w:t>and</w:t>
      </w:r>
      <w:r w:rsidRPr="005E711A">
        <w:rPr>
          <w:spacing w:val="80"/>
        </w:rPr>
        <w:t xml:space="preserve"> </w:t>
      </w:r>
      <w:r w:rsidRPr="005E711A">
        <w:t>diastolic</w:t>
      </w:r>
      <w:r w:rsidRPr="005E711A">
        <w:rPr>
          <w:spacing w:val="80"/>
        </w:rPr>
        <w:t xml:space="preserve"> </w:t>
      </w:r>
      <w:r w:rsidRPr="005E711A">
        <w:t>blood</w:t>
      </w:r>
      <w:r w:rsidRPr="005E711A">
        <w:rPr>
          <w:spacing w:val="80"/>
        </w:rPr>
        <w:t xml:space="preserve"> </w:t>
      </w:r>
      <w:r w:rsidRPr="005E711A">
        <w:t>pressures,</w:t>
      </w:r>
      <w:r w:rsidRPr="005E711A">
        <w:rPr>
          <w:spacing w:val="80"/>
        </w:rPr>
        <w:t xml:space="preserve"> </w:t>
      </w:r>
      <w:r w:rsidRPr="005E711A">
        <w:t>elevated</w:t>
      </w:r>
      <w:r w:rsidRPr="005E711A">
        <w:rPr>
          <w:spacing w:val="80"/>
        </w:rPr>
        <w:t xml:space="preserve"> </w:t>
      </w:r>
      <w:r w:rsidRPr="005E711A">
        <w:t>random</w:t>
      </w:r>
      <w:r w:rsidRPr="005E711A">
        <w:rPr>
          <w:spacing w:val="80"/>
        </w:rPr>
        <w:t xml:space="preserve"> </w:t>
      </w:r>
      <w:r w:rsidRPr="005E711A">
        <w:t>cortisol</w:t>
      </w:r>
      <w:r w:rsidRPr="005E711A">
        <w:rPr>
          <w:spacing w:val="80"/>
        </w:rPr>
        <w:t xml:space="preserve"> </w:t>
      </w:r>
      <w:r w:rsidRPr="005E711A">
        <w:t>and</w:t>
      </w:r>
      <w:r w:rsidRPr="005E711A">
        <w:rPr>
          <w:spacing w:val="80"/>
        </w:rPr>
        <w:t xml:space="preserve"> </w:t>
      </w:r>
      <w:r w:rsidRPr="005E711A">
        <w:t>opiate</w:t>
      </w:r>
      <w:r w:rsidRPr="005E711A">
        <w:rPr>
          <w:spacing w:val="80"/>
        </w:rPr>
        <w:t xml:space="preserve"> </w:t>
      </w:r>
      <w:r w:rsidRPr="005E711A">
        <w:t>use</w:t>
      </w:r>
      <w:r w:rsidRPr="005E711A">
        <w:rPr>
          <w:spacing w:val="80"/>
        </w:rPr>
        <w:t xml:space="preserve"> </w:t>
      </w:r>
      <w:r w:rsidRPr="005E711A">
        <w:t>were independently associated with 12-month mortality.</w:t>
      </w:r>
    </w:p>
    <w:p w14:paraId="66AFE1DA" w14:textId="77777777" w:rsidR="005D10B7" w:rsidRPr="005E711A" w:rsidRDefault="0094378C">
      <w:pPr>
        <w:pStyle w:val="ListParagraph"/>
        <w:numPr>
          <w:ilvl w:val="0"/>
          <w:numId w:val="2"/>
        </w:numPr>
        <w:tabs>
          <w:tab w:val="left" w:pos="867"/>
        </w:tabs>
        <w:spacing w:line="246" w:lineRule="exact"/>
        <w:ind w:left="867" w:hanging="357"/>
      </w:pPr>
      <w:r w:rsidRPr="005E711A">
        <w:t>Patients</w:t>
      </w:r>
      <w:r w:rsidRPr="005E711A">
        <w:rPr>
          <w:spacing w:val="-7"/>
        </w:rPr>
        <w:t xml:space="preserve"> </w:t>
      </w:r>
      <w:r w:rsidRPr="005E711A">
        <w:t>with</w:t>
      </w:r>
      <w:r w:rsidRPr="005E711A">
        <w:rPr>
          <w:spacing w:val="-2"/>
        </w:rPr>
        <w:t xml:space="preserve"> </w:t>
      </w:r>
      <w:r w:rsidRPr="005E711A">
        <w:t>AI</w:t>
      </w:r>
      <w:r w:rsidRPr="005E711A">
        <w:rPr>
          <w:spacing w:val="-5"/>
        </w:rPr>
        <w:t xml:space="preserve"> </w:t>
      </w:r>
      <w:r w:rsidRPr="005E711A">
        <w:t>improved</w:t>
      </w:r>
      <w:r w:rsidRPr="005E711A">
        <w:rPr>
          <w:spacing w:val="-2"/>
        </w:rPr>
        <w:t xml:space="preserve"> </w:t>
      </w:r>
      <w:r w:rsidRPr="005E711A">
        <w:t>survival</w:t>
      </w:r>
      <w:r w:rsidRPr="005E711A">
        <w:rPr>
          <w:spacing w:val="-3"/>
        </w:rPr>
        <w:t xml:space="preserve"> </w:t>
      </w:r>
      <w:r w:rsidRPr="005E711A">
        <w:t>at</w:t>
      </w:r>
      <w:r w:rsidRPr="005E711A">
        <w:rPr>
          <w:spacing w:val="-11"/>
        </w:rPr>
        <w:t xml:space="preserve"> </w:t>
      </w:r>
      <w:r w:rsidRPr="005E711A">
        <w:t>12</w:t>
      </w:r>
      <w:r w:rsidRPr="005E711A">
        <w:rPr>
          <w:spacing w:val="-1"/>
        </w:rPr>
        <w:t xml:space="preserve"> </w:t>
      </w:r>
      <w:r w:rsidRPr="005E711A">
        <w:t>months,</w:t>
      </w:r>
      <w:r w:rsidRPr="005E711A">
        <w:rPr>
          <w:spacing w:val="-6"/>
        </w:rPr>
        <w:t xml:space="preserve"> </w:t>
      </w:r>
      <w:r w:rsidRPr="005E711A">
        <w:t>compared</w:t>
      </w:r>
      <w:r w:rsidRPr="005E711A">
        <w:rPr>
          <w:spacing w:val="-1"/>
        </w:rPr>
        <w:t xml:space="preserve"> </w:t>
      </w:r>
      <w:r w:rsidRPr="005E711A">
        <w:t>with</w:t>
      </w:r>
      <w:r w:rsidRPr="005E711A">
        <w:rPr>
          <w:spacing w:val="-2"/>
        </w:rPr>
        <w:t xml:space="preserve"> </w:t>
      </w:r>
      <w:r w:rsidRPr="005E711A">
        <w:t>those</w:t>
      </w:r>
      <w:r w:rsidRPr="005E711A">
        <w:rPr>
          <w:spacing w:val="-1"/>
        </w:rPr>
        <w:t xml:space="preserve"> </w:t>
      </w:r>
      <w:r w:rsidRPr="005E711A">
        <w:rPr>
          <w:spacing w:val="-2"/>
        </w:rPr>
        <w:t>without.</w:t>
      </w:r>
    </w:p>
    <w:p w14:paraId="586FEE75" w14:textId="0C6FE742" w:rsidR="006F4BA2" w:rsidRPr="005E711A" w:rsidRDefault="00EF2954">
      <w:pPr>
        <w:pStyle w:val="ListParagraph"/>
        <w:numPr>
          <w:ilvl w:val="0"/>
          <w:numId w:val="2"/>
        </w:numPr>
        <w:tabs>
          <w:tab w:val="left" w:pos="867"/>
        </w:tabs>
        <w:spacing w:line="246" w:lineRule="exact"/>
        <w:ind w:left="867" w:hanging="357"/>
      </w:pPr>
      <w:r w:rsidRPr="005E711A">
        <w:rPr>
          <w:spacing w:val="-2"/>
        </w:rPr>
        <w:t xml:space="preserve">There was </w:t>
      </w:r>
      <w:r w:rsidR="00DF0583" w:rsidRPr="005E711A">
        <w:rPr>
          <w:spacing w:val="-2"/>
        </w:rPr>
        <w:t>a borderline</w:t>
      </w:r>
      <w:r w:rsidRPr="005E711A">
        <w:rPr>
          <w:spacing w:val="-2"/>
        </w:rPr>
        <w:t xml:space="preserve"> difference in the AI m</w:t>
      </w:r>
      <w:r w:rsidR="006F4BA2" w:rsidRPr="005E711A">
        <w:rPr>
          <w:spacing w:val="-2"/>
        </w:rPr>
        <w:t xml:space="preserve">ortality </w:t>
      </w:r>
      <w:r w:rsidR="00DF0583" w:rsidRPr="005E711A">
        <w:rPr>
          <w:spacing w:val="-2"/>
        </w:rPr>
        <w:t xml:space="preserve">of </w:t>
      </w:r>
      <w:r w:rsidR="006F4BA2" w:rsidRPr="005E711A">
        <w:rPr>
          <w:spacing w:val="-2"/>
        </w:rPr>
        <w:t>19.6% in</w:t>
      </w:r>
      <w:r w:rsidRPr="005E711A">
        <w:rPr>
          <w:spacing w:val="-2"/>
        </w:rPr>
        <w:t xml:space="preserve"> </w:t>
      </w:r>
      <w:r w:rsidR="00DF0583" w:rsidRPr="005E711A">
        <w:rPr>
          <w:spacing w:val="-2"/>
        </w:rPr>
        <w:t>contrast</w:t>
      </w:r>
      <w:r w:rsidRPr="005E711A">
        <w:rPr>
          <w:spacing w:val="-2"/>
        </w:rPr>
        <w:t xml:space="preserve"> with</w:t>
      </w:r>
      <w:r w:rsidR="006F4BA2" w:rsidRPr="005E711A">
        <w:rPr>
          <w:spacing w:val="-2"/>
        </w:rPr>
        <w:t xml:space="preserve"> 31.7% in those without AI</w:t>
      </w:r>
      <w:r w:rsidRPr="005E711A">
        <w:rPr>
          <w:spacing w:val="-2"/>
        </w:rPr>
        <w:t xml:space="preserve"> (p=0.06) </w:t>
      </w:r>
    </w:p>
    <w:p w14:paraId="5B29A5C1" w14:textId="77777777" w:rsidR="00C829A4" w:rsidRPr="005E711A" w:rsidRDefault="00C829A4" w:rsidP="00C829A4">
      <w:pPr>
        <w:pStyle w:val="ListParagraph"/>
        <w:tabs>
          <w:tab w:val="left" w:pos="867"/>
        </w:tabs>
        <w:spacing w:line="246" w:lineRule="exact"/>
        <w:ind w:left="867"/>
      </w:pPr>
    </w:p>
    <w:p w14:paraId="605203FA" w14:textId="2E86172C" w:rsidR="00C829A4" w:rsidRPr="005E711A" w:rsidRDefault="00C829A4" w:rsidP="005E711A">
      <w:pPr>
        <w:tabs>
          <w:tab w:val="left" w:pos="867"/>
        </w:tabs>
        <w:spacing w:line="246" w:lineRule="exact"/>
        <w:ind w:firstLine="510"/>
        <w:rPr>
          <w:b/>
          <w:bCs/>
        </w:rPr>
      </w:pPr>
      <w:r w:rsidRPr="005E711A">
        <w:rPr>
          <w:b/>
          <w:bCs/>
        </w:rPr>
        <w:t>VERSION 2</w:t>
      </w:r>
    </w:p>
    <w:p w14:paraId="1D837EA6" w14:textId="77777777" w:rsidR="00727445" w:rsidRPr="005E711A" w:rsidRDefault="00727445" w:rsidP="00B15E60">
      <w:pPr>
        <w:tabs>
          <w:tab w:val="left" w:pos="867"/>
        </w:tabs>
        <w:spacing w:line="246" w:lineRule="exact"/>
      </w:pPr>
    </w:p>
    <w:p w14:paraId="44998329" w14:textId="7C904E4C" w:rsidR="00FB5CF4" w:rsidRPr="005E711A" w:rsidRDefault="00C44D05" w:rsidP="00C829A4">
      <w:pPr>
        <w:pStyle w:val="ListParagraph"/>
        <w:tabs>
          <w:tab w:val="left" w:pos="868"/>
          <w:tab w:val="left" w:pos="870"/>
        </w:tabs>
        <w:spacing w:line="237" w:lineRule="auto"/>
        <w:ind w:left="870" w:right="351"/>
      </w:pPr>
      <w:r w:rsidRPr="005E711A">
        <w:rPr>
          <w:w w:val="75"/>
        </w:rPr>
        <w:t xml:space="preserve">Our data represents an incidence of adrenal insufficiency of 9.95% in patients with advanced HIV who presented with an opportunistic infection. </w:t>
      </w:r>
      <w:r w:rsidRPr="005E711A">
        <w:t>Overall,</w:t>
      </w:r>
      <w:r w:rsidRPr="005E711A">
        <w:rPr>
          <w:spacing w:val="-7"/>
        </w:rPr>
        <w:t xml:space="preserve"> </w:t>
      </w:r>
      <w:r w:rsidRPr="005E711A">
        <w:t>in</w:t>
      </w:r>
      <w:r w:rsidRPr="005E711A">
        <w:rPr>
          <w:spacing w:val="-1"/>
        </w:rPr>
        <w:t xml:space="preserve"> </w:t>
      </w:r>
      <w:r w:rsidRPr="005E711A">
        <w:t>this</w:t>
      </w:r>
      <w:r w:rsidRPr="005E711A">
        <w:rPr>
          <w:spacing w:val="-4"/>
        </w:rPr>
        <w:t xml:space="preserve"> </w:t>
      </w:r>
      <w:r w:rsidRPr="005E711A">
        <w:t>cohort,</w:t>
      </w:r>
      <w:r w:rsidRPr="005E711A">
        <w:rPr>
          <w:spacing w:val="-5"/>
        </w:rPr>
        <w:t xml:space="preserve"> </w:t>
      </w:r>
      <w:r w:rsidRPr="005E711A">
        <w:t>the</w:t>
      </w:r>
      <w:r w:rsidRPr="005E711A">
        <w:rPr>
          <w:spacing w:val="-1"/>
        </w:rPr>
        <w:t xml:space="preserve"> </w:t>
      </w:r>
      <w:r w:rsidRPr="005E711A">
        <w:t>youngest</w:t>
      </w:r>
      <w:r w:rsidRPr="005E711A">
        <w:rPr>
          <w:spacing w:val="-5"/>
        </w:rPr>
        <w:t xml:space="preserve"> </w:t>
      </w:r>
      <w:r w:rsidRPr="005E711A">
        <w:t>group</w:t>
      </w:r>
      <w:r w:rsidRPr="005E711A">
        <w:rPr>
          <w:spacing w:val="-1"/>
        </w:rPr>
        <w:t xml:space="preserve"> </w:t>
      </w:r>
      <w:r w:rsidRPr="005E711A">
        <w:t>had</w:t>
      </w:r>
      <w:r w:rsidRPr="005E711A">
        <w:rPr>
          <w:spacing w:val="-1"/>
        </w:rPr>
        <w:t xml:space="preserve"> </w:t>
      </w:r>
      <w:r w:rsidRPr="005E711A">
        <w:t>the</w:t>
      </w:r>
      <w:r w:rsidRPr="005E711A">
        <w:rPr>
          <w:spacing w:val="-2"/>
        </w:rPr>
        <w:t xml:space="preserve"> </w:t>
      </w:r>
      <w:r w:rsidRPr="005E711A">
        <w:t>lowest</w:t>
      </w:r>
      <w:r w:rsidRPr="005E711A">
        <w:rPr>
          <w:spacing w:val="-4"/>
        </w:rPr>
        <w:t xml:space="preserve"> </w:t>
      </w:r>
      <w:r w:rsidRPr="005E711A">
        <w:t>CD4</w:t>
      </w:r>
      <w:r w:rsidRPr="005E711A">
        <w:rPr>
          <w:spacing w:val="-1"/>
        </w:rPr>
        <w:t xml:space="preserve"> </w:t>
      </w:r>
      <w:r w:rsidRPr="005E711A">
        <w:rPr>
          <w:spacing w:val="-2"/>
        </w:rPr>
        <w:t xml:space="preserve">counts. The prevalence of candida was highest </w:t>
      </w:r>
      <w:r w:rsidR="00FB5CF4" w:rsidRPr="005E711A">
        <w:rPr>
          <w:spacing w:val="-2"/>
        </w:rPr>
        <w:t xml:space="preserve">in lowest CD4 count tertile. </w:t>
      </w:r>
      <w:r w:rsidR="00FB5CF4" w:rsidRPr="005E711A">
        <w:t>Patients</w:t>
      </w:r>
      <w:r w:rsidR="00FB5CF4" w:rsidRPr="005E711A">
        <w:rPr>
          <w:spacing w:val="-5"/>
        </w:rPr>
        <w:t xml:space="preserve"> </w:t>
      </w:r>
      <w:r w:rsidR="00FB5CF4" w:rsidRPr="005E711A">
        <w:t>with</w:t>
      </w:r>
      <w:r w:rsidR="00FB5CF4" w:rsidRPr="005E711A">
        <w:rPr>
          <w:spacing w:val="-2"/>
        </w:rPr>
        <w:t xml:space="preserve"> </w:t>
      </w:r>
      <w:r w:rsidR="00FB5CF4" w:rsidRPr="005E711A">
        <w:t>the</w:t>
      </w:r>
      <w:r w:rsidR="00FB5CF4" w:rsidRPr="005E711A">
        <w:rPr>
          <w:spacing w:val="-2"/>
        </w:rPr>
        <w:t xml:space="preserve"> </w:t>
      </w:r>
      <w:r w:rsidR="00FB5CF4" w:rsidRPr="005E711A">
        <w:t>highest</w:t>
      </w:r>
      <w:r w:rsidR="00FB5CF4" w:rsidRPr="005E711A">
        <w:rPr>
          <w:spacing w:val="-6"/>
        </w:rPr>
        <w:t xml:space="preserve"> </w:t>
      </w:r>
      <w:r w:rsidR="00FB5CF4" w:rsidRPr="005E711A">
        <w:t>viral</w:t>
      </w:r>
      <w:r w:rsidR="00FB5CF4" w:rsidRPr="005E711A">
        <w:rPr>
          <w:spacing w:val="-3"/>
        </w:rPr>
        <w:t xml:space="preserve"> </w:t>
      </w:r>
      <w:r w:rsidR="00FB5CF4" w:rsidRPr="005E711A">
        <w:t>load</w:t>
      </w:r>
      <w:r w:rsidR="00FB5CF4" w:rsidRPr="005E711A">
        <w:rPr>
          <w:spacing w:val="-2"/>
        </w:rPr>
        <w:t xml:space="preserve"> </w:t>
      </w:r>
      <w:r w:rsidR="00FB5CF4" w:rsidRPr="005E711A">
        <w:t>also</w:t>
      </w:r>
      <w:r w:rsidR="00FB5CF4" w:rsidRPr="005E711A">
        <w:rPr>
          <w:spacing w:val="-2"/>
        </w:rPr>
        <w:t xml:space="preserve"> </w:t>
      </w:r>
      <w:r w:rsidR="00FB5CF4" w:rsidRPr="005E711A">
        <w:t>had</w:t>
      </w:r>
      <w:r w:rsidR="00FB5CF4" w:rsidRPr="005E711A">
        <w:rPr>
          <w:spacing w:val="-2"/>
        </w:rPr>
        <w:t xml:space="preserve"> </w:t>
      </w:r>
      <w:r w:rsidR="00FB5CF4" w:rsidRPr="005E711A">
        <w:t>the</w:t>
      </w:r>
      <w:r w:rsidR="00FB5CF4" w:rsidRPr="005E711A">
        <w:rPr>
          <w:spacing w:val="-2"/>
        </w:rPr>
        <w:t xml:space="preserve"> </w:t>
      </w:r>
      <w:r w:rsidR="00FB5CF4" w:rsidRPr="005E711A">
        <w:t>lowest</w:t>
      </w:r>
      <w:r w:rsidR="00FB5CF4" w:rsidRPr="005E711A">
        <w:rPr>
          <w:spacing w:val="-6"/>
        </w:rPr>
        <w:t xml:space="preserve"> </w:t>
      </w:r>
      <w:r w:rsidR="00FB5CF4" w:rsidRPr="005E711A">
        <w:t>white</w:t>
      </w:r>
      <w:r w:rsidR="00FB5CF4" w:rsidRPr="005E711A">
        <w:rPr>
          <w:spacing w:val="-1"/>
        </w:rPr>
        <w:t xml:space="preserve"> </w:t>
      </w:r>
      <w:r w:rsidR="00FB5CF4" w:rsidRPr="005E711A">
        <w:t>cell</w:t>
      </w:r>
      <w:r w:rsidR="00FB5CF4" w:rsidRPr="005E711A">
        <w:rPr>
          <w:spacing w:val="-4"/>
        </w:rPr>
        <w:t xml:space="preserve"> </w:t>
      </w:r>
      <w:r w:rsidR="00FB5CF4" w:rsidRPr="005E711A">
        <w:t>counts,</w:t>
      </w:r>
      <w:r w:rsidR="00FB5CF4" w:rsidRPr="005E711A">
        <w:rPr>
          <w:spacing w:val="-6"/>
        </w:rPr>
        <w:t xml:space="preserve"> </w:t>
      </w:r>
      <w:r w:rsidR="00FB5CF4" w:rsidRPr="005E711A">
        <w:t>lymphocytes</w:t>
      </w:r>
      <w:r w:rsidR="00FB5CF4" w:rsidRPr="005E711A">
        <w:rPr>
          <w:spacing w:val="-5"/>
        </w:rPr>
        <w:t xml:space="preserve"> </w:t>
      </w:r>
      <w:r w:rsidR="00FB5CF4" w:rsidRPr="005E711A">
        <w:t>and</w:t>
      </w:r>
      <w:r w:rsidR="00FB5CF4" w:rsidRPr="005E711A">
        <w:rPr>
          <w:spacing w:val="-1"/>
        </w:rPr>
        <w:t xml:space="preserve"> </w:t>
      </w:r>
      <w:r w:rsidR="00FB5CF4" w:rsidRPr="005E711A">
        <w:rPr>
          <w:spacing w:val="-2"/>
        </w:rPr>
        <w:t xml:space="preserve">neutrophils. </w:t>
      </w:r>
      <w:r w:rsidR="00FB5CF4" w:rsidRPr="005E711A">
        <w:t>Patients</w:t>
      </w:r>
      <w:r w:rsidR="00FB5CF4" w:rsidRPr="005E711A">
        <w:rPr>
          <w:spacing w:val="40"/>
        </w:rPr>
        <w:t xml:space="preserve"> </w:t>
      </w:r>
      <w:r w:rsidR="00FB5CF4" w:rsidRPr="005E711A">
        <w:t>with</w:t>
      </w:r>
      <w:r w:rsidR="00FB5CF4" w:rsidRPr="005E711A">
        <w:rPr>
          <w:spacing w:val="40"/>
        </w:rPr>
        <w:t xml:space="preserve"> </w:t>
      </w:r>
      <w:r w:rsidR="00FB5CF4" w:rsidRPr="005E711A">
        <w:t>AI</w:t>
      </w:r>
      <w:r w:rsidR="00FB5CF4" w:rsidRPr="005E711A">
        <w:rPr>
          <w:spacing w:val="40"/>
        </w:rPr>
        <w:t xml:space="preserve"> </w:t>
      </w:r>
      <w:r w:rsidR="00FB5CF4" w:rsidRPr="005E711A">
        <w:t>had</w:t>
      </w:r>
      <w:r w:rsidR="00FB5CF4" w:rsidRPr="005E711A">
        <w:rPr>
          <w:spacing w:val="40"/>
        </w:rPr>
        <w:t xml:space="preserve"> </w:t>
      </w:r>
      <w:r w:rsidR="00FB5CF4" w:rsidRPr="005E711A">
        <w:t>significantly</w:t>
      </w:r>
      <w:r w:rsidR="00FB5CF4" w:rsidRPr="005E711A">
        <w:rPr>
          <w:spacing w:val="40"/>
        </w:rPr>
        <w:t xml:space="preserve"> </w:t>
      </w:r>
      <w:r w:rsidR="00FB5CF4" w:rsidRPr="005E711A">
        <w:t>higher</w:t>
      </w:r>
      <w:r w:rsidR="00FB5CF4" w:rsidRPr="005E711A">
        <w:rPr>
          <w:spacing w:val="40"/>
        </w:rPr>
        <w:t xml:space="preserve"> </w:t>
      </w:r>
      <w:r w:rsidR="00FB5CF4" w:rsidRPr="005E711A">
        <w:t>incidence</w:t>
      </w:r>
      <w:r w:rsidR="00FB5CF4" w:rsidRPr="005E711A">
        <w:rPr>
          <w:spacing w:val="40"/>
        </w:rPr>
        <w:t xml:space="preserve"> </w:t>
      </w:r>
      <w:r w:rsidR="00FB5CF4" w:rsidRPr="005E711A">
        <w:t>of</w:t>
      </w:r>
      <w:r w:rsidR="00FB5CF4" w:rsidRPr="005E711A">
        <w:rPr>
          <w:spacing w:val="40"/>
        </w:rPr>
        <w:t xml:space="preserve"> </w:t>
      </w:r>
      <w:r w:rsidR="00FB5CF4" w:rsidRPr="005E711A">
        <w:t>extrapulmonary</w:t>
      </w:r>
      <w:r w:rsidR="00FB5CF4" w:rsidRPr="005E711A">
        <w:rPr>
          <w:spacing w:val="40"/>
        </w:rPr>
        <w:t xml:space="preserve"> </w:t>
      </w:r>
      <w:r w:rsidR="00FB5CF4" w:rsidRPr="005E711A">
        <w:t>tuberculosis</w:t>
      </w:r>
      <w:r w:rsidR="00FB5CF4" w:rsidRPr="005E711A">
        <w:rPr>
          <w:spacing w:val="40"/>
        </w:rPr>
        <w:t xml:space="preserve"> </w:t>
      </w:r>
      <w:r w:rsidR="00FB5CF4" w:rsidRPr="005E711A">
        <w:t>and</w:t>
      </w:r>
      <w:r w:rsidR="00FB5CF4" w:rsidRPr="005E711A">
        <w:rPr>
          <w:spacing w:val="40"/>
        </w:rPr>
        <w:t xml:space="preserve"> </w:t>
      </w:r>
      <w:r w:rsidR="00FB5CF4" w:rsidRPr="005E711A">
        <w:t xml:space="preserve">Cryptococcus infection and higher serum sodium concentrations. The presence of high viral </w:t>
      </w:r>
      <w:proofErr w:type="gramStart"/>
      <w:r w:rsidR="00FB5CF4" w:rsidRPr="005E711A">
        <w:t>load</w:t>
      </w:r>
      <w:proofErr w:type="gramEnd"/>
      <w:r w:rsidR="00FB5CF4" w:rsidRPr="005E711A">
        <w:t xml:space="preserve"> which is accompanied by low CD4 counts, white cell counts, lymphocytes and neutrophil counts was associated with </w:t>
      </w:r>
      <w:r w:rsidR="007E3EF5" w:rsidRPr="005E711A">
        <w:t xml:space="preserve">known causes of adrenal insufficiency such as EPTB and Cryptococcus which predominated in this cohort. Although we cannot prove causality, there was a strong association between these two opportunistic infections and mortality in the AI group, compared to the group with AI. It is a </w:t>
      </w:r>
      <w:proofErr w:type="spellStart"/>
      <w:proofErr w:type="gramStart"/>
      <w:r w:rsidR="007E3EF5" w:rsidRPr="005E711A">
        <w:t>well known</w:t>
      </w:r>
      <w:proofErr w:type="spellEnd"/>
      <w:proofErr w:type="gramEnd"/>
      <w:r w:rsidR="007E3EF5" w:rsidRPr="005E711A">
        <w:t xml:space="preserve"> fact that undiagnosed</w:t>
      </w:r>
      <w:r w:rsidR="0012715F" w:rsidRPr="005E711A">
        <w:t xml:space="preserve"> and untreated</w:t>
      </w:r>
      <w:r w:rsidR="007E3EF5" w:rsidRPr="005E711A">
        <w:t xml:space="preserve"> AI carries significant </w:t>
      </w:r>
      <w:r w:rsidR="0012715F" w:rsidRPr="005E711A">
        <w:t>mortality, and it is possible that we can mitigate against this possibility by viewing the co-infection with these terrible twins</w:t>
      </w:r>
      <w:r w:rsidR="005301E8" w:rsidRPr="005E711A">
        <w:t xml:space="preserve"> in advanced HIV</w:t>
      </w:r>
      <w:r w:rsidR="0012715F" w:rsidRPr="005E711A">
        <w:t xml:space="preserve"> as AI-defining </w:t>
      </w:r>
      <w:r w:rsidR="005301E8" w:rsidRPr="005E711A">
        <w:t>illnesses</w:t>
      </w:r>
      <w:r w:rsidR="0012715F" w:rsidRPr="005E711A">
        <w:t xml:space="preserve"> which would trigger a cortisol screening test to facilitate early diagnosis and intervention. </w:t>
      </w:r>
      <w:r w:rsidR="005301E8" w:rsidRPr="005E711A">
        <w:t>This is premised on the established clinical practice of automatic screening for cryptococcus in HIV positive patients admitted with CD4 counts less than 100 cells/mm</w:t>
      </w:r>
      <w:r w:rsidR="005301E8" w:rsidRPr="005E711A">
        <w:rPr>
          <w:vertAlign w:val="superscript"/>
        </w:rPr>
        <w:t>3</w:t>
      </w:r>
      <w:r w:rsidR="005301E8" w:rsidRPr="005E711A">
        <w:t>.</w:t>
      </w:r>
    </w:p>
    <w:p w14:paraId="4A110A8F" w14:textId="77777777" w:rsidR="005301E8" w:rsidRPr="005E711A" w:rsidRDefault="005301E8" w:rsidP="00B15E60">
      <w:pPr>
        <w:pStyle w:val="ListParagraph"/>
        <w:tabs>
          <w:tab w:val="left" w:pos="868"/>
          <w:tab w:val="left" w:pos="870"/>
        </w:tabs>
        <w:spacing w:line="237" w:lineRule="auto"/>
        <w:ind w:left="870" w:right="351"/>
      </w:pPr>
    </w:p>
    <w:p w14:paraId="524C7ECA" w14:textId="296F5C7A" w:rsidR="00196095" w:rsidRPr="005E711A" w:rsidRDefault="0012715F" w:rsidP="00C829A4">
      <w:pPr>
        <w:tabs>
          <w:tab w:val="left" w:pos="867"/>
        </w:tabs>
        <w:spacing w:line="246" w:lineRule="exact"/>
        <w:ind w:left="867"/>
      </w:pPr>
      <w:r w:rsidRPr="005E711A">
        <w:rPr>
          <w:w w:val="75"/>
        </w:rPr>
        <w:t xml:space="preserve">Other positive findings included greater </w:t>
      </w:r>
      <w:proofErr w:type="spellStart"/>
      <w:r w:rsidRPr="005E711A">
        <w:rPr>
          <w:w w:val="75"/>
        </w:rPr>
        <w:t>heamoglobin</w:t>
      </w:r>
      <w:proofErr w:type="spellEnd"/>
      <w:r w:rsidRPr="005E711A">
        <w:rPr>
          <w:w w:val="75"/>
        </w:rPr>
        <w:t xml:space="preserve"> concentrations and higher fluconazole use in the AI compared to the non-</w:t>
      </w:r>
      <w:r w:rsidRPr="005E711A">
        <w:t>AI groups.</w:t>
      </w:r>
      <w:r w:rsidR="008650B7" w:rsidRPr="005E711A">
        <w:t xml:space="preserve"> There was significantly higher mortality at 12 months follow up in the group without adrenal insufficiency compared with AI. Reduced</w:t>
      </w:r>
      <w:r w:rsidR="008650B7" w:rsidRPr="005E711A">
        <w:rPr>
          <w:spacing w:val="80"/>
        </w:rPr>
        <w:t xml:space="preserve"> </w:t>
      </w:r>
      <w:r w:rsidR="008650B7" w:rsidRPr="005E711A">
        <w:t>systolic</w:t>
      </w:r>
      <w:r w:rsidR="008650B7" w:rsidRPr="005E711A">
        <w:rPr>
          <w:spacing w:val="80"/>
        </w:rPr>
        <w:t xml:space="preserve"> </w:t>
      </w:r>
      <w:r w:rsidR="008650B7" w:rsidRPr="005E711A">
        <w:t>and</w:t>
      </w:r>
      <w:r w:rsidR="008650B7" w:rsidRPr="005E711A">
        <w:rPr>
          <w:spacing w:val="80"/>
        </w:rPr>
        <w:t xml:space="preserve"> </w:t>
      </w:r>
      <w:r w:rsidR="008650B7" w:rsidRPr="005E711A">
        <w:t>diastolic</w:t>
      </w:r>
      <w:r w:rsidR="008650B7" w:rsidRPr="005E711A">
        <w:rPr>
          <w:spacing w:val="80"/>
        </w:rPr>
        <w:t xml:space="preserve"> </w:t>
      </w:r>
      <w:r w:rsidR="008650B7" w:rsidRPr="005E711A">
        <w:t>blood</w:t>
      </w:r>
      <w:r w:rsidR="008650B7" w:rsidRPr="005E711A">
        <w:rPr>
          <w:spacing w:val="80"/>
        </w:rPr>
        <w:t xml:space="preserve"> </w:t>
      </w:r>
      <w:r w:rsidR="008650B7" w:rsidRPr="005E711A">
        <w:t>pressures,</w:t>
      </w:r>
      <w:r w:rsidR="008650B7" w:rsidRPr="005E711A">
        <w:rPr>
          <w:spacing w:val="80"/>
        </w:rPr>
        <w:t xml:space="preserve"> </w:t>
      </w:r>
      <w:r w:rsidR="008650B7" w:rsidRPr="005E711A">
        <w:t>elevated</w:t>
      </w:r>
      <w:r w:rsidR="008650B7" w:rsidRPr="005E711A">
        <w:rPr>
          <w:spacing w:val="80"/>
        </w:rPr>
        <w:t xml:space="preserve"> </w:t>
      </w:r>
      <w:r w:rsidR="008650B7" w:rsidRPr="005E711A">
        <w:t>random</w:t>
      </w:r>
      <w:r w:rsidR="008650B7" w:rsidRPr="005E711A">
        <w:rPr>
          <w:spacing w:val="80"/>
        </w:rPr>
        <w:t xml:space="preserve"> </w:t>
      </w:r>
      <w:r w:rsidR="008650B7" w:rsidRPr="005E711A">
        <w:t>cortisol</w:t>
      </w:r>
      <w:r w:rsidR="008650B7" w:rsidRPr="005E711A">
        <w:rPr>
          <w:spacing w:val="80"/>
        </w:rPr>
        <w:t xml:space="preserve"> </w:t>
      </w:r>
      <w:r w:rsidR="008650B7" w:rsidRPr="005E711A">
        <w:t>and</w:t>
      </w:r>
      <w:r w:rsidR="008650B7" w:rsidRPr="005E711A">
        <w:rPr>
          <w:spacing w:val="80"/>
        </w:rPr>
        <w:t xml:space="preserve"> </w:t>
      </w:r>
      <w:r w:rsidR="008650B7" w:rsidRPr="005E711A">
        <w:t>opiate</w:t>
      </w:r>
      <w:r w:rsidR="008650B7" w:rsidRPr="005E711A">
        <w:rPr>
          <w:spacing w:val="80"/>
        </w:rPr>
        <w:t xml:space="preserve"> </w:t>
      </w:r>
      <w:r w:rsidR="008650B7" w:rsidRPr="005E711A">
        <w:t>use</w:t>
      </w:r>
      <w:r w:rsidR="008650B7" w:rsidRPr="005E711A">
        <w:rPr>
          <w:spacing w:val="80"/>
        </w:rPr>
        <w:t xml:space="preserve"> </w:t>
      </w:r>
      <w:r w:rsidR="008650B7" w:rsidRPr="005E711A">
        <w:t>were independently associated with 12-month mortality. Skin</w:t>
      </w:r>
      <w:r w:rsidR="008650B7" w:rsidRPr="005E711A">
        <w:rPr>
          <w:spacing w:val="-5"/>
        </w:rPr>
        <w:t xml:space="preserve"> </w:t>
      </w:r>
      <w:r w:rsidR="008650B7" w:rsidRPr="005E711A">
        <w:t>Pigmentation</w:t>
      </w:r>
      <w:r w:rsidR="008650B7" w:rsidRPr="005E711A">
        <w:rPr>
          <w:spacing w:val="-5"/>
        </w:rPr>
        <w:t xml:space="preserve"> </w:t>
      </w:r>
      <w:r w:rsidR="008650B7" w:rsidRPr="005E711A">
        <w:t>and</w:t>
      </w:r>
      <w:r w:rsidR="008650B7" w:rsidRPr="005E711A">
        <w:rPr>
          <w:spacing w:val="-2"/>
        </w:rPr>
        <w:t xml:space="preserve"> </w:t>
      </w:r>
      <w:r w:rsidR="008650B7" w:rsidRPr="005E711A">
        <w:t>poor</w:t>
      </w:r>
      <w:r w:rsidR="008650B7" w:rsidRPr="005E711A">
        <w:rPr>
          <w:spacing w:val="-9"/>
        </w:rPr>
        <w:t xml:space="preserve"> </w:t>
      </w:r>
      <w:r w:rsidR="008650B7" w:rsidRPr="005E711A">
        <w:t>appetite, lower</w:t>
      </w:r>
      <w:r w:rsidR="008650B7" w:rsidRPr="005E711A">
        <w:rPr>
          <w:spacing w:val="-3"/>
        </w:rPr>
        <w:t xml:space="preserve"> </w:t>
      </w:r>
      <w:r w:rsidR="008650B7" w:rsidRPr="005E711A">
        <w:t>random,</w:t>
      </w:r>
      <w:r w:rsidR="008650B7" w:rsidRPr="005E711A">
        <w:rPr>
          <w:spacing w:val="-1"/>
        </w:rPr>
        <w:t xml:space="preserve"> </w:t>
      </w:r>
      <w:r w:rsidR="008650B7" w:rsidRPr="005E711A">
        <w:t>basal,</w:t>
      </w:r>
      <w:r w:rsidR="008650B7" w:rsidRPr="005E711A">
        <w:rPr>
          <w:spacing w:val="-1"/>
        </w:rPr>
        <w:t xml:space="preserve"> </w:t>
      </w:r>
      <w:r w:rsidR="008650B7" w:rsidRPr="005E711A">
        <w:t>stimulated,</w:t>
      </w:r>
      <w:r w:rsidR="008650B7" w:rsidRPr="005E711A">
        <w:rPr>
          <w:spacing w:val="-1"/>
        </w:rPr>
        <w:t xml:space="preserve"> </w:t>
      </w:r>
      <w:r w:rsidR="008650B7" w:rsidRPr="005E711A">
        <w:t>incremental,</w:t>
      </w:r>
      <w:r w:rsidR="008650B7" w:rsidRPr="005E711A">
        <w:rPr>
          <w:spacing w:val="-1"/>
        </w:rPr>
        <w:t xml:space="preserve"> </w:t>
      </w:r>
      <w:r w:rsidR="008650B7" w:rsidRPr="005E711A">
        <w:t xml:space="preserve">and </w:t>
      </w:r>
      <w:r w:rsidR="006F4BA2" w:rsidRPr="005E711A">
        <w:t xml:space="preserve">delta </w:t>
      </w:r>
      <w:r w:rsidR="008650B7" w:rsidRPr="005E711A">
        <w:t>cortisol concentrations</w:t>
      </w:r>
      <w:r w:rsidR="008650B7" w:rsidRPr="005E711A">
        <w:rPr>
          <w:spacing w:val="-5"/>
        </w:rPr>
        <w:t xml:space="preserve"> </w:t>
      </w:r>
      <w:r w:rsidR="008650B7" w:rsidRPr="005E711A">
        <w:t>were</w:t>
      </w:r>
      <w:r w:rsidR="008650B7" w:rsidRPr="005E711A">
        <w:rPr>
          <w:spacing w:val="-2"/>
        </w:rPr>
        <w:t xml:space="preserve"> </w:t>
      </w:r>
      <w:r w:rsidR="008650B7" w:rsidRPr="005E711A">
        <w:t>associated with higher mortality in the adrenal insufficiency group. Patients</w:t>
      </w:r>
      <w:r w:rsidR="008650B7" w:rsidRPr="005E711A">
        <w:rPr>
          <w:spacing w:val="-7"/>
        </w:rPr>
        <w:t xml:space="preserve"> </w:t>
      </w:r>
      <w:r w:rsidR="008650B7" w:rsidRPr="005E711A">
        <w:t>with</w:t>
      </w:r>
      <w:r w:rsidR="008650B7" w:rsidRPr="005E711A">
        <w:rPr>
          <w:spacing w:val="-2"/>
        </w:rPr>
        <w:t xml:space="preserve"> </w:t>
      </w:r>
      <w:r w:rsidR="008650B7" w:rsidRPr="005E711A">
        <w:t>AI</w:t>
      </w:r>
      <w:r w:rsidR="008650B7" w:rsidRPr="005E711A">
        <w:rPr>
          <w:spacing w:val="-5"/>
        </w:rPr>
        <w:t xml:space="preserve"> </w:t>
      </w:r>
      <w:r w:rsidR="008650B7" w:rsidRPr="005E711A">
        <w:t>improved</w:t>
      </w:r>
      <w:r w:rsidR="008650B7" w:rsidRPr="005E711A">
        <w:rPr>
          <w:spacing w:val="-2"/>
        </w:rPr>
        <w:t xml:space="preserve"> </w:t>
      </w:r>
      <w:r w:rsidR="008650B7" w:rsidRPr="005E711A">
        <w:t>survival</w:t>
      </w:r>
      <w:r w:rsidR="008650B7" w:rsidRPr="005E711A">
        <w:rPr>
          <w:spacing w:val="-3"/>
        </w:rPr>
        <w:t xml:space="preserve"> </w:t>
      </w:r>
      <w:r w:rsidR="008650B7" w:rsidRPr="005E711A">
        <w:t>at</w:t>
      </w:r>
      <w:r w:rsidR="008650B7" w:rsidRPr="005E711A">
        <w:rPr>
          <w:spacing w:val="-11"/>
        </w:rPr>
        <w:t xml:space="preserve"> </w:t>
      </w:r>
      <w:r w:rsidR="008650B7" w:rsidRPr="005E711A">
        <w:t>12</w:t>
      </w:r>
      <w:r w:rsidR="008650B7" w:rsidRPr="005E711A">
        <w:rPr>
          <w:spacing w:val="-1"/>
        </w:rPr>
        <w:t xml:space="preserve"> </w:t>
      </w:r>
      <w:r w:rsidR="008650B7" w:rsidRPr="005E711A">
        <w:t>months,</w:t>
      </w:r>
      <w:r w:rsidR="008650B7" w:rsidRPr="005E711A">
        <w:rPr>
          <w:spacing w:val="-6"/>
        </w:rPr>
        <w:t xml:space="preserve"> </w:t>
      </w:r>
      <w:r w:rsidR="008650B7" w:rsidRPr="005E711A">
        <w:t>compared</w:t>
      </w:r>
      <w:r w:rsidR="008650B7" w:rsidRPr="005E711A">
        <w:rPr>
          <w:spacing w:val="-1"/>
        </w:rPr>
        <w:t xml:space="preserve"> </w:t>
      </w:r>
      <w:r w:rsidR="008650B7" w:rsidRPr="005E711A">
        <w:t>with</w:t>
      </w:r>
      <w:r w:rsidR="008650B7" w:rsidRPr="005E711A">
        <w:rPr>
          <w:spacing w:val="-2"/>
        </w:rPr>
        <w:t xml:space="preserve"> </w:t>
      </w:r>
      <w:r w:rsidR="008650B7" w:rsidRPr="005E711A">
        <w:t>those</w:t>
      </w:r>
      <w:r w:rsidR="008650B7" w:rsidRPr="005E711A">
        <w:rPr>
          <w:spacing w:val="-1"/>
        </w:rPr>
        <w:t xml:space="preserve"> </w:t>
      </w:r>
      <w:r w:rsidR="008650B7" w:rsidRPr="005E711A">
        <w:rPr>
          <w:spacing w:val="-2"/>
        </w:rPr>
        <w:t xml:space="preserve">without. This suggests that AI patients may have benefited from </w:t>
      </w:r>
      <w:r w:rsidR="00727445" w:rsidRPr="005E711A">
        <w:rPr>
          <w:spacing w:val="-2"/>
        </w:rPr>
        <w:t xml:space="preserve">admission with cortisol screening, early AI diagnosis, appropriate intervention and </w:t>
      </w:r>
      <w:proofErr w:type="spellStart"/>
      <w:r w:rsidR="00727445" w:rsidRPr="005E711A">
        <w:rPr>
          <w:spacing w:val="-2"/>
        </w:rPr>
        <w:t>followup</w:t>
      </w:r>
      <w:proofErr w:type="spellEnd"/>
      <w:r w:rsidR="00727445" w:rsidRPr="005E711A">
        <w:rPr>
          <w:spacing w:val="-2"/>
        </w:rPr>
        <w:t xml:space="preserve">, further emphasizing the need to embark upon a concerted, global, including the WHO LMIC awareness campaign to raise AI-awareness, especially in patients with advanced HIV presenting with the terrible twins in </w:t>
      </w:r>
      <w:proofErr w:type="spellStart"/>
      <w:r w:rsidR="00727445" w:rsidRPr="005E711A">
        <w:rPr>
          <w:spacing w:val="-2"/>
        </w:rPr>
        <w:t>EPTB</w:t>
      </w:r>
      <w:proofErr w:type="spellEnd"/>
      <w:r w:rsidR="00727445" w:rsidRPr="005E711A">
        <w:rPr>
          <w:spacing w:val="-2"/>
        </w:rPr>
        <w:t xml:space="preserve"> &amp; </w:t>
      </w:r>
      <w:proofErr w:type="spellStart"/>
      <w:r w:rsidR="00727445" w:rsidRPr="005E711A">
        <w:rPr>
          <w:spacing w:val="-2"/>
        </w:rPr>
        <w:t>Cryptoccal</w:t>
      </w:r>
      <w:proofErr w:type="spellEnd"/>
      <w:r w:rsidR="00727445" w:rsidRPr="005E711A">
        <w:rPr>
          <w:spacing w:val="-2"/>
        </w:rPr>
        <w:t xml:space="preserve"> neoformans. This mortality advantage further suggests possible </w:t>
      </w:r>
      <w:r w:rsidR="00196095" w:rsidRPr="005E711A">
        <w:rPr>
          <w:spacing w:val="-2"/>
        </w:rPr>
        <w:t xml:space="preserve">reversibility of HIV associated AI (HIVAAI), thus making cortisol screening, diagnosis and treatment a worthwhile investment in </w:t>
      </w:r>
      <w:proofErr w:type="gramStart"/>
      <w:r w:rsidR="00196095" w:rsidRPr="005E711A">
        <w:rPr>
          <w:spacing w:val="-2"/>
        </w:rPr>
        <w:t>high risk</w:t>
      </w:r>
      <w:proofErr w:type="gramEnd"/>
      <w:r w:rsidR="00196095" w:rsidRPr="005E711A">
        <w:rPr>
          <w:spacing w:val="-2"/>
        </w:rPr>
        <w:t xml:space="preserve"> patients as </w:t>
      </w:r>
      <w:proofErr w:type="spellStart"/>
      <w:r w:rsidR="00196095" w:rsidRPr="005E711A">
        <w:rPr>
          <w:spacing w:val="-2"/>
        </w:rPr>
        <w:t>decribed</w:t>
      </w:r>
      <w:proofErr w:type="spellEnd"/>
      <w:r w:rsidR="00196095" w:rsidRPr="005E711A">
        <w:rPr>
          <w:spacing w:val="-2"/>
        </w:rPr>
        <w:t xml:space="preserve"> above.</w:t>
      </w:r>
    </w:p>
    <w:p w14:paraId="38B7EA30" w14:textId="30CB1B02" w:rsidR="00196095" w:rsidRPr="005E711A" w:rsidRDefault="00C829A4" w:rsidP="00C829A4">
      <w:pPr>
        <w:tabs>
          <w:tab w:val="left" w:pos="867"/>
        </w:tabs>
        <w:spacing w:line="246" w:lineRule="exact"/>
        <w:ind w:left="867"/>
      </w:pPr>
      <w:r w:rsidRPr="005E711A">
        <w:tab/>
      </w:r>
    </w:p>
    <w:p w14:paraId="61C8DCF2" w14:textId="095F8298" w:rsidR="008650B7" w:rsidRPr="005E711A" w:rsidRDefault="001313AA" w:rsidP="00196095">
      <w:pPr>
        <w:tabs>
          <w:tab w:val="left" w:pos="867"/>
        </w:tabs>
        <w:spacing w:line="246" w:lineRule="exact"/>
        <w:rPr>
          <w:b/>
          <w:bCs/>
          <w:spacing w:val="-2"/>
        </w:rPr>
      </w:pPr>
      <w:r w:rsidRPr="005E711A">
        <w:rPr>
          <w:b/>
          <w:bCs/>
          <w:spacing w:val="-2"/>
        </w:rPr>
        <w:tab/>
      </w:r>
      <w:r w:rsidR="00196095" w:rsidRPr="005E711A">
        <w:rPr>
          <w:b/>
          <w:bCs/>
          <w:spacing w:val="-2"/>
        </w:rPr>
        <w:t xml:space="preserve">Comparison with other studies: </w:t>
      </w:r>
    </w:p>
    <w:p w14:paraId="2BB45D66" w14:textId="73F1489C" w:rsidR="00AE52A1" w:rsidRPr="005E711A" w:rsidRDefault="00AE52A1" w:rsidP="00BB07DF">
      <w:pPr>
        <w:tabs>
          <w:tab w:val="left" w:pos="867"/>
        </w:tabs>
        <w:spacing w:line="246" w:lineRule="exact"/>
        <w:ind w:left="867"/>
      </w:pPr>
      <w:r w:rsidRPr="005E711A">
        <w:rPr>
          <w:spacing w:val="-2"/>
        </w:rPr>
        <w:t>In a study by X 16.6% of people with HIV had significantly lower cortisol in contrast to our patients 9.95%who also had HIV.</w:t>
      </w:r>
      <w:r w:rsidR="00A92137" w:rsidRPr="005E711A">
        <w:rPr>
          <w:spacing w:val="-2"/>
        </w:rPr>
        <w:t xml:space="preserve"> There is a wide range of AI prevalences in patients with AIDS, and in contrast to our study prevalence of 9,95%, a study by </w:t>
      </w:r>
      <w:proofErr w:type="spellStart"/>
      <w:r w:rsidR="00A92137" w:rsidRPr="005E711A">
        <w:rPr>
          <w:spacing w:val="-2"/>
        </w:rPr>
        <w:t>Prasanthai</w:t>
      </w:r>
      <w:proofErr w:type="spellEnd"/>
      <w:r w:rsidR="00A92137" w:rsidRPr="005E711A">
        <w:rPr>
          <w:spacing w:val="-2"/>
        </w:rPr>
        <w:t xml:space="preserve"> et al revealed of prevalence of 19.2% in a relatively small study involving 26 patients. They also recommended that adrenal testing should be </w:t>
      </w:r>
      <w:proofErr w:type="spellStart"/>
      <w:r w:rsidR="00A92137" w:rsidRPr="005E711A">
        <w:rPr>
          <w:spacing w:val="-2"/>
        </w:rPr>
        <w:t>perfomed</w:t>
      </w:r>
      <w:proofErr w:type="spellEnd"/>
      <w:r w:rsidR="00A92137" w:rsidRPr="005E711A">
        <w:rPr>
          <w:spacing w:val="-2"/>
        </w:rPr>
        <w:t xml:space="preserve"> on all hospitalized </w:t>
      </w:r>
      <w:r w:rsidR="006F4BA2" w:rsidRPr="005E711A">
        <w:rPr>
          <w:spacing w:val="-2"/>
        </w:rPr>
        <w:t xml:space="preserve">patients with </w:t>
      </w:r>
      <w:r w:rsidR="00C829A4" w:rsidRPr="005E711A">
        <w:rPr>
          <w:spacing w:val="-2"/>
        </w:rPr>
        <w:t>AIDS in</w:t>
      </w:r>
      <w:r w:rsidR="006F4BA2" w:rsidRPr="005E711A">
        <w:rPr>
          <w:spacing w:val="-2"/>
        </w:rPr>
        <w:t xml:space="preserve"> critical and non-critical illness.</w:t>
      </w:r>
    </w:p>
    <w:p w14:paraId="161D4F00" w14:textId="50498F10" w:rsidR="00FB5CF4" w:rsidRPr="005E711A" w:rsidRDefault="00FB5CF4" w:rsidP="00B974FF">
      <w:pPr>
        <w:pStyle w:val="ListParagraph"/>
        <w:spacing w:line="241" w:lineRule="exact"/>
        <w:ind w:left="868"/>
        <w:rPr>
          <w:b/>
          <w:bCs/>
        </w:rPr>
      </w:pPr>
    </w:p>
    <w:p w14:paraId="201D889E" w14:textId="0E649941" w:rsidR="00B974FF" w:rsidRPr="005E711A" w:rsidRDefault="00C829A4" w:rsidP="00C829A4">
      <w:pPr>
        <w:spacing w:line="241" w:lineRule="exact"/>
        <w:rPr>
          <w:b/>
          <w:bCs/>
        </w:rPr>
      </w:pPr>
      <w:r w:rsidRPr="005E711A">
        <w:rPr>
          <w:b/>
          <w:bCs/>
        </w:rPr>
        <w:t xml:space="preserve"> </w:t>
      </w:r>
      <w:r w:rsidR="005E711A">
        <w:rPr>
          <w:b/>
          <w:bCs/>
        </w:rPr>
        <w:t xml:space="preserve"> </w:t>
      </w:r>
      <w:r w:rsidR="005E711A">
        <w:rPr>
          <w:b/>
          <w:bCs/>
        </w:rPr>
        <w:tab/>
      </w:r>
      <w:r w:rsidRPr="005E711A">
        <w:rPr>
          <w:b/>
          <w:bCs/>
        </w:rPr>
        <w:t>VERSION</w:t>
      </w:r>
      <w:r w:rsidR="00B974FF" w:rsidRPr="005E711A">
        <w:rPr>
          <w:b/>
          <w:bCs/>
        </w:rPr>
        <w:t xml:space="preserve"> </w:t>
      </w:r>
      <w:r w:rsidR="00E0415A" w:rsidRPr="005E711A">
        <w:rPr>
          <w:b/>
          <w:bCs/>
        </w:rPr>
        <w:t>3</w:t>
      </w:r>
      <w:r w:rsidR="00B974FF" w:rsidRPr="005E711A">
        <w:rPr>
          <w:b/>
          <w:bCs/>
        </w:rPr>
        <w:t>:</w:t>
      </w:r>
    </w:p>
    <w:p w14:paraId="4A478F1E" w14:textId="77777777" w:rsidR="00B15E60" w:rsidRPr="005E711A" w:rsidRDefault="00B15E60" w:rsidP="00B974FF">
      <w:pPr>
        <w:pStyle w:val="ListParagraph"/>
        <w:spacing w:line="241" w:lineRule="exact"/>
        <w:ind w:left="868"/>
      </w:pPr>
    </w:p>
    <w:p w14:paraId="06D20B5C" w14:textId="27F34ED1" w:rsidR="00B974FF" w:rsidRPr="005E711A" w:rsidRDefault="00B974FF" w:rsidP="00B974FF">
      <w:pPr>
        <w:pStyle w:val="ListParagraph"/>
        <w:spacing w:line="241" w:lineRule="exact"/>
        <w:ind w:left="868"/>
        <w:rPr>
          <w:b/>
          <w:bCs/>
        </w:rPr>
      </w:pPr>
      <w:r w:rsidRPr="005E711A">
        <w:rPr>
          <w:b/>
          <w:bCs/>
        </w:rPr>
        <w:t>Adrenal insufficiency prevalence and demographics</w:t>
      </w:r>
    </w:p>
    <w:p w14:paraId="596A59C2" w14:textId="03EB0997" w:rsidR="00E0415A" w:rsidRPr="005E711A" w:rsidRDefault="00E0415A" w:rsidP="00B974FF">
      <w:pPr>
        <w:pStyle w:val="ListParagraph"/>
        <w:spacing w:line="241" w:lineRule="exact"/>
        <w:ind w:left="868"/>
      </w:pPr>
      <w:r w:rsidRPr="005E711A">
        <w:t xml:space="preserve">Our study identified AI in 9.5 </w:t>
      </w:r>
      <w:r w:rsidR="00F21E7F" w:rsidRPr="005E711A">
        <w:t>%</w:t>
      </w:r>
      <w:r w:rsidRPr="005E711A">
        <w:t xml:space="preserve"> of advanced HIV patients bracket CD 4 less than 100, consistent with prior reports ranging from 5 to 20% in similar cohorts (Elliot at all, 2015 Mayo et all, 2002). The variability may reflect the difference in diagnostic criteria edging ACTH stimulation versus basal cortisol population characteristics searches opportunistic infection burden. Notably, our cohort’s younger age </w:t>
      </w:r>
      <w:r w:rsidR="006F3A6A" w:rsidRPr="005E711A">
        <w:t>group was associated with the lowest CD4 counts.</w:t>
      </w:r>
    </w:p>
    <w:p w14:paraId="4F24367D" w14:textId="77777777" w:rsidR="006F3A6A" w:rsidRPr="005E711A" w:rsidRDefault="006F3A6A" w:rsidP="00B974FF">
      <w:pPr>
        <w:pStyle w:val="ListParagraph"/>
        <w:spacing w:line="241" w:lineRule="exact"/>
        <w:ind w:left="868"/>
      </w:pPr>
    </w:p>
    <w:p w14:paraId="58E44B26" w14:textId="4915FD5A" w:rsidR="006F3A6A" w:rsidRPr="005E711A" w:rsidRDefault="006F3A6A" w:rsidP="00B974FF">
      <w:pPr>
        <w:pStyle w:val="ListParagraph"/>
        <w:spacing w:line="241" w:lineRule="exact"/>
        <w:ind w:left="868"/>
        <w:rPr>
          <w:b/>
          <w:bCs/>
        </w:rPr>
      </w:pPr>
      <w:r w:rsidRPr="005E711A">
        <w:rPr>
          <w:b/>
          <w:bCs/>
        </w:rPr>
        <w:t>OI:</w:t>
      </w:r>
    </w:p>
    <w:p w14:paraId="45798625" w14:textId="3BE40396" w:rsidR="006F3A6A" w:rsidRPr="005E711A" w:rsidRDefault="006F3A6A" w:rsidP="00B974FF">
      <w:pPr>
        <w:pStyle w:val="ListParagraph"/>
        <w:spacing w:line="241" w:lineRule="exact"/>
        <w:ind w:left="868"/>
      </w:pPr>
      <w:r w:rsidRPr="005E711A">
        <w:lastRenderedPageBreak/>
        <w:t>AI patients had higher rates of extra pulmonary TB and cryptococcosis, aligning with studies demonstrating adrenal involvement in disseminated infections (</w:t>
      </w:r>
      <w:r w:rsidR="005E711A" w:rsidRPr="005E711A">
        <w:t>Jarvis</w:t>
      </w:r>
      <w:r w:rsidRPr="005E711A">
        <w:t xml:space="preserve"> at </w:t>
      </w:r>
      <w:r w:rsidR="005E711A" w:rsidRPr="005E711A">
        <w:t>a</w:t>
      </w:r>
      <w:r w:rsidRPr="005E711A">
        <w:t xml:space="preserve">l 2013, </w:t>
      </w:r>
      <w:r w:rsidR="005E711A" w:rsidRPr="005E711A">
        <w:t>Tsang</w:t>
      </w:r>
      <w:r w:rsidRPr="005E711A">
        <w:t xml:space="preserve"> at al</w:t>
      </w:r>
      <w:r w:rsidR="005E711A" w:rsidRPr="005E711A">
        <w:t>.,</w:t>
      </w:r>
      <w:r w:rsidRPr="005E711A">
        <w:t xml:space="preserve"> 2020). For </w:t>
      </w:r>
      <w:proofErr w:type="gramStart"/>
      <w:r w:rsidRPr="005E711A">
        <w:t>example</w:t>
      </w:r>
      <w:proofErr w:type="gramEnd"/>
      <w:r w:rsidRPr="005E711A">
        <w:t xml:space="preserve"> </w:t>
      </w:r>
      <w:r w:rsidR="005E711A" w:rsidRPr="005E711A">
        <w:t>J</w:t>
      </w:r>
      <w:r w:rsidRPr="005E711A">
        <w:t xml:space="preserve">avis </w:t>
      </w:r>
      <w:r w:rsidR="001014E4" w:rsidRPr="005E711A">
        <w:t>e</w:t>
      </w:r>
      <w:r w:rsidRPr="005E711A">
        <w:t xml:space="preserve">t </w:t>
      </w:r>
      <w:r w:rsidR="005E711A" w:rsidRPr="005E711A">
        <w:t>a</w:t>
      </w:r>
      <w:r w:rsidRPr="005E711A">
        <w:t>l</w:t>
      </w:r>
      <w:r w:rsidR="005E711A" w:rsidRPr="005E711A">
        <w:t>.,</w:t>
      </w:r>
      <w:r w:rsidRPr="005E711A">
        <w:t xml:space="preserve"> 2013 </w:t>
      </w:r>
      <w:r w:rsidR="00F21E7F" w:rsidRPr="005E711A">
        <w:t xml:space="preserve">reported </w:t>
      </w:r>
      <w:r w:rsidR="005E711A" w:rsidRPr="005E711A">
        <w:t>adrenal C</w:t>
      </w:r>
      <w:r w:rsidR="00F21E7F" w:rsidRPr="005E711A">
        <w:t>ryptococcus</w:t>
      </w:r>
      <w:r w:rsidRPr="005E711A">
        <w:t xml:space="preserve"> infiltration in 40% of autopsies in advanced HIV. The association between </w:t>
      </w:r>
      <w:r w:rsidR="005E711A" w:rsidRPr="005E711A">
        <w:t>Cryptococcus neoformans</w:t>
      </w:r>
      <w:r w:rsidRPr="005E711A">
        <w:t xml:space="preserve"> and mortality in our AI group parallels findings from </w:t>
      </w:r>
      <w:proofErr w:type="spellStart"/>
      <w:r w:rsidR="005E711A" w:rsidRPr="005E711A">
        <w:t>Bi</w:t>
      </w:r>
      <w:r w:rsidRPr="005E711A">
        <w:t>canic</w:t>
      </w:r>
      <w:proofErr w:type="spellEnd"/>
      <w:r w:rsidRPr="005E711A">
        <w:t xml:space="preserve"> at al</w:t>
      </w:r>
      <w:r w:rsidR="005E711A" w:rsidRPr="005E711A">
        <w:t>., 2009,</w:t>
      </w:r>
      <w:r w:rsidRPr="005E711A">
        <w:t xml:space="preserve"> where the cryptococcal meningitis mortality exceeded 50% in patients with CD4 less than 100.</w:t>
      </w:r>
    </w:p>
    <w:p w14:paraId="2970B7F2" w14:textId="77777777" w:rsidR="006F3A6A" w:rsidRPr="005E711A" w:rsidRDefault="006F3A6A" w:rsidP="00B974FF">
      <w:pPr>
        <w:pStyle w:val="ListParagraph"/>
        <w:spacing w:line="241" w:lineRule="exact"/>
        <w:ind w:left="868"/>
      </w:pPr>
    </w:p>
    <w:p w14:paraId="00D63234" w14:textId="5FA92862" w:rsidR="006F3A6A" w:rsidRPr="005E711A" w:rsidRDefault="006F3A6A" w:rsidP="00B974FF">
      <w:pPr>
        <w:pStyle w:val="ListParagraph"/>
        <w:spacing w:line="241" w:lineRule="exact"/>
        <w:ind w:left="868"/>
        <w:rPr>
          <w:b/>
          <w:bCs/>
        </w:rPr>
      </w:pPr>
      <w:r w:rsidRPr="005E711A">
        <w:rPr>
          <w:b/>
          <w:bCs/>
        </w:rPr>
        <w:t>Lab:</w:t>
      </w:r>
    </w:p>
    <w:p w14:paraId="5796A7E0" w14:textId="55EDD520" w:rsidR="006F3A6A" w:rsidRPr="005E711A" w:rsidRDefault="006F3A6A" w:rsidP="00B974FF">
      <w:pPr>
        <w:pStyle w:val="ListParagraph"/>
        <w:spacing w:line="241" w:lineRule="exact"/>
        <w:ind w:left="868"/>
        <w:rPr>
          <w:b/>
          <w:bCs/>
        </w:rPr>
      </w:pPr>
      <w:r w:rsidRPr="005E711A">
        <w:rPr>
          <w:b/>
          <w:bCs/>
        </w:rPr>
        <w:t>Low CD4/high viral load:</w:t>
      </w:r>
    </w:p>
    <w:p w14:paraId="5011D446" w14:textId="4F5C6546" w:rsidR="00B974FF" w:rsidRPr="005E711A" w:rsidRDefault="006F3A6A" w:rsidP="00B974FF">
      <w:pPr>
        <w:pStyle w:val="ListParagraph"/>
        <w:spacing w:line="241" w:lineRule="exact"/>
        <w:ind w:left="868"/>
      </w:pPr>
      <w:r w:rsidRPr="005E711A">
        <w:t xml:space="preserve">The link between </w:t>
      </w:r>
      <w:proofErr w:type="spellStart"/>
      <w:r w:rsidRPr="005E711A">
        <w:t>leucopaenia</w:t>
      </w:r>
      <w:proofErr w:type="spellEnd"/>
      <w:r w:rsidRPr="005E711A">
        <w:t xml:space="preserve"> (lymphopenia, neutropenia) </w:t>
      </w:r>
      <w:r w:rsidR="00471C71" w:rsidRPr="005E711A">
        <w:t xml:space="preserve">and </w:t>
      </w:r>
      <w:r w:rsidR="005E711A" w:rsidRPr="005E711A">
        <w:t>high viral loads r</w:t>
      </w:r>
      <w:r w:rsidR="00471C71" w:rsidRPr="005E711A">
        <w:t xml:space="preserve">eplicates results from the </w:t>
      </w:r>
      <w:r w:rsidR="005E711A" w:rsidRPr="005E711A">
        <w:t>INSIGHT SMART</w:t>
      </w:r>
      <w:r w:rsidR="00471C71" w:rsidRPr="005E711A">
        <w:t xml:space="preserve"> trial (El-Sadr et </w:t>
      </w:r>
      <w:proofErr w:type="gramStart"/>
      <w:r w:rsidR="00471C71" w:rsidRPr="005E711A">
        <w:t>al .</w:t>
      </w:r>
      <w:proofErr w:type="gramEnd"/>
      <w:r w:rsidR="00471C71" w:rsidRPr="005E711A">
        <w:t>, 2006, which tied uncontrolled viremia to bone marrow suppression.</w:t>
      </w:r>
    </w:p>
    <w:p w14:paraId="757FBFC4" w14:textId="77777777" w:rsidR="005E711A" w:rsidRPr="005E711A" w:rsidRDefault="005E711A" w:rsidP="00B974FF">
      <w:pPr>
        <w:pStyle w:val="ListParagraph"/>
        <w:spacing w:line="241" w:lineRule="exact"/>
        <w:ind w:left="868"/>
      </w:pPr>
    </w:p>
    <w:p w14:paraId="71C7630D" w14:textId="26A60C9E" w:rsidR="00471C71" w:rsidRPr="005E711A" w:rsidRDefault="005E711A" w:rsidP="00B974FF">
      <w:pPr>
        <w:pStyle w:val="ListParagraph"/>
        <w:spacing w:line="241" w:lineRule="exact"/>
        <w:ind w:left="868"/>
      </w:pPr>
      <w:proofErr w:type="spellStart"/>
      <w:r w:rsidRPr="005E711A">
        <w:t>Hypontraemia</w:t>
      </w:r>
      <w:proofErr w:type="spellEnd"/>
      <w:r w:rsidRPr="005E711A">
        <w:t xml:space="preserve"> vs </w:t>
      </w:r>
      <w:proofErr w:type="spellStart"/>
      <w:r w:rsidRPr="005E711A">
        <w:t>Hyponatraemia</w:t>
      </w:r>
      <w:proofErr w:type="spellEnd"/>
      <w:r w:rsidRPr="005E711A">
        <w:t>:</w:t>
      </w:r>
    </w:p>
    <w:p w14:paraId="7F710619" w14:textId="42BAF9B5" w:rsidR="00471C71" w:rsidRPr="005E711A" w:rsidRDefault="00471C71" w:rsidP="00B974FF">
      <w:pPr>
        <w:pStyle w:val="ListParagraph"/>
        <w:spacing w:line="241" w:lineRule="exact"/>
        <w:ind w:left="868"/>
      </w:pPr>
      <w:r w:rsidRPr="005E711A">
        <w:t>Elevated sodium in our AI patients contrast with classic adrenal crisis hyponatremia but matches the reports of mineralocorticoid deficiency in chronic HIV associated AI (</w:t>
      </w:r>
      <w:proofErr w:type="spellStart"/>
      <w:r w:rsidRPr="005E711A">
        <w:t>Eledri</w:t>
      </w:r>
      <w:r w:rsidR="005E711A" w:rsidRPr="005E711A">
        <w:t>s</w:t>
      </w:r>
      <w:r w:rsidRPr="005E711A">
        <w:t>i</w:t>
      </w:r>
      <w:proofErr w:type="spellEnd"/>
      <w:r w:rsidRPr="005E711A">
        <w:t xml:space="preserve"> and </w:t>
      </w:r>
      <w:r w:rsidR="005E711A" w:rsidRPr="005E711A">
        <w:t>Verghese,</w:t>
      </w:r>
      <w:r w:rsidRPr="005E711A">
        <w:t xml:space="preserve"> 2001).</w:t>
      </w:r>
    </w:p>
    <w:p w14:paraId="141A9905" w14:textId="77777777" w:rsidR="00471C71" w:rsidRPr="005E711A" w:rsidRDefault="00471C71" w:rsidP="00B974FF">
      <w:pPr>
        <w:pStyle w:val="ListParagraph"/>
        <w:spacing w:line="241" w:lineRule="exact"/>
        <w:ind w:left="868"/>
      </w:pPr>
    </w:p>
    <w:p w14:paraId="090974D7" w14:textId="3AE672AE" w:rsidR="00471C71" w:rsidRPr="005E711A" w:rsidRDefault="00471C71" w:rsidP="00B974FF">
      <w:pPr>
        <w:pStyle w:val="ListParagraph"/>
        <w:spacing w:line="241" w:lineRule="exact"/>
        <w:ind w:left="868"/>
        <w:rPr>
          <w:b/>
          <w:bCs/>
        </w:rPr>
      </w:pPr>
      <w:r w:rsidRPr="005E711A">
        <w:rPr>
          <w:b/>
          <w:bCs/>
        </w:rPr>
        <w:t>Mortality paradox:</w:t>
      </w:r>
    </w:p>
    <w:p w14:paraId="76728671" w14:textId="33C6D48C" w:rsidR="00471C71" w:rsidRPr="005E711A" w:rsidRDefault="00471C71" w:rsidP="00B974FF">
      <w:pPr>
        <w:pStyle w:val="ListParagraph"/>
        <w:spacing w:line="241" w:lineRule="exact"/>
        <w:ind w:left="868"/>
      </w:pPr>
      <w:r w:rsidRPr="005E711A">
        <w:t xml:space="preserve">Despite higher ROI's, AI patients had lower 12 months mortality (19.6% vs 31.7%, p=0.06). This mirrors the cohere call hot(Sabin et al., 2014), </w:t>
      </w:r>
      <w:proofErr w:type="gramStart"/>
      <w:r w:rsidRPr="005E711A">
        <w:t>Where</w:t>
      </w:r>
      <w:proofErr w:type="gramEnd"/>
      <w:r w:rsidRPr="005E711A">
        <w:t xml:space="preserve"> glucocorticoid replacement in AI improved survival. </w:t>
      </w:r>
      <w:r w:rsidR="002D1301" w:rsidRPr="005E711A">
        <w:t xml:space="preserve">However, other studies egg </w:t>
      </w:r>
      <w:proofErr w:type="spellStart"/>
      <w:r w:rsidR="002D1301" w:rsidRPr="005E711A">
        <w:t>marik</w:t>
      </w:r>
      <w:proofErr w:type="spellEnd"/>
      <w:r w:rsidR="002D1301" w:rsidRPr="005E711A">
        <w:t xml:space="preserve"> et </w:t>
      </w:r>
      <w:proofErr w:type="gramStart"/>
      <w:r w:rsidR="002D1301" w:rsidRPr="005E711A">
        <w:t>al .</w:t>
      </w:r>
      <w:proofErr w:type="gramEnd"/>
      <w:r w:rsidR="002D1301" w:rsidRPr="005E711A">
        <w:t xml:space="preserve">, 2008 Caution against over replacement due to infection risk highlighting a need for tailored therapy. </w:t>
      </w:r>
    </w:p>
    <w:p w14:paraId="1A07F221" w14:textId="77777777" w:rsidR="00B15E60" w:rsidRPr="005E711A" w:rsidRDefault="00B15E60" w:rsidP="00B974FF">
      <w:pPr>
        <w:pStyle w:val="ListParagraph"/>
        <w:spacing w:line="241" w:lineRule="exact"/>
        <w:ind w:left="868"/>
      </w:pPr>
    </w:p>
    <w:p w14:paraId="356BE3E7" w14:textId="11ECA19B" w:rsidR="002D1301" w:rsidRPr="005E711A" w:rsidRDefault="00C829A4" w:rsidP="00B974FF">
      <w:pPr>
        <w:pStyle w:val="ListParagraph"/>
        <w:spacing w:line="241" w:lineRule="exact"/>
        <w:ind w:left="868"/>
        <w:rPr>
          <w:b/>
          <w:bCs/>
        </w:rPr>
      </w:pPr>
      <w:r w:rsidRPr="005E711A">
        <w:rPr>
          <w:b/>
          <w:bCs/>
        </w:rPr>
        <w:t xml:space="preserve">Cortisol </w:t>
      </w:r>
      <w:r w:rsidR="005E711A" w:rsidRPr="005E711A">
        <w:rPr>
          <w:b/>
          <w:bCs/>
        </w:rPr>
        <w:t xml:space="preserve">and </w:t>
      </w:r>
      <w:r w:rsidRPr="005E711A">
        <w:rPr>
          <w:b/>
          <w:bCs/>
        </w:rPr>
        <w:t>Mortality</w:t>
      </w:r>
      <w:r w:rsidR="002D1301" w:rsidRPr="005E711A">
        <w:rPr>
          <w:b/>
          <w:bCs/>
        </w:rPr>
        <w:t>:</w:t>
      </w:r>
    </w:p>
    <w:p w14:paraId="79DF5042" w14:textId="1EC59D6F" w:rsidR="002D1301" w:rsidRPr="005E711A" w:rsidRDefault="002D1301" w:rsidP="00B974FF">
      <w:pPr>
        <w:pStyle w:val="ListParagraph"/>
        <w:spacing w:line="241" w:lineRule="exact"/>
        <w:ind w:left="868"/>
      </w:pPr>
      <w:r w:rsidRPr="005E711A">
        <w:t>The dual observation of low cortisol predicting AI related death and elevated cortisol stress marker al</w:t>
      </w:r>
      <w:r w:rsidR="005E711A" w:rsidRPr="005E711A">
        <w:t>igns</w:t>
      </w:r>
      <w:r w:rsidRPr="005E711A">
        <w:t xml:space="preserve"> with </w:t>
      </w:r>
      <w:r w:rsidR="005E711A" w:rsidRPr="005E711A">
        <w:t>Andersen</w:t>
      </w:r>
      <w:r w:rsidRPr="005E711A">
        <w:t xml:space="preserve"> et al., </w:t>
      </w:r>
      <w:r w:rsidR="005E711A" w:rsidRPr="005E711A">
        <w:t>(</w:t>
      </w:r>
      <w:r w:rsidRPr="005E711A">
        <w:t>2020</w:t>
      </w:r>
      <w:r w:rsidR="005E711A" w:rsidRPr="005E711A">
        <w:t>)</w:t>
      </w:r>
      <w:r w:rsidRPr="005E711A">
        <w:t>, who proposed a U-shaped mortality risk: suggesting that both adrenal failure and excessive stress responses worsen outcomes.</w:t>
      </w:r>
    </w:p>
    <w:p w14:paraId="013C94A0" w14:textId="77777777" w:rsidR="002D1301" w:rsidRPr="005E711A" w:rsidRDefault="002D1301" w:rsidP="00B974FF">
      <w:pPr>
        <w:pStyle w:val="ListParagraph"/>
        <w:spacing w:line="241" w:lineRule="exact"/>
        <w:ind w:left="868"/>
      </w:pPr>
    </w:p>
    <w:p w14:paraId="1EB105A6" w14:textId="655B24E7" w:rsidR="002D1301" w:rsidRPr="005E711A" w:rsidRDefault="002D1301" w:rsidP="00B974FF">
      <w:pPr>
        <w:pStyle w:val="ListParagraph"/>
        <w:spacing w:line="241" w:lineRule="exact"/>
        <w:ind w:left="868"/>
        <w:rPr>
          <w:b/>
          <w:bCs/>
        </w:rPr>
      </w:pPr>
      <w:r w:rsidRPr="005E711A">
        <w:rPr>
          <w:b/>
          <w:bCs/>
        </w:rPr>
        <w:t xml:space="preserve">Comparative analysis: </w:t>
      </w:r>
    </w:p>
    <w:p w14:paraId="13768BE0" w14:textId="77777777" w:rsidR="002D1301" w:rsidRPr="005E711A" w:rsidRDefault="002D1301" w:rsidP="00B974FF">
      <w:pPr>
        <w:pStyle w:val="ListParagraph"/>
        <w:spacing w:line="241" w:lineRule="exact"/>
        <w:ind w:left="868"/>
      </w:pPr>
    </w:p>
    <w:tbl>
      <w:tblPr>
        <w:tblStyle w:val="TableGrid"/>
        <w:tblW w:w="0" w:type="auto"/>
        <w:tblInd w:w="868" w:type="dxa"/>
        <w:tblLook w:val="04A0" w:firstRow="1" w:lastRow="0" w:firstColumn="1" w:lastColumn="0" w:noHBand="0" w:noVBand="1"/>
      </w:tblPr>
      <w:tblGrid>
        <w:gridCol w:w="2481"/>
        <w:gridCol w:w="2641"/>
        <w:gridCol w:w="2589"/>
        <w:gridCol w:w="2591"/>
      </w:tblGrid>
      <w:tr w:rsidR="0051098C" w:rsidRPr="005E711A" w14:paraId="2CB4D0C9" w14:textId="77777777" w:rsidTr="0006760E">
        <w:tc>
          <w:tcPr>
            <w:tcW w:w="2481" w:type="dxa"/>
          </w:tcPr>
          <w:p w14:paraId="3988B1AB" w14:textId="7E4A38A4" w:rsidR="0051098C" w:rsidRPr="005E711A" w:rsidRDefault="0051098C" w:rsidP="00B974FF">
            <w:pPr>
              <w:pStyle w:val="ListParagraph"/>
              <w:spacing w:line="241" w:lineRule="exact"/>
              <w:ind w:left="0"/>
              <w:rPr>
                <w:b/>
                <w:bCs/>
              </w:rPr>
            </w:pPr>
            <w:r w:rsidRPr="005E711A">
              <w:rPr>
                <w:b/>
                <w:bCs/>
              </w:rPr>
              <w:t xml:space="preserve">Findings </w:t>
            </w:r>
          </w:p>
        </w:tc>
        <w:tc>
          <w:tcPr>
            <w:tcW w:w="2641" w:type="dxa"/>
          </w:tcPr>
          <w:p w14:paraId="4C14B61A" w14:textId="73B7B40D" w:rsidR="0051098C" w:rsidRPr="005E711A" w:rsidRDefault="0051098C" w:rsidP="00B974FF">
            <w:pPr>
              <w:pStyle w:val="ListParagraph"/>
              <w:spacing w:line="241" w:lineRule="exact"/>
              <w:ind w:left="0"/>
              <w:rPr>
                <w:b/>
                <w:bCs/>
              </w:rPr>
            </w:pPr>
            <w:r w:rsidRPr="005E711A">
              <w:rPr>
                <w:b/>
                <w:bCs/>
              </w:rPr>
              <w:t>Our study</w:t>
            </w:r>
          </w:p>
        </w:tc>
        <w:tc>
          <w:tcPr>
            <w:tcW w:w="2589" w:type="dxa"/>
          </w:tcPr>
          <w:p w14:paraId="313D680B" w14:textId="62A2B023" w:rsidR="0051098C" w:rsidRPr="005E711A" w:rsidRDefault="0051098C" w:rsidP="00B974FF">
            <w:pPr>
              <w:pStyle w:val="ListParagraph"/>
              <w:spacing w:line="241" w:lineRule="exact"/>
              <w:ind w:left="0"/>
              <w:rPr>
                <w:b/>
                <w:bCs/>
              </w:rPr>
            </w:pPr>
            <w:r w:rsidRPr="005E711A">
              <w:rPr>
                <w:b/>
                <w:bCs/>
              </w:rPr>
              <w:t xml:space="preserve">Comparator </w:t>
            </w:r>
          </w:p>
        </w:tc>
        <w:tc>
          <w:tcPr>
            <w:tcW w:w="2591" w:type="dxa"/>
          </w:tcPr>
          <w:p w14:paraId="519ADA23" w14:textId="791F9EA0" w:rsidR="0051098C" w:rsidRPr="005E711A" w:rsidRDefault="0051098C" w:rsidP="00B974FF">
            <w:pPr>
              <w:pStyle w:val="ListParagraph"/>
              <w:spacing w:line="241" w:lineRule="exact"/>
              <w:ind w:left="0"/>
              <w:rPr>
                <w:b/>
                <w:bCs/>
              </w:rPr>
            </w:pPr>
            <w:r w:rsidRPr="005E711A">
              <w:rPr>
                <w:b/>
                <w:bCs/>
              </w:rPr>
              <w:t>Implications</w:t>
            </w:r>
          </w:p>
        </w:tc>
      </w:tr>
      <w:tr w:rsidR="0051098C" w:rsidRPr="005E711A" w14:paraId="5ADB7C9F" w14:textId="77777777" w:rsidTr="0006760E">
        <w:tc>
          <w:tcPr>
            <w:tcW w:w="2481" w:type="dxa"/>
          </w:tcPr>
          <w:p w14:paraId="2FBA6D83" w14:textId="6AE57F47" w:rsidR="0051098C" w:rsidRPr="005E711A" w:rsidRDefault="0051098C" w:rsidP="00B974FF">
            <w:pPr>
              <w:pStyle w:val="ListParagraph"/>
              <w:spacing w:line="241" w:lineRule="exact"/>
              <w:ind w:left="0"/>
            </w:pPr>
            <w:r w:rsidRPr="005E711A">
              <w:t>AI Prevalence</w:t>
            </w:r>
          </w:p>
        </w:tc>
        <w:tc>
          <w:tcPr>
            <w:tcW w:w="2641" w:type="dxa"/>
          </w:tcPr>
          <w:p w14:paraId="1E0800CD" w14:textId="52562460" w:rsidR="0051098C" w:rsidRPr="005E711A" w:rsidRDefault="0051098C" w:rsidP="00B974FF">
            <w:pPr>
              <w:pStyle w:val="ListParagraph"/>
              <w:spacing w:line="241" w:lineRule="exact"/>
              <w:ind w:left="0"/>
            </w:pPr>
            <w:r w:rsidRPr="005E711A">
              <w:t>9.95%</w:t>
            </w:r>
          </w:p>
        </w:tc>
        <w:tc>
          <w:tcPr>
            <w:tcW w:w="2589" w:type="dxa"/>
          </w:tcPr>
          <w:p w14:paraId="2CD99376" w14:textId="3AAD05A3" w:rsidR="0051098C" w:rsidRPr="005E711A" w:rsidRDefault="0051098C" w:rsidP="00B974FF">
            <w:pPr>
              <w:pStyle w:val="ListParagraph"/>
              <w:spacing w:line="241" w:lineRule="exact"/>
              <w:ind w:left="0"/>
              <w:rPr>
                <w:lang w:val="nl-NL"/>
              </w:rPr>
            </w:pPr>
            <w:r w:rsidRPr="005E711A">
              <w:rPr>
                <w:lang w:val="nl-NL"/>
              </w:rPr>
              <w:t>5-20% (Elliot et al., 2015; Mayo et al., 2002</w:t>
            </w:r>
          </w:p>
        </w:tc>
        <w:tc>
          <w:tcPr>
            <w:tcW w:w="2591" w:type="dxa"/>
          </w:tcPr>
          <w:p w14:paraId="34137384" w14:textId="72C1FBAD" w:rsidR="0051098C" w:rsidRPr="005E711A" w:rsidRDefault="000729F8" w:rsidP="00B974FF">
            <w:pPr>
              <w:pStyle w:val="ListParagraph"/>
              <w:spacing w:line="241" w:lineRule="exact"/>
              <w:ind w:left="0"/>
            </w:pPr>
            <w:r w:rsidRPr="005E711A">
              <w:t>Supports screening in advanced HIV</w:t>
            </w:r>
          </w:p>
        </w:tc>
      </w:tr>
      <w:tr w:rsidR="0051098C" w:rsidRPr="005E711A" w14:paraId="1F873E93" w14:textId="77777777" w:rsidTr="0006760E">
        <w:tc>
          <w:tcPr>
            <w:tcW w:w="2481" w:type="dxa"/>
          </w:tcPr>
          <w:p w14:paraId="3148D3D4" w14:textId="06E9E563" w:rsidR="0051098C" w:rsidRPr="005E711A" w:rsidRDefault="0051098C" w:rsidP="00B974FF">
            <w:pPr>
              <w:pStyle w:val="ListParagraph"/>
              <w:spacing w:line="241" w:lineRule="exact"/>
              <w:ind w:left="0"/>
            </w:pPr>
            <w:r w:rsidRPr="005E711A">
              <w:t>Cryptococcus-mortality</w:t>
            </w:r>
          </w:p>
        </w:tc>
        <w:tc>
          <w:tcPr>
            <w:tcW w:w="2641" w:type="dxa"/>
          </w:tcPr>
          <w:p w14:paraId="51F32D5A" w14:textId="2265D5D8" w:rsidR="0051098C" w:rsidRPr="005E711A" w:rsidRDefault="0051098C" w:rsidP="00B974FF">
            <w:pPr>
              <w:pStyle w:val="ListParagraph"/>
              <w:spacing w:line="241" w:lineRule="exact"/>
              <w:ind w:left="0"/>
            </w:pPr>
            <w:r w:rsidRPr="005E711A">
              <w:t>Strong in AI</w:t>
            </w:r>
          </w:p>
        </w:tc>
        <w:tc>
          <w:tcPr>
            <w:tcW w:w="2589" w:type="dxa"/>
          </w:tcPr>
          <w:p w14:paraId="7E109ADE" w14:textId="55088B36" w:rsidR="0051098C" w:rsidRPr="005E711A" w:rsidRDefault="0051098C" w:rsidP="00B974FF">
            <w:pPr>
              <w:pStyle w:val="ListParagraph"/>
              <w:spacing w:line="241" w:lineRule="exact"/>
              <w:ind w:left="0"/>
            </w:pPr>
            <w:r w:rsidRPr="005E711A">
              <w:t>50% mortality in CD4&lt;100 (</w:t>
            </w:r>
            <w:proofErr w:type="spellStart"/>
            <w:r w:rsidRPr="005E711A">
              <w:t>Bicanic</w:t>
            </w:r>
            <w:proofErr w:type="spellEnd"/>
            <w:r w:rsidRPr="005E711A">
              <w:t xml:space="preserve"> et al., 2009)</w:t>
            </w:r>
          </w:p>
        </w:tc>
        <w:tc>
          <w:tcPr>
            <w:tcW w:w="2591" w:type="dxa"/>
          </w:tcPr>
          <w:p w14:paraId="791FBE84" w14:textId="741372B3" w:rsidR="0051098C" w:rsidRPr="005E711A" w:rsidRDefault="000729F8" w:rsidP="00B974FF">
            <w:pPr>
              <w:pStyle w:val="ListParagraph"/>
              <w:spacing w:line="241" w:lineRule="exact"/>
              <w:ind w:left="0"/>
            </w:pPr>
            <w:r w:rsidRPr="005E711A">
              <w:t>Reinforces need for early antifungal therapy.</w:t>
            </w:r>
          </w:p>
        </w:tc>
      </w:tr>
      <w:tr w:rsidR="0051098C" w:rsidRPr="005E711A" w14:paraId="6A73F356" w14:textId="77777777" w:rsidTr="0006760E">
        <w:tc>
          <w:tcPr>
            <w:tcW w:w="2481" w:type="dxa"/>
          </w:tcPr>
          <w:p w14:paraId="227859D5" w14:textId="6C83D2C4" w:rsidR="0051098C" w:rsidRPr="005E711A" w:rsidRDefault="0051098C" w:rsidP="00B974FF">
            <w:pPr>
              <w:pStyle w:val="ListParagraph"/>
              <w:spacing w:line="241" w:lineRule="exact"/>
              <w:ind w:left="0"/>
            </w:pPr>
            <w:r w:rsidRPr="005E711A">
              <w:t xml:space="preserve">Survival paradox </w:t>
            </w:r>
          </w:p>
        </w:tc>
        <w:tc>
          <w:tcPr>
            <w:tcW w:w="2641" w:type="dxa"/>
          </w:tcPr>
          <w:p w14:paraId="7E1AFE57" w14:textId="0532D330" w:rsidR="0051098C" w:rsidRPr="005E711A" w:rsidRDefault="0051098C" w:rsidP="00B974FF">
            <w:pPr>
              <w:pStyle w:val="ListParagraph"/>
              <w:spacing w:line="241" w:lineRule="exact"/>
              <w:ind w:left="0"/>
            </w:pPr>
            <w:r w:rsidRPr="005E711A">
              <w:t>AI survival benefit (p=0.0</w:t>
            </w:r>
          </w:p>
        </w:tc>
        <w:tc>
          <w:tcPr>
            <w:tcW w:w="2589" w:type="dxa"/>
          </w:tcPr>
          <w:p w14:paraId="7D086CC4" w14:textId="2D763544" w:rsidR="0051098C" w:rsidRPr="005E711A" w:rsidRDefault="000729F8" w:rsidP="00B974FF">
            <w:pPr>
              <w:pStyle w:val="ListParagraph"/>
              <w:spacing w:line="241" w:lineRule="exact"/>
              <w:ind w:left="0"/>
            </w:pPr>
            <w:r w:rsidRPr="005E711A">
              <w:t>COHERE: GCs improve survival (Sabin et al., 2014)</w:t>
            </w:r>
          </w:p>
        </w:tc>
        <w:tc>
          <w:tcPr>
            <w:tcW w:w="2591" w:type="dxa"/>
          </w:tcPr>
          <w:p w14:paraId="6C9C581F" w14:textId="1BE866B1" w:rsidR="0051098C" w:rsidRPr="005E711A" w:rsidRDefault="000729F8" w:rsidP="00B974FF">
            <w:pPr>
              <w:pStyle w:val="ListParagraph"/>
              <w:spacing w:line="241" w:lineRule="exact"/>
              <w:ind w:left="0"/>
              <w:rPr>
                <w:lang w:val="it-IT"/>
              </w:rPr>
            </w:pPr>
            <w:r w:rsidRPr="005E711A">
              <w:rPr>
                <w:lang w:val="it-IT"/>
              </w:rPr>
              <w:t>Suggest AI management gaps in non-AI patients</w:t>
            </w:r>
          </w:p>
        </w:tc>
      </w:tr>
      <w:tr w:rsidR="0051098C" w:rsidRPr="005E711A" w14:paraId="505C41A6" w14:textId="77777777" w:rsidTr="0006760E">
        <w:tc>
          <w:tcPr>
            <w:tcW w:w="2481" w:type="dxa"/>
          </w:tcPr>
          <w:p w14:paraId="7D4B2904" w14:textId="04D17D42" w:rsidR="0051098C" w:rsidRPr="005E711A" w:rsidRDefault="0051098C" w:rsidP="00B974FF">
            <w:pPr>
              <w:pStyle w:val="ListParagraph"/>
              <w:spacing w:line="241" w:lineRule="exact"/>
              <w:ind w:left="0"/>
            </w:pPr>
            <w:r w:rsidRPr="005E711A">
              <w:t>Cortisol mortality</w:t>
            </w:r>
          </w:p>
        </w:tc>
        <w:tc>
          <w:tcPr>
            <w:tcW w:w="2641" w:type="dxa"/>
          </w:tcPr>
          <w:p w14:paraId="47718B8B" w14:textId="78CD51E1" w:rsidR="0051098C" w:rsidRPr="005E711A" w:rsidRDefault="0051098C" w:rsidP="00B974FF">
            <w:pPr>
              <w:pStyle w:val="ListParagraph"/>
              <w:spacing w:line="241" w:lineRule="exact"/>
              <w:ind w:left="0"/>
            </w:pPr>
            <w:r w:rsidRPr="005E711A">
              <w:t xml:space="preserve">Low </w:t>
            </w:r>
            <w:r w:rsidR="00B15E60" w:rsidRPr="005E711A">
              <w:t>and high</w:t>
            </w:r>
            <w:r w:rsidR="005E711A" w:rsidRPr="005E711A">
              <w:t xml:space="preserve"> cortisol risky</w:t>
            </w:r>
          </w:p>
        </w:tc>
        <w:tc>
          <w:tcPr>
            <w:tcW w:w="2589" w:type="dxa"/>
          </w:tcPr>
          <w:p w14:paraId="3C8EC3F6" w14:textId="68E2E23A" w:rsidR="0051098C" w:rsidRPr="005E711A" w:rsidRDefault="000729F8" w:rsidP="00B974FF">
            <w:pPr>
              <w:pStyle w:val="ListParagraph"/>
              <w:spacing w:line="241" w:lineRule="exact"/>
              <w:ind w:left="0"/>
              <w:rPr>
                <w:lang w:val="nl-NL"/>
              </w:rPr>
            </w:pPr>
            <w:r w:rsidRPr="005E711A">
              <w:rPr>
                <w:lang w:val="nl-NL"/>
              </w:rPr>
              <w:t>U-shaped risk (Andersen et al ., 2020)</w:t>
            </w:r>
          </w:p>
        </w:tc>
        <w:tc>
          <w:tcPr>
            <w:tcW w:w="2591" w:type="dxa"/>
          </w:tcPr>
          <w:p w14:paraId="6A032E88" w14:textId="541ACAAD" w:rsidR="0051098C" w:rsidRPr="005E711A" w:rsidRDefault="000729F8" w:rsidP="00B974FF">
            <w:pPr>
              <w:pStyle w:val="ListParagraph"/>
              <w:spacing w:line="241" w:lineRule="exact"/>
              <w:ind w:left="0"/>
            </w:pPr>
            <w:r w:rsidRPr="005E711A">
              <w:t>Advocates for dynamic cortisol monitoring</w:t>
            </w:r>
          </w:p>
        </w:tc>
      </w:tr>
    </w:tbl>
    <w:p w14:paraId="1264CAE1" w14:textId="77777777" w:rsidR="00A157AD" w:rsidRPr="005E711A" w:rsidRDefault="00A157AD" w:rsidP="00116A24">
      <w:pPr>
        <w:widowControl/>
        <w:autoSpaceDE/>
        <w:autoSpaceDN/>
        <w:ind w:left="720"/>
        <w:rPr>
          <w:rFonts w:eastAsia="Times New Roman"/>
          <w:color w:val="000000"/>
          <w:lang w:val="en-ZA" w:eastAsia="en-ZA"/>
        </w:rPr>
      </w:pPr>
    </w:p>
    <w:p w14:paraId="3EB93169" w14:textId="6BA1AB54" w:rsidR="00A157AD" w:rsidRPr="005E711A" w:rsidRDefault="00A157AD" w:rsidP="00116A24">
      <w:pPr>
        <w:widowControl/>
        <w:autoSpaceDE/>
        <w:autoSpaceDN/>
        <w:ind w:left="720"/>
        <w:rPr>
          <w:rFonts w:eastAsia="Times New Roman"/>
          <w:b/>
          <w:bCs/>
          <w:color w:val="000000"/>
          <w:lang w:val="en-ZA" w:eastAsia="en-ZA"/>
        </w:rPr>
      </w:pPr>
      <w:r w:rsidRPr="005E711A">
        <w:rPr>
          <w:rFonts w:eastAsia="Times New Roman"/>
          <w:b/>
          <w:bCs/>
          <w:color w:val="000000"/>
          <w:lang w:val="en-ZA" w:eastAsia="en-ZA"/>
        </w:rPr>
        <w:t xml:space="preserve">Use </w:t>
      </w:r>
      <w:r w:rsidR="00E00516" w:rsidRPr="005E711A">
        <w:rPr>
          <w:rFonts w:eastAsia="Times New Roman"/>
          <w:b/>
          <w:bCs/>
          <w:color w:val="000000"/>
          <w:lang w:val="en-ZA" w:eastAsia="en-ZA"/>
        </w:rPr>
        <w:t xml:space="preserve">of </w:t>
      </w:r>
      <w:r w:rsidRPr="005E711A">
        <w:rPr>
          <w:rFonts w:eastAsia="Times New Roman"/>
          <w:b/>
          <w:bCs/>
          <w:color w:val="000000"/>
          <w:lang w:val="en-ZA" w:eastAsia="en-ZA"/>
        </w:rPr>
        <w:t>A.I. in AI prediction</w:t>
      </w:r>
      <w:r w:rsidR="00E00516" w:rsidRPr="005E711A">
        <w:rPr>
          <w:rFonts w:eastAsia="Times New Roman"/>
          <w:b/>
          <w:bCs/>
          <w:color w:val="000000"/>
          <w:lang w:val="en-ZA" w:eastAsia="en-ZA"/>
        </w:rPr>
        <w:t>:</w:t>
      </w:r>
    </w:p>
    <w:p w14:paraId="39D48D1B" w14:textId="756BAC2D" w:rsidR="00A157AD" w:rsidRPr="005E711A" w:rsidRDefault="00A157AD" w:rsidP="00116A24">
      <w:pPr>
        <w:widowControl/>
        <w:autoSpaceDE/>
        <w:autoSpaceDN/>
        <w:ind w:left="720"/>
        <w:rPr>
          <w:rFonts w:eastAsia="Times New Roman"/>
          <w:lang w:val="en-ZA" w:eastAsia="en-ZA"/>
        </w:rPr>
      </w:pPr>
      <w:r w:rsidRPr="005E711A">
        <w:rPr>
          <w:rFonts w:eastAsia="Times New Roman"/>
          <w:color w:val="000000"/>
          <w:lang w:val="en-ZA" w:eastAsia="en-ZA"/>
        </w:rPr>
        <w:t>This study successfully developed and validated a neural network model that can predict adrenal insufficiency with high sensitivity and strong overall accuracy. The key contribution of this work lies in its rigorous methodology, which combined L1 regularization with an aggregated analysis across multiple training runs to produce a stable and reliable understanding of the factors driving the prediction.</w:t>
      </w:r>
    </w:p>
    <w:p w14:paraId="2A360CE4" w14:textId="77777777" w:rsidR="00A157AD" w:rsidRPr="005E711A" w:rsidRDefault="00A157AD" w:rsidP="00116A24">
      <w:pPr>
        <w:widowControl/>
        <w:autoSpaceDE/>
        <w:autoSpaceDN/>
        <w:ind w:left="720"/>
        <w:rPr>
          <w:rFonts w:eastAsia="Times New Roman"/>
          <w:lang w:val="en-ZA" w:eastAsia="en-ZA"/>
        </w:rPr>
      </w:pPr>
    </w:p>
    <w:p w14:paraId="43543D2A" w14:textId="2EA05E94" w:rsidR="00C44D05" w:rsidRPr="005E711A" w:rsidRDefault="00A157AD" w:rsidP="005E711A">
      <w:pPr>
        <w:widowControl/>
        <w:autoSpaceDE/>
        <w:autoSpaceDN/>
        <w:ind w:left="720"/>
        <w:rPr>
          <w:w w:val="75"/>
        </w:rPr>
      </w:pPr>
      <w:r w:rsidRPr="005E711A">
        <w:rPr>
          <w:rFonts w:eastAsia="Times New Roman"/>
          <w:color w:val="000000"/>
          <w:lang w:val="en-ZA" w:eastAsia="en-ZA"/>
        </w:rPr>
        <w:t>Our findings confirm the central role of cortisol levels but also elevate the importance of other, less traditional factors such as patient ethnicity and the use of specific medications like Fluconazole. This suggests that the interplay of demographic, clinical, and laboratory data is complex and that a multivariate approach is essential for accurate prediction. This machine learning model represents a promising step towards creating a reliable, data-driven tool to assist clinicians in the early identification of patients at high risk for adrenal insufficiency, and the feature importance analysis provides valuable directions for future clinical research.</w:t>
      </w:r>
    </w:p>
    <w:p w14:paraId="047851EC" w14:textId="3ED9C480" w:rsidR="005D10B7" w:rsidRPr="005E711A" w:rsidRDefault="0094378C">
      <w:pPr>
        <w:pStyle w:val="Heading1"/>
        <w:spacing w:before="242" w:line="249" w:lineRule="exact"/>
        <w:ind w:left="490"/>
      </w:pPr>
      <w:proofErr w:type="gramStart"/>
      <w:r w:rsidRPr="005E711A">
        <w:rPr>
          <w:w w:val="75"/>
        </w:rPr>
        <w:lastRenderedPageBreak/>
        <w:t>Strengths</w:t>
      </w:r>
      <w:r w:rsidRPr="005E711A">
        <w:rPr>
          <w:spacing w:val="64"/>
        </w:rPr>
        <w:t xml:space="preserve"> </w:t>
      </w:r>
      <w:r w:rsidRPr="005E711A">
        <w:rPr>
          <w:spacing w:val="-10"/>
          <w:w w:val="85"/>
        </w:rPr>
        <w:t>:</w:t>
      </w:r>
      <w:commentRangeEnd w:id="24"/>
      <w:proofErr w:type="gramEnd"/>
      <w:r w:rsidR="002343F4" w:rsidRPr="005E711A">
        <w:rPr>
          <w:rStyle w:val="CommentReference"/>
          <w:b w:val="0"/>
          <w:bCs w:val="0"/>
          <w:sz w:val="22"/>
          <w:szCs w:val="22"/>
        </w:rPr>
        <w:commentReference w:id="24"/>
      </w:r>
    </w:p>
    <w:p w14:paraId="16EB8987" w14:textId="316D351F" w:rsidR="005D10B7" w:rsidRPr="005E711A" w:rsidRDefault="0094378C">
      <w:pPr>
        <w:pStyle w:val="BodyText"/>
        <w:spacing w:line="249" w:lineRule="exact"/>
        <w:ind w:left="545"/>
      </w:pPr>
      <w:r w:rsidRPr="005E711A">
        <w:rPr>
          <w:w w:val="75"/>
        </w:rPr>
        <w:t>This</w:t>
      </w:r>
      <w:r w:rsidRPr="005E711A">
        <w:rPr>
          <w:spacing w:val="-7"/>
        </w:rPr>
        <w:t xml:space="preserve"> </w:t>
      </w:r>
      <w:r w:rsidRPr="005E711A">
        <w:rPr>
          <w:w w:val="75"/>
        </w:rPr>
        <w:t>is</w:t>
      </w:r>
      <w:r w:rsidRPr="005E711A">
        <w:rPr>
          <w:spacing w:val="-7"/>
        </w:rPr>
        <w:t xml:space="preserve"> </w:t>
      </w:r>
      <w:r w:rsidRPr="005E711A">
        <w:rPr>
          <w:w w:val="75"/>
        </w:rPr>
        <w:t>the</w:t>
      </w:r>
      <w:r w:rsidRPr="005E711A">
        <w:t xml:space="preserve"> </w:t>
      </w:r>
      <w:r w:rsidRPr="005E711A">
        <w:rPr>
          <w:w w:val="75"/>
        </w:rPr>
        <w:t>biggest</w:t>
      </w:r>
      <w:r w:rsidRPr="005E711A">
        <w:rPr>
          <w:spacing w:val="-8"/>
        </w:rPr>
        <w:t xml:space="preserve"> </w:t>
      </w:r>
      <w:r w:rsidRPr="005E711A">
        <w:rPr>
          <w:w w:val="75"/>
        </w:rPr>
        <w:t>study</w:t>
      </w:r>
      <w:r w:rsidRPr="005E711A">
        <w:rPr>
          <w:spacing w:val="-13"/>
        </w:rPr>
        <w:t xml:space="preserve"> </w:t>
      </w:r>
      <w:r w:rsidRPr="005E711A">
        <w:rPr>
          <w:w w:val="75"/>
        </w:rPr>
        <w:t>on</w:t>
      </w:r>
      <w:r w:rsidRPr="005E711A">
        <w:rPr>
          <w:spacing w:val="-2"/>
        </w:rPr>
        <w:t xml:space="preserve"> </w:t>
      </w:r>
      <w:r w:rsidRPr="005E711A">
        <w:rPr>
          <w:w w:val="75"/>
        </w:rPr>
        <w:t>patients</w:t>
      </w:r>
      <w:r w:rsidRPr="005E711A">
        <w:rPr>
          <w:spacing w:val="-7"/>
        </w:rPr>
        <w:t xml:space="preserve"> </w:t>
      </w:r>
      <w:r w:rsidRPr="005E711A">
        <w:rPr>
          <w:w w:val="75"/>
        </w:rPr>
        <w:t>with</w:t>
      </w:r>
      <w:r w:rsidRPr="005E711A">
        <w:rPr>
          <w:spacing w:val="1"/>
        </w:rPr>
        <w:t xml:space="preserve"> </w:t>
      </w:r>
      <w:r w:rsidRPr="005E711A">
        <w:rPr>
          <w:w w:val="75"/>
        </w:rPr>
        <w:t>advanced</w:t>
      </w:r>
      <w:r w:rsidRPr="005E711A">
        <w:rPr>
          <w:spacing w:val="2"/>
        </w:rPr>
        <w:t xml:space="preserve"> </w:t>
      </w:r>
      <w:r w:rsidRPr="005E711A">
        <w:rPr>
          <w:w w:val="75"/>
        </w:rPr>
        <w:t>HIV</w:t>
      </w:r>
      <w:r w:rsidRPr="005E711A">
        <w:rPr>
          <w:spacing w:val="-4"/>
        </w:rPr>
        <w:t xml:space="preserve"> </w:t>
      </w:r>
      <w:r w:rsidRPr="005E711A">
        <w:rPr>
          <w:w w:val="75"/>
        </w:rPr>
        <w:t>Africa</w:t>
      </w:r>
      <w:r w:rsidRPr="005E711A">
        <w:rPr>
          <w:spacing w:val="2"/>
        </w:rPr>
        <w:t xml:space="preserve"> </w:t>
      </w:r>
      <w:r w:rsidRPr="005E711A">
        <w:rPr>
          <w:w w:val="75"/>
        </w:rPr>
        <w:t>confirming</w:t>
      </w:r>
      <w:r w:rsidRPr="005E711A">
        <w:rPr>
          <w:spacing w:val="-6"/>
        </w:rPr>
        <w:t xml:space="preserve"> </w:t>
      </w:r>
      <w:r w:rsidRPr="005E711A">
        <w:rPr>
          <w:w w:val="75"/>
        </w:rPr>
        <w:t>AI,</w:t>
      </w:r>
      <w:r w:rsidRPr="005E711A">
        <w:rPr>
          <w:spacing w:val="-8"/>
        </w:rPr>
        <w:t xml:space="preserve"> </w:t>
      </w:r>
      <w:r w:rsidRPr="005E711A">
        <w:rPr>
          <w:w w:val="75"/>
        </w:rPr>
        <w:t>its</w:t>
      </w:r>
      <w:r w:rsidRPr="005E711A">
        <w:rPr>
          <w:spacing w:val="-7"/>
        </w:rPr>
        <w:t xml:space="preserve"> </w:t>
      </w:r>
      <w:r w:rsidRPr="005E711A">
        <w:rPr>
          <w:w w:val="75"/>
        </w:rPr>
        <w:t>associated</w:t>
      </w:r>
      <w:r w:rsidRPr="005E711A">
        <w:rPr>
          <w:spacing w:val="-6"/>
        </w:rPr>
        <w:t xml:space="preserve"> </w:t>
      </w:r>
      <w:r w:rsidR="005E711A" w:rsidRPr="005E711A">
        <w:rPr>
          <w:spacing w:val="-6"/>
        </w:rPr>
        <w:t>co-infections EPTB &amp; Cryptococcus which strongly suggest screening for cortisol in patients admitted with this terrible triad.</w:t>
      </w:r>
    </w:p>
    <w:p w14:paraId="6507BBC2" w14:textId="77777777" w:rsidR="005D10B7" w:rsidRPr="005E711A" w:rsidRDefault="0094378C">
      <w:pPr>
        <w:pStyle w:val="Heading1"/>
        <w:spacing w:before="237" w:line="249" w:lineRule="exact"/>
        <w:ind w:left="545"/>
      </w:pPr>
      <w:r w:rsidRPr="005E711A">
        <w:rPr>
          <w:w w:val="75"/>
        </w:rPr>
        <w:t>The</w:t>
      </w:r>
      <w:r w:rsidRPr="005E711A">
        <w:rPr>
          <w:spacing w:val="-8"/>
        </w:rPr>
        <w:t xml:space="preserve"> </w:t>
      </w:r>
      <w:r w:rsidRPr="005E711A">
        <w:rPr>
          <w:spacing w:val="-2"/>
          <w:w w:val="80"/>
        </w:rPr>
        <w:t>weaknesses</w:t>
      </w:r>
    </w:p>
    <w:p w14:paraId="74BAF8C2" w14:textId="77777777" w:rsidR="005D10B7" w:rsidRPr="005E711A" w:rsidRDefault="0094378C">
      <w:pPr>
        <w:pStyle w:val="BodyText"/>
        <w:spacing w:line="248" w:lineRule="exact"/>
        <w:ind w:left="545"/>
      </w:pPr>
      <w:r w:rsidRPr="005E711A">
        <w:rPr>
          <w:w w:val="75"/>
        </w:rPr>
        <w:t>A</w:t>
      </w:r>
      <w:r w:rsidRPr="005E711A">
        <w:rPr>
          <w:spacing w:val="-7"/>
        </w:rPr>
        <w:t xml:space="preserve"> </w:t>
      </w:r>
      <w:r w:rsidRPr="005E711A">
        <w:rPr>
          <w:w w:val="75"/>
        </w:rPr>
        <w:t>small</w:t>
      </w:r>
      <w:r w:rsidRPr="005E711A">
        <w:rPr>
          <w:spacing w:val="-5"/>
        </w:rPr>
        <w:t xml:space="preserve"> </w:t>
      </w:r>
      <w:r w:rsidRPr="005E711A">
        <w:rPr>
          <w:w w:val="75"/>
        </w:rPr>
        <w:t>AI</w:t>
      </w:r>
      <w:r w:rsidRPr="005E711A">
        <w:rPr>
          <w:spacing w:val="-10"/>
        </w:rPr>
        <w:t xml:space="preserve"> </w:t>
      </w:r>
      <w:r w:rsidRPr="005E711A">
        <w:rPr>
          <w:w w:val="75"/>
        </w:rPr>
        <w:t>sample</w:t>
      </w:r>
      <w:r w:rsidRPr="005E711A">
        <w:rPr>
          <w:spacing w:val="-2"/>
        </w:rPr>
        <w:t xml:space="preserve"> </w:t>
      </w:r>
      <w:r w:rsidRPr="005E711A">
        <w:rPr>
          <w:spacing w:val="-4"/>
          <w:w w:val="75"/>
        </w:rPr>
        <w:t>size.</w:t>
      </w:r>
    </w:p>
    <w:p w14:paraId="43E63146" w14:textId="77777777" w:rsidR="005D10B7" w:rsidRPr="005E711A" w:rsidRDefault="0094378C">
      <w:pPr>
        <w:pStyle w:val="BodyText"/>
        <w:spacing w:line="248" w:lineRule="exact"/>
        <w:ind w:left="500"/>
      </w:pPr>
      <w:r w:rsidRPr="005E711A">
        <w:rPr>
          <w:w w:val="75"/>
        </w:rPr>
        <w:t>Telephonic</w:t>
      </w:r>
      <w:r w:rsidRPr="005E711A">
        <w:rPr>
          <w:spacing w:val="-9"/>
        </w:rPr>
        <w:t xml:space="preserve"> </w:t>
      </w:r>
      <w:r w:rsidRPr="005E711A">
        <w:rPr>
          <w:w w:val="75"/>
        </w:rPr>
        <w:t>and</w:t>
      </w:r>
      <w:r w:rsidRPr="005E711A">
        <w:t xml:space="preserve"> </w:t>
      </w:r>
      <w:r w:rsidRPr="005E711A">
        <w:rPr>
          <w:w w:val="75"/>
        </w:rPr>
        <w:t>clinic</w:t>
      </w:r>
      <w:r w:rsidRPr="005E711A">
        <w:rPr>
          <w:spacing w:val="-9"/>
        </w:rPr>
        <w:t xml:space="preserve"> </w:t>
      </w:r>
      <w:r w:rsidRPr="005E711A">
        <w:rPr>
          <w:w w:val="75"/>
        </w:rPr>
        <w:t>follow</w:t>
      </w:r>
      <w:r w:rsidRPr="005E711A">
        <w:rPr>
          <w:spacing w:val="-5"/>
        </w:rPr>
        <w:t xml:space="preserve"> </w:t>
      </w:r>
      <w:r w:rsidRPr="005E711A">
        <w:rPr>
          <w:w w:val="75"/>
        </w:rPr>
        <w:t>up</w:t>
      </w:r>
      <w:r w:rsidRPr="005E711A">
        <w:rPr>
          <w:spacing w:val="-1"/>
        </w:rPr>
        <w:t xml:space="preserve"> </w:t>
      </w:r>
      <w:r w:rsidRPr="005E711A">
        <w:rPr>
          <w:w w:val="75"/>
        </w:rPr>
        <w:t>to</w:t>
      </w:r>
      <w:r w:rsidRPr="005E711A">
        <w:rPr>
          <w:spacing w:val="-1"/>
        </w:rPr>
        <w:t xml:space="preserve"> </w:t>
      </w:r>
      <w:r w:rsidRPr="005E711A">
        <w:rPr>
          <w:w w:val="75"/>
        </w:rPr>
        <w:t>check</w:t>
      </w:r>
      <w:r w:rsidRPr="005E711A">
        <w:rPr>
          <w:spacing w:val="-8"/>
        </w:rPr>
        <w:t xml:space="preserve"> </w:t>
      </w:r>
      <w:r w:rsidRPr="005E711A">
        <w:rPr>
          <w:w w:val="75"/>
        </w:rPr>
        <w:t>post</w:t>
      </w:r>
      <w:r w:rsidRPr="005E711A">
        <w:rPr>
          <w:spacing w:val="-10"/>
        </w:rPr>
        <w:t xml:space="preserve"> </w:t>
      </w:r>
      <w:r w:rsidRPr="005E711A">
        <w:rPr>
          <w:w w:val="75"/>
        </w:rPr>
        <w:t>discharge</w:t>
      </w:r>
      <w:r w:rsidRPr="005E711A">
        <w:t xml:space="preserve"> </w:t>
      </w:r>
      <w:r w:rsidRPr="005E711A">
        <w:rPr>
          <w:spacing w:val="-2"/>
          <w:w w:val="75"/>
        </w:rPr>
        <w:t>mortality.</w:t>
      </w:r>
    </w:p>
    <w:p w14:paraId="70FD1B93" w14:textId="77777777" w:rsidR="005D10B7" w:rsidRPr="005E711A" w:rsidRDefault="0094378C">
      <w:pPr>
        <w:pStyle w:val="BodyText"/>
        <w:spacing w:before="3" w:line="232" w:lineRule="auto"/>
        <w:ind w:left="545" w:right="4073"/>
        <w:rPr>
          <w:w w:val="75"/>
        </w:rPr>
      </w:pPr>
      <w:r w:rsidRPr="005E711A">
        <w:rPr>
          <w:w w:val="80"/>
        </w:rPr>
        <w:t>It is</w:t>
      </w:r>
      <w:r w:rsidRPr="005E711A">
        <w:rPr>
          <w:spacing w:val="-4"/>
          <w:w w:val="80"/>
        </w:rPr>
        <w:t xml:space="preserve"> </w:t>
      </w:r>
      <w:r w:rsidRPr="005E711A">
        <w:rPr>
          <w:w w:val="80"/>
        </w:rPr>
        <w:t>a single center study</w:t>
      </w:r>
      <w:r w:rsidRPr="005E711A">
        <w:rPr>
          <w:spacing w:val="-9"/>
          <w:w w:val="80"/>
        </w:rPr>
        <w:t xml:space="preserve"> </w:t>
      </w:r>
      <w:r w:rsidRPr="005E711A">
        <w:rPr>
          <w:w w:val="80"/>
        </w:rPr>
        <w:t>and may</w:t>
      </w:r>
      <w:r w:rsidRPr="005E711A">
        <w:rPr>
          <w:spacing w:val="-4"/>
          <w:w w:val="80"/>
        </w:rPr>
        <w:t xml:space="preserve"> </w:t>
      </w:r>
      <w:r w:rsidRPr="005E711A">
        <w:rPr>
          <w:w w:val="80"/>
        </w:rPr>
        <w:t>thus</w:t>
      </w:r>
      <w:r w:rsidRPr="005E711A">
        <w:rPr>
          <w:spacing w:val="-4"/>
          <w:w w:val="80"/>
        </w:rPr>
        <w:t xml:space="preserve"> </w:t>
      </w:r>
      <w:r w:rsidRPr="005E711A">
        <w:rPr>
          <w:w w:val="80"/>
        </w:rPr>
        <w:t>its</w:t>
      </w:r>
      <w:r w:rsidRPr="005E711A">
        <w:rPr>
          <w:spacing w:val="-4"/>
          <w:w w:val="80"/>
        </w:rPr>
        <w:t xml:space="preserve"> </w:t>
      </w:r>
      <w:r w:rsidRPr="005E711A">
        <w:rPr>
          <w:w w:val="80"/>
        </w:rPr>
        <w:t>findings</w:t>
      </w:r>
      <w:r w:rsidRPr="005E711A">
        <w:rPr>
          <w:spacing w:val="-4"/>
          <w:w w:val="80"/>
        </w:rPr>
        <w:t xml:space="preserve"> </w:t>
      </w:r>
      <w:r w:rsidRPr="005E711A">
        <w:rPr>
          <w:w w:val="80"/>
        </w:rPr>
        <w:t>may</w:t>
      </w:r>
      <w:r w:rsidRPr="005E711A">
        <w:rPr>
          <w:spacing w:val="-4"/>
          <w:w w:val="80"/>
        </w:rPr>
        <w:t xml:space="preserve"> </w:t>
      </w:r>
      <w:r w:rsidRPr="005E711A">
        <w:rPr>
          <w:w w:val="80"/>
        </w:rPr>
        <w:t>not</w:t>
      </w:r>
      <w:r w:rsidRPr="005E711A">
        <w:rPr>
          <w:spacing w:val="-5"/>
          <w:w w:val="80"/>
        </w:rPr>
        <w:t xml:space="preserve"> </w:t>
      </w:r>
      <w:r w:rsidRPr="005E711A">
        <w:rPr>
          <w:w w:val="80"/>
        </w:rPr>
        <w:t xml:space="preserve">be generalizable. </w:t>
      </w:r>
      <w:r w:rsidRPr="005E711A">
        <w:rPr>
          <w:w w:val="75"/>
        </w:rPr>
        <w:t>Unavailability of the</w:t>
      </w:r>
      <w:r w:rsidRPr="005E711A">
        <w:t xml:space="preserve"> </w:t>
      </w:r>
      <w:r w:rsidRPr="005E711A">
        <w:rPr>
          <w:w w:val="75"/>
        </w:rPr>
        <w:t>LC/MS which</w:t>
      </w:r>
      <w:r w:rsidRPr="005E711A">
        <w:t xml:space="preserve"> </w:t>
      </w:r>
      <w:r w:rsidRPr="005E711A">
        <w:rPr>
          <w:w w:val="75"/>
        </w:rPr>
        <w:t>is the</w:t>
      </w:r>
      <w:r w:rsidRPr="005E711A">
        <w:t xml:space="preserve"> </w:t>
      </w:r>
      <w:r w:rsidRPr="005E711A">
        <w:rPr>
          <w:w w:val="75"/>
        </w:rPr>
        <w:t>new GOLD Standard</w:t>
      </w:r>
      <w:r w:rsidRPr="005E711A">
        <w:t xml:space="preserve"> </w:t>
      </w:r>
      <w:r w:rsidRPr="005E711A">
        <w:rPr>
          <w:w w:val="75"/>
        </w:rPr>
        <w:t>for</w:t>
      </w:r>
      <w:r w:rsidRPr="005E711A">
        <w:t xml:space="preserve"> </w:t>
      </w:r>
      <w:r w:rsidRPr="005E711A">
        <w:rPr>
          <w:w w:val="75"/>
        </w:rPr>
        <w:t>steroid analysis.</w:t>
      </w:r>
    </w:p>
    <w:p w14:paraId="3117EE4C" w14:textId="77777777" w:rsidR="005E711A" w:rsidRPr="005E711A" w:rsidRDefault="005E711A">
      <w:pPr>
        <w:pStyle w:val="BodyText"/>
        <w:spacing w:before="3" w:line="232" w:lineRule="auto"/>
        <w:ind w:left="545" w:right="4073"/>
        <w:rPr>
          <w:w w:val="75"/>
        </w:rPr>
      </w:pPr>
    </w:p>
    <w:p w14:paraId="7D7A5DC7" w14:textId="77777777" w:rsidR="005E711A" w:rsidRPr="005E711A" w:rsidRDefault="005E711A">
      <w:pPr>
        <w:pStyle w:val="BodyText"/>
        <w:spacing w:before="3" w:line="232" w:lineRule="auto"/>
        <w:ind w:left="545" w:right="4073"/>
        <w:rPr>
          <w:w w:val="75"/>
        </w:rPr>
      </w:pPr>
    </w:p>
    <w:p w14:paraId="4B8133D4" w14:textId="431C8357" w:rsidR="005E711A" w:rsidRPr="005E711A" w:rsidRDefault="005E711A">
      <w:pPr>
        <w:pStyle w:val="BodyText"/>
        <w:spacing w:before="3" w:line="232" w:lineRule="auto"/>
        <w:ind w:left="545" w:right="4073"/>
        <w:rPr>
          <w:w w:val="75"/>
        </w:rPr>
      </w:pPr>
      <w:r w:rsidRPr="005E711A">
        <w:rPr>
          <w:b/>
          <w:bCs/>
          <w:w w:val="75"/>
        </w:rPr>
        <w:t>Future directions</w:t>
      </w:r>
      <w:r w:rsidRPr="005E711A">
        <w:rPr>
          <w:w w:val="75"/>
        </w:rPr>
        <w:t>:</w:t>
      </w:r>
    </w:p>
    <w:p w14:paraId="4084E5D9" w14:textId="757045B2" w:rsidR="005E711A" w:rsidRPr="005E711A" w:rsidRDefault="005E711A" w:rsidP="005E711A">
      <w:pPr>
        <w:pStyle w:val="BodyText"/>
        <w:numPr>
          <w:ilvl w:val="0"/>
          <w:numId w:val="4"/>
        </w:numPr>
        <w:spacing w:before="3" w:line="232" w:lineRule="auto"/>
        <w:ind w:right="4073"/>
        <w:rPr>
          <w:w w:val="75"/>
        </w:rPr>
      </w:pPr>
      <w:r w:rsidRPr="005E711A">
        <w:rPr>
          <w:w w:val="75"/>
        </w:rPr>
        <w:t xml:space="preserve">Investigate the mechanism of the AI survival paradox, including possible </w:t>
      </w:r>
      <w:proofErr w:type="gramStart"/>
      <w:r w:rsidRPr="005E711A">
        <w:rPr>
          <w:w w:val="75"/>
        </w:rPr>
        <w:t>glucocorticoid  immunomodulation</w:t>
      </w:r>
      <w:proofErr w:type="gramEnd"/>
      <w:r w:rsidRPr="005E711A">
        <w:rPr>
          <w:w w:val="75"/>
        </w:rPr>
        <w:t>.</w:t>
      </w:r>
    </w:p>
    <w:p w14:paraId="1781722A" w14:textId="0CEBA996" w:rsidR="005E711A" w:rsidRPr="005E711A" w:rsidRDefault="005E711A" w:rsidP="005E711A">
      <w:pPr>
        <w:pStyle w:val="BodyText"/>
        <w:numPr>
          <w:ilvl w:val="0"/>
          <w:numId w:val="4"/>
        </w:numPr>
        <w:spacing w:before="3" w:line="232" w:lineRule="auto"/>
        <w:ind w:right="4073"/>
      </w:pPr>
      <w:r w:rsidRPr="005E711A">
        <w:rPr>
          <w:w w:val="75"/>
        </w:rPr>
        <w:t>Exploration of thresholds for mortality risk stratification.</w:t>
      </w:r>
    </w:p>
    <w:p w14:paraId="55C74882" w14:textId="77777777" w:rsidR="005E711A" w:rsidRPr="005E711A" w:rsidRDefault="005E711A" w:rsidP="005E711A">
      <w:pPr>
        <w:pStyle w:val="BodyText"/>
        <w:numPr>
          <w:ilvl w:val="0"/>
          <w:numId w:val="4"/>
        </w:numPr>
        <w:spacing w:before="3" w:line="232" w:lineRule="auto"/>
        <w:ind w:right="4073"/>
      </w:pPr>
    </w:p>
    <w:p w14:paraId="60EFFCE1" w14:textId="77777777" w:rsidR="005D10B7" w:rsidRPr="005E711A" w:rsidRDefault="0094378C">
      <w:pPr>
        <w:pStyle w:val="Heading1"/>
        <w:spacing w:line="251" w:lineRule="exact"/>
        <w:ind w:left="500"/>
      </w:pPr>
      <w:r w:rsidRPr="005E711A">
        <w:rPr>
          <w:spacing w:val="-2"/>
        </w:rPr>
        <w:t>Conclusion:</w:t>
      </w:r>
    </w:p>
    <w:p w14:paraId="71C5412A" w14:textId="77777777" w:rsidR="005D10B7" w:rsidRPr="005E711A" w:rsidRDefault="0094378C">
      <w:pPr>
        <w:pStyle w:val="BodyText"/>
        <w:spacing w:before="5" w:line="232" w:lineRule="auto"/>
        <w:ind w:left="500" w:right="521"/>
        <w:jc w:val="both"/>
      </w:pPr>
      <w:r w:rsidRPr="005E711A">
        <w:t>The</w:t>
      </w:r>
      <w:r w:rsidRPr="005E711A">
        <w:rPr>
          <w:spacing w:val="-10"/>
        </w:rPr>
        <w:t xml:space="preserve"> </w:t>
      </w:r>
      <w:r w:rsidRPr="005E711A">
        <w:t>largest</w:t>
      </w:r>
      <w:r w:rsidRPr="005E711A">
        <w:rPr>
          <w:spacing w:val="-12"/>
        </w:rPr>
        <w:t xml:space="preserve"> </w:t>
      </w:r>
      <w:r w:rsidRPr="005E711A">
        <w:t>African</w:t>
      </w:r>
      <w:r w:rsidRPr="005E711A">
        <w:rPr>
          <w:spacing w:val="-10"/>
        </w:rPr>
        <w:t xml:space="preserve"> </w:t>
      </w:r>
      <w:r w:rsidRPr="005E711A">
        <w:t>study</w:t>
      </w:r>
      <w:r w:rsidRPr="005E711A">
        <w:rPr>
          <w:spacing w:val="-11"/>
        </w:rPr>
        <w:t xml:space="preserve"> </w:t>
      </w:r>
      <w:r w:rsidRPr="005E711A">
        <w:t>on</w:t>
      </w:r>
      <w:r w:rsidRPr="005E711A">
        <w:rPr>
          <w:spacing w:val="-10"/>
        </w:rPr>
        <w:t xml:space="preserve"> </w:t>
      </w:r>
      <w:r w:rsidRPr="005E711A">
        <w:t>hypoadrenalism</w:t>
      </w:r>
      <w:r w:rsidRPr="005E711A">
        <w:rPr>
          <w:spacing w:val="-10"/>
        </w:rPr>
        <w:t xml:space="preserve"> </w:t>
      </w:r>
      <w:r w:rsidRPr="005E711A">
        <w:t>in</w:t>
      </w:r>
      <w:r w:rsidRPr="005E711A">
        <w:rPr>
          <w:spacing w:val="-9"/>
        </w:rPr>
        <w:t xml:space="preserve"> </w:t>
      </w:r>
      <w:r w:rsidRPr="005E711A">
        <w:t>advanced</w:t>
      </w:r>
      <w:r w:rsidRPr="005E711A">
        <w:rPr>
          <w:spacing w:val="-10"/>
        </w:rPr>
        <w:t xml:space="preserve"> </w:t>
      </w:r>
      <w:r w:rsidRPr="005E711A">
        <w:t>HIV</w:t>
      </w:r>
      <w:r w:rsidRPr="005E711A">
        <w:rPr>
          <w:spacing w:val="-13"/>
        </w:rPr>
        <w:t xml:space="preserve"> </w:t>
      </w:r>
      <w:r w:rsidRPr="005E711A">
        <w:t>revealed</w:t>
      </w:r>
      <w:r w:rsidRPr="005E711A">
        <w:rPr>
          <w:spacing w:val="-10"/>
        </w:rPr>
        <w:t xml:space="preserve"> </w:t>
      </w:r>
      <w:r w:rsidRPr="005E711A">
        <w:t>the</w:t>
      </w:r>
      <w:r w:rsidRPr="005E711A">
        <w:rPr>
          <w:spacing w:val="-9"/>
        </w:rPr>
        <w:t xml:space="preserve"> </w:t>
      </w:r>
      <w:r w:rsidRPr="005E711A">
        <w:t>AI</w:t>
      </w:r>
      <w:r w:rsidRPr="005E711A">
        <w:rPr>
          <w:spacing w:val="-13"/>
        </w:rPr>
        <w:t xml:space="preserve"> </w:t>
      </w:r>
      <w:r w:rsidRPr="005E711A">
        <w:t>incidence</w:t>
      </w:r>
      <w:r w:rsidRPr="005E711A">
        <w:rPr>
          <w:spacing w:val="-13"/>
        </w:rPr>
        <w:t xml:space="preserve"> </w:t>
      </w:r>
      <w:r w:rsidRPr="005E711A">
        <w:t>of</w:t>
      </w:r>
      <w:r w:rsidRPr="005E711A">
        <w:rPr>
          <w:spacing w:val="-13"/>
        </w:rPr>
        <w:t xml:space="preserve"> </w:t>
      </w:r>
      <w:r w:rsidRPr="005E711A">
        <w:t>9.95%</w:t>
      </w:r>
      <w:r w:rsidRPr="005E711A">
        <w:rPr>
          <w:spacing w:val="-12"/>
        </w:rPr>
        <w:t xml:space="preserve"> </w:t>
      </w:r>
      <w:r w:rsidRPr="005E711A">
        <w:t>and</w:t>
      </w:r>
      <w:r w:rsidRPr="005E711A">
        <w:rPr>
          <w:spacing w:val="-10"/>
        </w:rPr>
        <w:t xml:space="preserve"> </w:t>
      </w:r>
      <w:r w:rsidRPr="005E711A">
        <w:t xml:space="preserve">overall </w:t>
      </w:r>
      <w:r w:rsidRPr="005E711A">
        <w:rPr>
          <w:spacing w:val="-2"/>
        </w:rPr>
        <w:t>mortality</w:t>
      </w:r>
      <w:r w:rsidRPr="005E711A">
        <w:rPr>
          <w:spacing w:val="-13"/>
        </w:rPr>
        <w:t xml:space="preserve"> </w:t>
      </w:r>
      <w:r w:rsidRPr="005E711A">
        <w:rPr>
          <w:spacing w:val="-2"/>
        </w:rPr>
        <w:t>of</w:t>
      </w:r>
      <w:r w:rsidRPr="005E711A">
        <w:rPr>
          <w:spacing w:val="-13"/>
        </w:rPr>
        <w:t xml:space="preserve"> </w:t>
      </w:r>
      <w:r w:rsidRPr="005E711A">
        <w:rPr>
          <w:spacing w:val="-2"/>
        </w:rPr>
        <w:t>26.9%.</w:t>
      </w:r>
      <w:r w:rsidRPr="005E711A">
        <w:rPr>
          <w:spacing w:val="-14"/>
        </w:rPr>
        <w:t xml:space="preserve"> </w:t>
      </w:r>
      <w:r w:rsidRPr="005E711A">
        <w:rPr>
          <w:spacing w:val="-2"/>
        </w:rPr>
        <w:t>We</w:t>
      </w:r>
      <w:r w:rsidRPr="005E711A">
        <w:rPr>
          <w:spacing w:val="-9"/>
        </w:rPr>
        <w:t xml:space="preserve"> </w:t>
      </w:r>
      <w:r w:rsidRPr="005E711A">
        <w:rPr>
          <w:spacing w:val="-2"/>
        </w:rPr>
        <w:t>feel</w:t>
      </w:r>
      <w:r w:rsidRPr="005E711A">
        <w:rPr>
          <w:spacing w:val="-11"/>
        </w:rPr>
        <w:t xml:space="preserve"> </w:t>
      </w:r>
      <w:r w:rsidRPr="005E711A">
        <w:rPr>
          <w:spacing w:val="-2"/>
        </w:rPr>
        <w:t>that</w:t>
      </w:r>
      <w:r w:rsidRPr="005E711A">
        <w:rPr>
          <w:spacing w:val="-14"/>
        </w:rPr>
        <w:t xml:space="preserve"> </w:t>
      </w:r>
      <w:r w:rsidRPr="005E711A">
        <w:rPr>
          <w:spacing w:val="-2"/>
        </w:rPr>
        <w:t>screening</w:t>
      </w:r>
      <w:r w:rsidRPr="005E711A">
        <w:rPr>
          <w:spacing w:val="-13"/>
        </w:rPr>
        <w:t xml:space="preserve"> </w:t>
      </w:r>
      <w:r w:rsidRPr="005E711A">
        <w:rPr>
          <w:spacing w:val="-2"/>
        </w:rPr>
        <w:t>for</w:t>
      </w:r>
      <w:r w:rsidRPr="005E711A">
        <w:rPr>
          <w:spacing w:val="-11"/>
        </w:rPr>
        <w:t xml:space="preserve"> </w:t>
      </w:r>
      <w:r w:rsidRPr="005E711A">
        <w:rPr>
          <w:spacing w:val="-2"/>
        </w:rPr>
        <w:t>AI</w:t>
      </w:r>
      <w:r w:rsidRPr="005E711A">
        <w:rPr>
          <w:spacing w:val="-8"/>
        </w:rPr>
        <w:t xml:space="preserve"> </w:t>
      </w:r>
      <w:r w:rsidRPr="005E711A">
        <w:rPr>
          <w:spacing w:val="-2"/>
        </w:rPr>
        <w:t>is</w:t>
      </w:r>
      <w:r w:rsidRPr="005E711A">
        <w:rPr>
          <w:spacing w:val="-13"/>
        </w:rPr>
        <w:t xml:space="preserve"> </w:t>
      </w:r>
      <w:r w:rsidRPr="005E711A">
        <w:rPr>
          <w:spacing w:val="-2"/>
        </w:rPr>
        <w:t>warranted</w:t>
      </w:r>
      <w:r w:rsidRPr="005E711A">
        <w:rPr>
          <w:spacing w:val="-9"/>
        </w:rPr>
        <w:t xml:space="preserve"> </w:t>
      </w:r>
      <w:r w:rsidRPr="005E711A">
        <w:rPr>
          <w:spacing w:val="-2"/>
        </w:rPr>
        <w:t>in</w:t>
      </w:r>
      <w:r w:rsidRPr="005E711A">
        <w:rPr>
          <w:spacing w:val="-10"/>
        </w:rPr>
        <w:t xml:space="preserve"> </w:t>
      </w:r>
      <w:r w:rsidRPr="005E711A">
        <w:rPr>
          <w:spacing w:val="-2"/>
        </w:rPr>
        <w:t>advanced</w:t>
      </w:r>
      <w:r w:rsidRPr="005E711A">
        <w:rPr>
          <w:spacing w:val="-9"/>
        </w:rPr>
        <w:t xml:space="preserve"> </w:t>
      </w:r>
      <w:r w:rsidRPr="005E711A">
        <w:rPr>
          <w:spacing w:val="-2"/>
        </w:rPr>
        <w:t>HIV,</w:t>
      </w:r>
      <w:r w:rsidRPr="005E711A">
        <w:rPr>
          <w:spacing w:val="-14"/>
        </w:rPr>
        <w:t xml:space="preserve"> </w:t>
      </w:r>
      <w:r w:rsidRPr="005E711A">
        <w:rPr>
          <w:spacing w:val="-2"/>
        </w:rPr>
        <w:t>to</w:t>
      </w:r>
      <w:r w:rsidRPr="005E711A">
        <w:rPr>
          <w:spacing w:val="-9"/>
        </w:rPr>
        <w:t xml:space="preserve"> </w:t>
      </w:r>
      <w:r w:rsidRPr="005E711A">
        <w:rPr>
          <w:spacing w:val="-2"/>
        </w:rPr>
        <w:t>mitigate</w:t>
      </w:r>
      <w:r w:rsidRPr="005E711A">
        <w:rPr>
          <w:spacing w:val="-9"/>
        </w:rPr>
        <w:t xml:space="preserve"> </w:t>
      </w:r>
      <w:r w:rsidRPr="005E711A">
        <w:rPr>
          <w:spacing w:val="-2"/>
        </w:rPr>
        <w:t>the</w:t>
      </w:r>
      <w:r w:rsidRPr="005E711A">
        <w:rPr>
          <w:spacing w:val="-10"/>
        </w:rPr>
        <w:t xml:space="preserve"> </w:t>
      </w:r>
      <w:r w:rsidRPr="005E711A">
        <w:rPr>
          <w:spacing w:val="-2"/>
        </w:rPr>
        <w:t>risk</w:t>
      </w:r>
      <w:r w:rsidRPr="005E711A">
        <w:rPr>
          <w:spacing w:val="-13"/>
        </w:rPr>
        <w:t xml:space="preserve"> </w:t>
      </w:r>
      <w:r w:rsidRPr="005E711A">
        <w:rPr>
          <w:spacing w:val="-2"/>
        </w:rPr>
        <w:t>of</w:t>
      </w:r>
      <w:r w:rsidRPr="005E711A">
        <w:rPr>
          <w:spacing w:val="-8"/>
        </w:rPr>
        <w:t xml:space="preserve"> </w:t>
      </w:r>
      <w:r w:rsidRPr="005E711A">
        <w:rPr>
          <w:spacing w:val="-2"/>
        </w:rPr>
        <w:t>death.</w:t>
      </w:r>
      <w:r w:rsidRPr="005E711A">
        <w:rPr>
          <w:spacing w:val="-8"/>
        </w:rPr>
        <w:t xml:space="preserve"> </w:t>
      </w:r>
      <w:proofErr w:type="gramStart"/>
      <w:r w:rsidRPr="005E711A">
        <w:rPr>
          <w:spacing w:val="-2"/>
        </w:rPr>
        <w:t xml:space="preserve">The </w:t>
      </w:r>
      <w:r w:rsidRPr="005E711A">
        <w:t>majority of</w:t>
      </w:r>
      <w:proofErr w:type="gramEnd"/>
      <w:r w:rsidRPr="005E711A">
        <w:t xml:space="preserve"> the opportunistic infections were tuberculosis, pneumonia and cryptococcal infections. Extra- pulmonary</w:t>
      </w:r>
      <w:r w:rsidRPr="005E711A">
        <w:rPr>
          <w:spacing w:val="-4"/>
        </w:rPr>
        <w:t xml:space="preserve"> </w:t>
      </w:r>
      <w:r w:rsidRPr="005E711A">
        <w:t>tuberculosis</w:t>
      </w:r>
      <w:r w:rsidRPr="005E711A">
        <w:rPr>
          <w:spacing w:val="-3"/>
        </w:rPr>
        <w:t xml:space="preserve"> </w:t>
      </w:r>
      <w:r w:rsidRPr="005E711A">
        <w:t>and</w:t>
      </w:r>
      <w:r w:rsidRPr="005E711A">
        <w:rPr>
          <w:spacing w:val="-1"/>
        </w:rPr>
        <w:t xml:space="preserve"> </w:t>
      </w:r>
      <w:r w:rsidRPr="005E711A">
        <w:t xml:space="preserve">cryptococcal infections correlated with the </w:t>
      </w:r>
      <w:proofErr w:type="spellStart"/>
      <w:r w:rsidRPr="005E711A">
        <w:t>aetiology</w:t>
      </w:r>
      <w:proofErr w:type="spellEnd"/>
      <w:r w:rsidRPr="005E711A">
        <w:t xml:space="preserve"> of mortality in patients with AI and may be AI-defining</w:t>
      </w:r>
      <w:r w:rsidRPr="005E711A">
        <w:rPr>
          <w:spacing w:val="-1"/>
        </w:rPr>
        <w:t xml:space="preserve"> </w:t>
      </w:r>
      <w:r w:rsidRPr="005E711A">
        <w:t>illnesses in advanced HIV, while elevated cortisol was associated</w:t>
      </w:r>
      <w:r w:rsidRPr="005E711A">
        <w:rPr>
          <w:spacing w:val="-4"/>
        </w:rPr>
        <w:t xml:space="preserve"> </w:t>
      </w:r>
      <w:r w:rsidRPr="005E711A">
        <w:t>with</w:t>
      </w:r>
      <w:r w:rsidRPr="005E711A">
        <w:rPr>
          <w:spacing w:val="-5"/>
        </w:rPr>
        <w:t xml:space="preserve"> </w:t>
      </w:r>
      <w:r w:rsidRPr="005E711A">
        <w:t>increased odds of death.</w:t>
      </w:r>
    </w:p>
    <w:p w14:paraId="3761EB02" w14:textId="77777777" w:rsidR="005D10B7" w:rsidRPr="005E711A" w:rsidRDefault="005D10B7">
      <w:pPr>
        <w:pStyle w:val="BodyText"/>
      </w:pPr>
    </w:p>
    <w:p w14:paraId="7E8E099D" w14:textId="77777777" w:rsidR="00490582" w:rsidRPr="005E711A" w:rsidRDefault="00490582" w:rsidP="005E711A">
      <w:pPr>
        <w:pStyle w:val="Heading1"/>
        <w:ind w:left="0"/>
        <w:jc w:val="both"/>
        <w:rPr>
          <w:spacing w:val="-2"/>
        </w:rPr>
      </w:pPr>
    </w:p>
    <w:p w14:paraId="3CB2C5C1" w14:textId="77777777" w:rsidR="00490582" w:rsidRPr="005E711A" w:rsidRDefault="00490582">
      <w:pPr>
        <w:pStyle w:val="Heading1"/>
        <w:ind w:left="620"/>
        <w:jc w:val="both"/>
        <w:rPr>
          <w:spacing w:val="-2"/>
        </w:rPr>
      </w:pPr>
    </w:p>
    <w:p w14:paraId="7DBA1FAC" w14:textId="43234FA2" w:rsidR="005D10B7" w:rsidRPr="005E711A" w:rsidRDefault="0094378C">
      <w:pPr>
        <w:pStyle w:val="Heading1"/>
        <w:ind w:left="620"/>
        <w:jc w:val="both"/>
      </w:pPr>
      <w:r w:rsidRPr="005E711A">
        <w:rPr>
          <w:spacing w:val="-2"/>
        </w:rPr>
        <w:t>Uncategorized</w:t>
      </w:r>
      <w:r w:rsidRPr="005E711A">
        <w:rPr>
          <w:spacing w:val="8"/>
        </w:rPr>
        <w:t xml:space="preserve"> </w:t>
      </w:r>
      <w:r w:rsidRPr="005E711A">
        <w:rPr>
          <w:spacing w:val="-2"/>
        </w:rPr>
        <w:t>References</w:t>
      </w:r>
    </w:p>
    <w:p w14:paraId="734BE4E7" w14:textId="77777777" w:rsidR="005D10B7" w:rsidRPr="005E711A" w:rsidRDefault="005D10B7">
      <w:pPr>
        <w:pStyle w:val="Heading1"/>
        <w:jc w:val="both"/>
      </w:pPr>
    </w:p>
    <w:p w14:paraId="05BF2F61" w14:textId="77777777" w:rsidR="00490582" w:rsidRPr="005E711A" w:rsidRDefault="00490582">
      <w:pPr>
        <w:pStyle w:val="Heading1"/>
        <w:jc w:val="both"/>
      </w:pPr>
    </w:p>
    <w:p w14:paraId="1A375E20" w14:textId="77777777" w:rsidR="00BB07DF" w:rsidRPr="005E711A" w:rsidRDefault="00BB07DF" w:rsidP="00BB07DF">
      <w:pPr>
        <w:pStyle w:val="ListParagraph"/>
        <w:numPr>
          <w:ilvl w:val="0"/>
          <w:numId w:val="1"/>
        </w:numPr>
        <w:tabs>
          <w:tab w:val="left" w:pos="1340"/>
        </w:tabs>
        <w:spacing w:before="74" w:line="251" w:lineRule="exact"/>
      </w:pPr>
      <w:r w:rsidRPr="005E711A">
        <w:t>Dunlop</w:t>
      </w:r>
      <w:r w:rsidRPr="005E711A">
        <w:rPr>
          <w:spacing w:val="-8"/>
        </w:rPr>
        <w:t xml:space="preserve"> </w:t>
      </w:r>
      <w:r w:rsidRPr="005E711A">
        <w:t>D.</w:t>
      </w:r>
      <w:r w:rsidRPr="005E711A">
        <w:rPr>
          <w:spacing w:val="-11"/>
        </w:rPr>
        <w:t xml:space="preserve"> </w:t>
      </w:r>
      <w:r w:rsidRPr="005E711A">
        <w:t>Eight-six</w:t>
      </w:r>
      <w:r w:rsidRPr="005E711A">
        <w:rPr>
          <w:spacing w:val="-9"/>
        </w:rPr>
        <w:t xml:space="preserve"> </w:t>
      </w:r>
      <w:r w:rsidRPr="005E711A">
        <w:t>cases</w:t>
      </w:r>
      <w:r w:rsidRPr="005E711A">
        <w:rPr>
          <w:spacing w:val="-13"/>
        </w:rPr>
        <w:t xml:space="preserve"> </w:t>
      </w:r>
      <w:r w:rsidRPr="005E711A">
        <w:t>of</w:t>
      </w:r>
      <w:r w:rsidRPr="005E711A">
        <w:rPr>
          <w:spacing w:val="-11"/>
        </w:rPr>
        <w:t xml:space="preserve"> </w:t>
      </w:r>
      <w:r w:rsidRPr="005E711A">
        <w:t>Addison's</w:t>
      </w:r>
      <w:r w:rsidRPr="005E711A">
        <w:rPr>
          <w:spacing w:val="-13"/>
        </w:rPr>
        <w:t xml:space="preserve"> </w:t>
      </w:r>
      <w:r w:rsidRPr="005E711A">
        <w:t>disease.</w:t>
      </w:r>
      <w:r w:rsidRPr="005E711A">
        <w:rPr>
          <w:spacing w:val="-10"/>
        </w:rPr>
        <w:t xml:space="preserve"> </w:t>
      </w:r>
      <w:r w:rsidRPr="005E711A">
        <w:t>British</w:t>
      </w:r>
      <w:r w:rsidRPr="005E711A">
        <w:rPr>
          <w:spacing w:val="-6"/>
        </w:rPr>
        <w:t xml:space="preserve"> </w:t>
      </w:r>
      <w:r w:rsidRPr="005E711A">
        <w:t>medical</w:t>
      </w:r>
      <w:r w:rsidRPr="005E711A">
        <w:rPr>
          <w:spacing w:val="-8"/>
        </w:rPr>
        <w:t xml:space="preserve"> </w:t>
      </w:r>
      <w:r w:rsidRPr="005E711A">
        <w:t>journal.</w:t>
      </w:r>
      <w:r w:rsidRPr="005E711A">
        <w:rPr>
          <w:spacing w:val="-9"/>
        </w:rPr>
        <w:t xml:space="preserve"> </w:t>
      </w:r>
      <w:r w:rsidRPr="005E711A">
        <w:rPr>
          <w:spacing w:val="-2"/>
        </w:rPr>
        <w:t>1963;2(5362):887.</w:t>
      </w:r>
    </w:p>
    <w:p w14:paraId="5922C0C0" w14:textId="77777777" w:rsidR="00BB07DF" w:rsidRPr="005E711A" w:rsidRDefault="00BB07DF" w:rsidP="00BB07DF">
      <w:pPr>
        <w:pStyle w:val="ListParagraph"/>
        <w:numPr>
          <w:ilvl w:val="0"/>
          <w:numId w:val="1"/>
        </w:numPr>
        <w:tabs>
          <w:tab w:val="left" w:pos="1340"/>
        </w:tabs>
        <w:spacing w:before="5" w:line="232" w:lineRule="auto"/>
        <w:ind w:left="620" w:right="2369" w:firstLine="0"/>
      </w:pPr>
      <w:proofErr w:type="spellStart"/>
      <w:r w:rsidRPr="005E711A">
        <w:t>Betterle</w:t>
      </w:r>
      <w:proofErr w:type="spellEnd"/>
      <w:r w:rsidRPr="005E711A">
        <w:rPr>
          <w:spacing w:val="-6"/>
        </w:rPr>
        <w:t xml:space="preserve"> </w:t>
      </w:r>
      <w:r w:rsidRPr="005E711A">
        <w:t>C,</w:t>
      </w:r>
      <w:r w:rsidRPr="005E711A">
        <w:rPr>
          <w:spacing w:val="-10"/>
        </w:rPr>
        <w:t xml:space="preserve"> </w:t>
      </w:r>
      <w:proofErr w:type="spellStart"/>
      <w:r w:rsidRPr="005E711A">
        <w:t>Morlin</w:t>
      </w:r>
      <w:proofErr w:type="spellEnd"/>
      <w:r w:rsidRPr="005E711A">
        <w:rPr>
          <w:spacing w:val="-6"/>
        </w:rPr>
        <w:t xml:space="preserve"> </w:t>
      </w:r>
      <w:r w:rsidRPr="005E711A">
        <w:t>L.</w:t>
      </w:r>
      <w:r w:rsidRPr="005E711A">
        <w:rPr>
          <w:spacing w:val="-10"/>
        </w:rPr>
        <w:t xml:space="preserve"> </w:t>
      </w:r>
      <w:r w:rsidRPr="005E711A">
        <w:t>Autoimmune</w:t>
      </w:r>
      <w:r w:rsidRPr="005E711A">
        <w:rPr>
          <w:spacing w:val="-5"/>
        </w:rPr>
        <w:t xml:space="preserve"> </w:t>
      </w:r>
      <w:r w:rsidRPr="005E711A">
        <w:t>Addison’s</w:t>
      </w:r>
      <w:r w:rsidRPr="005E711A">
        <w:rPr>
          <w:spacing w:val="-8"/>
        </w:rPr>
        <w:t xml:space="preserve"> </w:t>
      </w:r>
      <w:r w:rsidRPr="005E711A">
        <w:t>disease.</w:t>
      </w:r>
      <w:r w:rsidRPr="005E711A">
        <w:rPr>
          <w:spacing w:val="-13"/>
        </w:rPr>
        <w:t xml:space="preserve"> </w:t>
      </w:r>
      <w:r w:rsidRPr="005E711A">
        <w:t>Pediatric</w:t>
      </w:r>
      <w:r w:rsidRPr="005E711A">
        <w:rPr>
          <w:spacing w:val="-8"/>
        </w:rPr>
        <w:t xml:space="preserve"> </w:t>
      </w:r>
      <w:r w:rsidRPr="005E711A">
        <w:t>adrenal</w:t>
      </w:r>
      <w:r w:rsidRPr="005E711A">
        <w:rPr>
          <w:spacing w:val="-7"/>
        </w:rPr>
        <w:t xml:space="preserve"> </w:t>
      </w:r>
      <w:r w:rsidRPr="005E711A">
        <w:t xml:space="preserve">diseases. </w:t>
      </w:r>
      <w:proofErr w:type="gramStart"/>
      <w:r w:rsidRPr="005E711A">
        <w:rPr>
          <w:spacing w:val="-2"/>
        </w:rPr>
        <w:t>2011;20:161</w:t>
      </w:r>
      <w:proofErr w:type="gramEnd"/>
      <w:r w:rsidRPr="005E711A">
        <w:rPr>
          <w:spacing w:val="-2"/>
        </w:rPr>
        <w:t>-72.</w:t>
      </w:r>
    </w:p>
    <w:p w14:paraId="25495866" w14:textId="77777777" w:rsidR="00BB07DF" w:rsidRPr="005E711A" w:rsidRDefault="00BB07DF" w:rsidP="00BB07DF">
      <w:pPr>
        <w:pStyle w:val="ListParagraph"/>
        <w:numPr>
          <w:ilvl w:val="0"/>
          <w:numId w:val="1"/>
        </w:numPr>
        <w:tabs>
          <w:tab w:val="left" w:pos="1340"/>
        </w:tabs>
        <w:spacing w:before="8" w:line="228" w:lineRule="auto"/>
        <w:ind w:left="620" w:right="1647" w:firstLine="0"/>
      </w:pPr>
      <w:r w:rsidRPr="005E711A">
        <w:t>Ross</w:t>
      </w:r>
      <w:r w:rsidRPr="005E711A">
        <w:rPr>
          <w:spacing w:val="-7"/>
        </w:rPr>
        <w:t xml:space="preserve"> </w:t>
      </w:r>
      <w:r w:rsidRPr="005E711A">
        <w:t>IL,</w:t>
      </w:r>
      <w:r w:rsidRPr="005E711A">
        <w:rPr>
          <w:spacing w:val="-9"/>
        </w:rPr>
        <w:t xml:space="preserve"> </w:t>
      </w:r>
      <w:r w:rsidRPr="005E711A">
        <w:t>Levitt</w:t>
      </w:r>
      <w:r w:rsidRPr="005E711A">
        <w:rPr>
          <w:spacing w:val="-7"/>
        </w:rPr>
        <w:t xml:space="preserve"> </w:t>
      </w:r>
      <w:r w:rsidRPr="005E711A">
        <w:t>NS.</w:t>
      </w:r>
      <w:r w:rsidRPr="005E711A">
        <w:rPr>
          <w:spacing w:val="-4"/>
        </w:rPr>
        <w:t xml:space="preserve"> </w:t>
      </w:r>
      <w:r w:rsidRPr="005E711A">
        <w:t>Addison’s</w:t>
      </w:r>
      <w:r w:rsidRPr="005E711A">
        <w:rPr>
          <w:spacing w:val="-6"/>
        </w:rPr>
        <w:t xml:space="preserve"> </w:t>
      </w:r>
      <w:r w:rsidRPr="005E711A">
        <w:t>disease</w:t>
      </w:r>
      <w:r w:rsidRPr="005E711A">
        <w:rPr>
          <w:spacing w:val="-4"/>
        </w:rPr>
        <w:t xml:space="preserve"> </w:t>
      </w:r>
      <w:r w:rsidRPr="005E711A">
        <w:t>symptoms–a</w:t>
      </w:r>
      <w:r w:rsidRPr="005E711A">
        <w:rPr>
          <w:spacing w:val="-5"/>
        </w:rPr>
        <w:t xml:space="preserve"> </w:t>
      </w:r>
      <w:r w:rsidRPr="005E711A">
        <w:t>cross</w:t>
      </w:r>
      <w:r w:rsidRPr="005E711A">
        <w:rPr>
          <w:spacing w:val="-7"/>
        </w:rPr>
        <w:t xml:space="preserve"> </w:t>
      </w:r>
      <w:r w:rsidRPr="005E711A">
        <w:t>sectional</w:t>
      </w:r>
      <w:r w:rsidRPr="005E711A">
        <w:rPr>
          <w:spacing w:val="-5"/>
        </w:rPr>
        <w:t xml:space="preserve"> </w:t>
      </w:r>
      <w:r w:rsidRPr="005E711A">
        <w:t>study</w:t>
      </w:r>
      <w:r w:rsidRPr="005E711A">
        <w:rPr>
          <w:spacing w:val="-7"/>
        </w:rPr>
        <w:t xml:space="preserve"> </w:t>
      </w:r>
      <w:r w:rsidRPr="005E711A">
        <w:t>in</w:t>
      </w:r>
      <w:r w:rsidRPr="005E711A">
        <w:rPr>
          <w:spacing w:val="-5"/>
        </w:rPr>
        <w:t xml:space="preserve"> </w:t>
      </w:r>
      <w:r w:rsidRPr="005E711A">
        <w:t>urban</w:t>
      </w:r>
      <w:r w:rsidRPr="005E711A">
        <w:rPr>
          <w:spacing w:val="-5"/>
        </w:rPr>
        <w:t xml:space="preserve"> </w:t>
      </w:r>
      <w:r w:rsidRPr="005E711A">
        <w:t xml:space="preserve">South Africa. </w:t>
      </w:r>
      <w:proofErr w:type="spellStart"/>
      <w:r w:rsidRPr="005E711A">
        <w:t>PLoS</w:t>
      </w:r>
      <w:proofErr w:type="spellEnd"/>
      <w:r w:rsidRPr="005E711A">
        <w:t xml:space="preserve"> One. 2013;8(1</w:t>
      </w:r>
      <w:proofErr w:type="gramStart"/>
      <w:r w:rsidRPr="005E711A">
        <w:t>):e</w:t>
      </w:r>
      <w:proofErr w:type="gramEnd"/>
      <w:r w:rsidRPr="005E711A">
        <w:t>53526.</w:t>
      </w:r>
    </w:p>
    <w:p w14:paraId="09D101F2" w14:textId="77777777" w:rsidR="00BB07DF" w:rsidRPr="005E711A" w:rsidRDefault="00BB07DF" w:rsidP="00BB07DF">
      <w:pPr>
        <w:pStyle w:val="ListParagraph"/>
        <w:numPr>
          <w:ilvl w:val="0"/>
          <w:numId w:val="1"/>
        </w:numPr>
        <w:tabs>
          <w:tab w:val="left" w:pos="1340"/>
        </w:tabs>
        <w:spacing w:line="237" w:lineRule="auto"/>
        <w:ind w:left="620" w:right="576" w:firstLine="0"/>
      </w:pPr>
      <w:r w:rsidRPr="005E711A">
        <w:t>Mofokeng</w:t>
      </w:r>
      <w:r w:rsidRPr="005E711A">
        <w:rPr>
          <w:spacing w:val="-6"/>
        </w:rPr>
        <w:t xml:space="preserve"> </w:t>
      </w:r>
      <w:r w:rsidRPr="005E711A">
        <w:t>TR,</w:t>
      </w:r>
      <w:r w:rsidRPr="005E711A">
        <w:rPr>
          <w:spacing w:val="-5"/>
        </w:rPr>
        <w:t xml:space="preserve"> </w:t>
      </w:r>
      <w:r w:rsidRPr="005E711A">
        <w:t>Beshyah</w:t>
      </w:r>
      <w:r w:rsidRPr="005E711A">
        <w:rPr>
          <w:spacing w:val="-1"/>
        </w:rPr>
        <w:t xml:space="preserve"> </w:t>
      </w:r>
      <w:r w:rsidRPr="005E711A">
        <w:t>SA,</w:t>
      </w:r>
      <w:r w:rsidRPr="005E711A">
        <w:rPr>
          <w:spacing w:val="-5"/>
        </w:rPr>
        <w:t xml:space="preserve"> </w:t>
      </w:r>
      <w:r w:rsidRPr="005E711A">
        <w:t>Mahomed</w:t>
      </w:r>
      <w:r w:rsidRPr="005E711A">
        <w:rPr>
          <w:spacing w:val="-1"/>
        </w:rPr>
        <w:t xml:space="preserve"> </w:t>
      </w:r>
      <w:r w:rsidRPr="005E711A">
        <w:t>F,</w:t>
      </w:r>
      <w:r w:rsidRPr="005E711A">
        <w:rPr>
          <w:spacing w:val="-4"/>
        </w:rPr>
        <w:t xml:space="preserve"> </w:t>
      </w:r>
      <w:r w:rsidRPr="005E711A">
        <w:t>Ndlovu</w:t>
      </w:r>
      <w:r w:rsidRPr="005E711A">
        <w:rPr>
          <w:spacing w:val="-1"/>
        </w:rPr>
        <w:t xml:space="preserve"> </w:t>
      </w:r>
      <w:r w:rsidRPr="005E711A">
        <w:t>KC,</w:t>
      </w:r>
      <w:r w:rsidRPr="005E711A">
        <w:rPr>
          <w:spacing w:val="-5"/>
        </w:rPr>
        <w:t xml:space="preserve"> </w:t>
      </w:r>
      <w:r w:rsidRPr="005E711A">
        <w:t>Ross</w:t>
      </w:r>
      <w:r w:rsidRPr="005E711A">
        <w:rPr>
          <w:spacing w:val="-4"/>
        </w:rPr>
        <w:t xml:space="preserve"> </w:t>
      </w:r>
      <w:r w:rsidRPr="005E711A">
        <w:t>IL.</w:t>
      </w:r>
      <w:r w:rsidRPr="005E711A">
        <w:rPr>
          <w:spacing w:val="-5"/>
        </w:rPr>
        <w:t xml:space="preserve"> </w:t>
      </w:r>
      <w:r w:rsidRPr="005E711A">
        <w:t>Significant</w:t>
      </w:r>
      <w:r w:rsidRPr="005E711A">
        <w:rPr>
          <w:spacing w:val="-5"/>
        </w:rPr>
        <w:t xml:space="preserve"> </w:t>
      </w:r>
      <w:r w:rsidRPr="005E711A">
        <w:t>barriers</w:t>
      </w:r>
      <w:r w:rsidRPr="005E711A">
        <w:rPr>
          <w:spacing w:val="-4"/>
        </w:rPr>
        <w:t xml:space="preserve"> </w:t>
      </w:r>
      <w:r w:rsidRPr="005E711A">
        <w:t>to</w:t>
      </w:r>
      <w:r w:rsidRPr="005E711A">
        <w:rPr>
          <w:spacing w:val="-1"/>
        </w:rPr>
        <w:t xml:space="preserve"> </w:t>
      </w:r>
      <w:r w:rsidRPr="005E711A">
        <w:t>diagnosis and management of adrenal insufficiency in Africa. Endocrine connections. 2020;9(5):445- 56.</w:t>
      </w:r>
    </w:p>
    <w:p w14:paraId="32445FEE" w14:textId="77777777" w:rsidR="00BB07DF" w:rsidRPr="005E711A" w:rsidRDefault="00BB07DF" w:rsidP="00BB07DF">
      <w:pPr>
        <w:pStyle w:val="ListParagraph"/>
        <w:numPr>
          <w:ilvl w:val="0"/>
          <w:numId w:val="1"/>
        </w:numPr>
        <w:tabs>
          <w:tab w:val="left" w:pos="1338"/>
        </w:tabs>
        <w:spacing w:line="232" w:lineRule="auto"/>
        <w:ind w:left="620" w:right="961" w:firstLine="0"/>
        <w:jc w:val="both"/>
      </w:pPr>
      <w:r w:rsidRPr="005E711A">
        <w:t>Mofokeng</w:t>
      </w:r>
      <w:r w:rsidRPr="005E711A">
        <w:rPr>
          <w:spacing w:val="-3"/>
        </w:rPr>
        <w:t xml:space="preserve"> </w:t>
      </w:r>
      <w:r w:rsidRPr="005E711A">
        <w:t>TRP,</w:t>
      </w:r>
      <w:r w:rsidRPr="005E711A">
        <w:rPr>
          <w:spacing w:val="-2"/>
        </w:rPr>
        <w:t xml:space="preserve"> </w:t>
      </w:r>
      <w:r w:rsidRPr="005E711A">
        <w:t>Ndlovu KCZ,</w:t>
      </w:r>
      <w:r w:rsidRPr="005E711A">
        <w:rPr>
          <w:spacing w:val="-1"/>
        </w:rPr>
        <w:t xml:space="preserve"> </w:t>
      </w:r>
      <w:r w:rsidRPr="005E711A">
        <w:t>Beshyah SA,</w:t>
      </w:r>
      <w:r w:rsidRPr="005E711A">
        <w:rPr>
          <w:spacing w:val="-2"/>
        </w:rPr>
        <w:t xml:space="preserve"> </w:t>
      </w:r>
      <w:r w:rsidRPr="005E711A">
        <w:t>Ross</w:t>
      </w:r>
      <w:r w:rsidRPr="005E711A">
        <w:rPr>
          <w:spacing w:val="-1"/>
        </w:rPr>
        <w:t xml:space="preserve"> </w:t>
      </w:r>
      <w:r w:rsidRPr="005E711A">
        <w:t>IL.</w:t>
      </w:r>
      <w:r w:rsidRPr="005E711A">
        <w:rPr>
          <w:spacing w:val="-2"/>
        </w:rPr>
        <w:t xml:space="preserve"> </w:t>
      </w:r>
      <w:r w:rsidRPr="005E711A">
        <w:t>Tiered</w:t>
      </w:r>
      <w:r w:rsidRPr="005E711A">
        <w:rPr>
          <w:spacing w:val="-3"/>
        </w:rPr>
        <w:t xml:space="preserve"> </w:t>
      </w:r>
      <w:r w:rsidRPr="005E711A">
        <w:t>healthcare in South Africa</w:t>
      </w:r>
      <w:r w:rsidRPr="005E711A">
        <w:rPr>
          <w:spacing w:val="-3"/>
        </w:rPr>
        <w:t xml:space="preserve"> </w:t>
      </w:r>
      <w:r w:rsidRPr="005E711A">
        <w:t>exposes deficiencies</w:t>
      </w:r>
      <w:r w:rsidRPr="005E711A">
        <w:rPr>
          <w:spacing w:val="-6"/>
        </w:rPr>
        <w:t xml:space="preserve"> </w:t>
      </w:r>
      <w:r w:rsidRPr="005E711A">
        <w:t>in</w:t>
      </w:r>
      <w:r w:rsidRPr="005E711A">
        <w:rPr>
          <w:spacing w:val="-6"/>
        </w:rPr>
        <w:t xml:space="preserve"> </w:t>
      </w:r>
      <w:r w:rsidRPr="005E711A">
        <w:t>management</w:t>
      </w:r>
      <w:r w:rsidRPr="005E711A">
        <w:rPr>
          <w:spacing w:val="-8"/>
        </w:rPr>
        <w:t xml:space="preserve"> </w:t>
      </w:r>
      <w:r w:rsidRPr="005E711A">
        <w:t>and</w:t>
      </w:r>
      <w:r w:rsidRPr="005E711A">
        <w:rPr>
          <w:spacing w:val="-5"/>
        </w:rPr>
        <w:t xml:space="preserve"> </w:t>
      </w:r>
      <w:r w:rsidRPr="005E711A">
        <w:t>more</w:t>
      </w:r>
      <w:r w:rsidRPr="005E711A">
        <w:rPr>
          <w:spacing w:val="-5"/>
        </w:rPr>
        <w:t xml:space="preserve"> </w:t>
      </w:r>
      <w:r w:rsidRPr="005E711A">
        <w:t>patients</w:t>
      </w:r>
      <w:r w:rsidRPr="005E711A">
        <w:rPr>
          <w:spacing w:val="-7"/>
        </w:rPr>
        <w:t xml:space="preserve"> </w:t>
      </w:r>
      <w:r w:rsidRPr="005E711A">
        <w:t>with</w:t>
      </w:r>
      <w:r w:rsidRPr="005E711A">
        <w:rPr>
          <w:spacing w:val="-5"/>
        </w:rPr>
        <w:t xml:space="preserve"> </w:t>
      </w:r>
      <w:r w:rsidRPr="005E711A">
        <w:t>infectious</w:t>
      </w:r>
      <w:r w:rsidRPr="005E711A">
        <w:rPr>
          <w:spacing w:val="-7"/>
        </w:rPr>
        <w:t xml:space="preserve"> </w:t>
      </w:r>
      <w:r w:rsidRPr="005E711A">
        <w:t>etiology</w:t>
      </w:r>
      <w:r w:rsidRPr="005E711A">
        <w:rPr>
          <w:spacing w:val="-7"/>
        </w:rPr>
        <w:t xml:space="preserve"> </w:t>
      </w:r>
      <w:r w:rsidRPr="005E711A">
        <w:t>of</w:t>
      </w:r>
      <w:r w:rsidRPr="005E711A">
        <w:rPr>
          <w:spacing w:val="-10"/>
        </w:rPr>
        <w:t xml:space="preserve"> </w:t>
      </w:r>
      <w:r w:rsidRPr="005E711A">
        <w:t>primary</w:t>
      </w:r>
      <w:r w:rsidRPr="005E711A">
        <w:rPr>
          <w:spacing w:val="-8"/>
        </w:rPr>
        <w:t xml:space="preserve"> </w:t>
      </w:r>
      <w:r w:rsidRPr="005E711A">
        <w:t>adrenal</w:t>
      </w:r>
      <w:r w:rsidRPr="005E711A">
        <w:rPr>
          <w:spacing w:val="-3"/>
        </w:rPr>
        <w:t xml:space="preserve"> </w:t>
      </w:r>
      <w:r w:rsidRPr="005E711A">
        <w:t xml:space="preserve">insufficiency. </w:t>
      </w:r>
      <w:proofErr w:type="spellStart"/>
      <w:r w:rsidRPr="005E711A">
        <w:t>Plos</w:t>
      </w:r>
      <w:proofErr w:type="spellEnd"/>
      <w:r w:rsidRPr="005E711A">
        <w:t xml:space="preserve"> one. 2020;15(11</w:t>
      </w:r>
      <w:proofErr w:type="gramStart"/>
      <w:r w:rsidRPr="005E711A">
        <w:t>):e</w:t>
      </w:r>
      <w:proofErr w:type="gramEnd"/>
      <w:r w:rsidRPr="005E711A">
        <w:t>0241845.</w:t>
      </w:r>
    </w:p>
    <w:p w14:paraId="0420FE16" w14:textId="77777777" w:rsidR="00BB07DF" w:rsidRPr="005E711A" w:rsidRDefault="00BB07DF" w:rsidP="00BB07DF">
      <w:pPr>
        <w:pStyle w:val="ListParagraph"/>
        <w:numPr>
          <w:ilvl w:val="0"/>
          <w:numId w:val="1"/>
        </w:numPr>
        <w:tabs>
          <w:tab w:val="left" w:pos="1340"/>
        </w:tabs>
        <w:spacing w:line="232" w:lineRule="auto"/>
        <w:ind w:left="620" w:right="1148" w:firstLine="0"/>
      </w:pPr>
      <w:proofErr w:type="spellStart"/>
      <w:r w:rsidRPr="005E711A">
        <w:t>Goliber</w:t>
      </w:r>
      <w:proofErr w:type="spellEnd"/>
      <w:r w:rsidRPr="005E711A">
        <w:rPr>
          <w:spacing w:val="-5"/>
        </w:rPr>
        <w:t xml:space="preserve"> </w:t>
      </w:r>
      <w:r w:rsidRPr="005E711A">
        <w:t>T.</w:t>
      </w:r>
      <w:r w:rsidRPr="005E711A">
        <w:rPr>
          <w:spacing w:val="-10"/>
        </w:rPr>
        <w:t xml:space="preserve"> </w:t>
      </w:r>
      <w:r w:rsidRPr="005E711A">
        <w:t>The</w:t>
      </w:r>
      <w:r w:rsidRPr="005E711A">
        <w:rPr>
          <w:spacing w:val="-5"/>
        </w:rPr>
        <w:t xml:space="preserve"> </w:t>
      </w:r>
      <w:r w:rsidRPr="005E711A">
        <w:t>status</w:t>
      </w:r>
      <w:r w:rsidRPr="005E711A">
        <w:rPr>
          <w:spacing w:val="-8"/>
        </w:rPr>
        <w:t xml:space="preserve"> </w:t>
      </w:r>
      <w:r w:rsidRPr="005E711A">
        <w:t>of</w:t>
      </w:r>
      <w:r w:rsidRPr="005E711A">
        <w:rPr>
          <w:spacing w:val="-10"/>
        </w:rPr>
        <w:t xml:space="preserve"> </w:t>
      </w:r>
      <w:r w:rsidRPr="005E711A">
        <w:t>the</w:t>
      </w:r>
      <w:r w:rsidRPr="005E711A">
        <w:rPr>
          <w:spacing w:val="-5"/>
        </w:rPr>
        <w:t xml:space="preserve"> </w:t>
      </w:r>
      <w:r w:rsidRPr="005E711A">
        <w:t>HIV/AIDS</w:t>
      </w:r>
      <w:r w:rsidRPr="005E711A">
        <w:rPr>
          <w:spacing w:val="-4"/>
        </w:rPr>
        <w:t xml:space="preserve"> </w:t>
      </w:r>
      <w:r w:rsidRPr="005E711A">
        <w:t>epidemic</w:t>
      </w:r>
      <w:r w:rsidRPr="005E711A">
        <w:rPr>
          <w:spacing w:val="-7"/>
        </w:rPr>
        <w:t xml:space="preserve"> </w:t>
      </w:r>
      <w:r w:rsidRPr="005E711A">
        <w:t>in</w:t>
      </w:r>
      <w:r w:rsidRPr="005E711A">
        <w:rPr>
          <w:spacing w:val="-6"/>
        </w:rPr>
        <w:t xml:space="preserve"> </w:t>
      </w:r>
      <w:r w:rsidRPr="005E711A">
        <w:t>Sub-Saharan</w:t>
      </w:r>
      <w:r w:rsidRPr="005E711A">
        <w:rPr>
          <w:spacing w:val="-4"/>
        </w:rPr>
        <w:t xml:space="preserve"> </w:t>
      </w:r>
      <w:r w:rsidRPr="005E711A">
        <w:t>Africa.</w:t>
      </w:r>
      <w:r w:rsidRPr="005E711A">
        <w:rPr>
          <w:spacing w:val="-9"/>
        </w:rPr>
        <w:t xml:space="preserve"> </w:t>
      </w:r>
      <w:r w:rsidRPr="005E711A">
        <w:t>Population</w:t>
      </w:r>
      <w:r w:rsidRPr="005E711A">
        <w:rPr>
          <w:spacing w:val="-4"/>
        </w:rPr>
        <w:t xml:space="preserve"> </w:t>
      </w:r>
      <w:r w:rsidRPr="005E711A">
        <w:t>Reference Bureau. 2002.</w:t>
      </w:r>
    </w:p>
    <w:p w14:paraId="00C0568E" w14:textId="77777777" w:rsidR="00BB07DF" w:rsidRPr="005E711A" w:rsidRDefault="00BB07DF" w:rsidP="00BB07DF">
      <w:pPr>
        <w:pStyle w:val="ListParagraph"/>
        <w:numPr>
          <w:ilvl w:val="0"/>
          <w:numId w:val="1"/>
        </w:numPr>
        <w:tabs>
          <w:tab w:val="left" w:pos="1340"/>
        </w:tabs>
        <w:spacing w:line="232" w:lineRule="auto"/>
        <w:ind w:left="620" w:right="1874" w:firstLine="0"/>
      </w:pPr>
      <w:r w:rsidRPr="005E711A">
        <w:t>Hofbauer</w:t>
      </w:r>
      <w:r w:rsidRPr="005E711A">
        <w:rPr>
          <w:spacing w:val="-6"/>
        </w:rPr>
        <w:t xml:space="preserve"> </w:t>
      </w:r>
      <w:r w:rsidRPr="005E711A">
        <w:t>LC,</w:t>
      </w:r>
      <w:r w:rsidRPr="005E711A">
        <w:rPr>
          <w:spacing w:val="-10"/>
        </w:rPr>
        <w:t xml:space="preserve"> </w:t>
      </w:r>
      <w:proofErr w:type="spellStart"/>
      <w:r w:rsidRPr="005E711A">
        <w:t>Heufelder</w:t>
      </w:r>
      <w:proofErr w:type="spellEnd"/>
      <w:r w:rsidRPr="005E711A">
        <w:rPr>
          <w:spacing w:val="-7"/>
        </w:rPr>
        <w:t xml:space="preserve"> </w:t>
      </w:r>
      <w:r w:rsidRPr="005E711A">
        <w:t>AE.</w:t>
      </w:r>
      <w:r w:rsidRPr="005E711A">
        <w:rPr>
          <w:spacing w:val="-10"/>
        </w:rPr>
        <w:t xml:space="preserve"> </w:t>
      </w:r>
      <w:r w:rsidRPr="005E711A">
        <w:t>Endocrine</w:t>
      </w:r>
      <w:r w:rsidRPr="005E711A">
        <w:rPr>
          <w:spacing w:val="-5"/>
        </w:rPr>
        <w:t xml:space="preserve"> </w:t>
      </w:r>
      <w:r w:rsidRPr="005E711A">
        <w:t>implications</w:t>
      </w:r>
      <w:r w:rsidRPr="005E711A">
        <w:rPr>
          <w:spacing w:val="-7"/>
        </w:rPr>
        <w:t xml:space="preserve"> </w:t>
      </w:r>
      <w:r w:rsidRPr="005E711A">
        <w:t>of</w:t>
      </w:r>
      <w:r w:rsidRPr="005E711A">
        <w:rPr>
          <w:spacing w:val="-11"/>
        </w:rPr>
        <w:t xml:space="preserve"> </w:t>
      </w:r>
      <w:r w:rsidRPr="005E711A">
        <w:t>human</w:t>
      </w:r>
      <w:r w:rsidRPr="005E711A">
        <w:rPr>
          <w:spacing w:val="-6"/>
        </w:rPr>
        <w:t xml:space="preserve"> </w:t>
      </w:r>
      <w:r w:rsidRPr="005E711A">
        <w:t>immunodeficiency</w:t>
      </w:r>
      <w:r w:rsidRPr="005E711A">
        <w:rPr>
          <w:spacing w:val="-6"/>
        </w:rPr>
        <w:t xml:space="preserve"> </w:t>
      </w:r>
      <w:r w:rsidRPr="005E711A">
        <w:t>virus infection. Medicine. 1996;75(5):262-78.</w:t>
      </w:r>
    </w:p>
    <w:p w14:paraId="6DC540C7" w14:textId="77777777" w:rsidR="00BB07DF" w:rsidRPr="005E711A" w:rsidRDefault="00BB07DF" w:rsidP="00BB07DF">
      <w:pPr>
        <w:pStyle w:val="ListParagraph"/>
        <w:numPr>
          <w:ilvl w:val="0"/>
          <w:numId w:val="1"/>
        </w:numPr>
        <w:tabs>
          <w:tab w:val="left" w:pos="1340"/>
        </w:tabs>
        <w:spacing w:line="235" w:lineRule="auto"/>
        <w:ind w:left="620" w:right="965" w:firstLine="0"/>
      </w:pPr>
      <w:r w:rsidRPr="005E711A">
        <w:t>Boulle</w:t>
      </w:r>
      <w:r w:rsidRPr="005E711A">
        <w:rPr>
          <w:spacing w:val="-1"/>
        </w:rPr>
        <w:t xml:space="preserve"> </w:t>
      </w:r>
      <w:r w:rsidRPr="005E711A">
        <w:t>A,</w:t>
      </w:r>
      <w:r w:rsidRPr="005E711A">
        <w:rPr>
          <w:spacing w:val="-5"/>
        </w:rPr>
        <w:t xml:space="preserve"> </w:t>
      </w:r>
      <w:r w:rsidRPr="005E711A">
        <w:t>Schomaker</w:t>
      </w:r>
      <w:r w:rsidRPr="005E711A">
        <w:rPr>
          <w:spacing w:val="-2"/>
        </w:rPr>
        <w:t xml:space="preserve"> </w:t>
      </w:r>
      <w:r w:rsidRPr="005E711A">
        <w:t>M,</w:t>
      </w:r>
      <w:r w:rsidRPr="005E711A">
        <w:rPr>
          <w:spacing w:val="-5"/>
        </w:rPr>
        <w:t xml:space="preserve"> </w:t>
      </w:r>
      <w:r w:rsidRPr="005E711A">
        <w:t>May</w:t>
      </w:r>
      <w:r w:rsidRPr="005E711A">
        <w:rPr>
          <w:spacing w:val="-4"/>
        </w:rPr>
        <w:t xml:space="preserve"> </w:t>
      </w:r>
      <w:r w:rsidRPr="005E711A">
        <w:t>MT,</w:t>
      </w:r>
      <w:r w:rsidRPr="005E711A">
        <w:rPr>
          <w:spacing w:val="-4"/>
        </w:rPr>
        <w:t xml:space="preserve"> </w:t>
      </w:r>
      <w:r w:rsidRPr="005E711A">
        <w:t>Hogg</w:t>
      </w:r>
      <w:r w:rsidRPr="005E711A">
        <w:rPr>
          <w:spacing w:val="-6"/>
        </w:rPr>
        <w:t xml:space="preserve"> </w:t>
      </w:r>
      <w:r w:rsidRPr="005E711A">
        <w:t>RS,</w:t>
      </w:r>
      <w:r w:rsidRPr="005E711A">
        <w:rPr>
          <w:spacing w:val="-5"/>
        </w:rPr>
        <w:t xml:space="preserve"> </w:t>
      </w:r>
      <w:r w:rsidRPr="005E711A">
        <w:t>Shepherd</w:t>
      </w:r>
      <w:r w:rsidRPr="005E711A">
        <w:rPr>
          <w:spacing w:val="-1"/>
        </w:rPr>
        <w:t xml:space="preserve"> </w:t>
      </w:r>
      <w:r w:rsidRPr="005E711A">
        <w:t>BE,</w:t>
      </w:r>
      <w:r w:rsidRPr="005E711A">
        <w:rPr>
          <w:spacing w:val="-5"/>
        </w:rPr>
        <w:t xml:space="preserve"> </w:t>
      </w:r>
      <w:r w:rsidRPr="005E711A">
        <w:t>Monge</w:t>
      </w:r>
      <w:r w:rsidRPr="005E711A">
        <w:rPr>
          <w:spacing w:val="-1"/>
        </w:rPr>
        <w:t xml:space="preserve"> </w:t>
      </w:r>
      <w:r w:rsidRPr="005E711A">
        <w:t>S,</w:t>
      </w:r>
      <w:r w:rsidRPr="005E711A">
        <w:rPr>
          <w:spacing w:val="-5"/>
        </w:rPr>
        <w:t xml:space="preserve"> </w:t>
      </w:r>
      <w:r w:rsidRPr="005E711A">
        <w:t>et</w:t>
      </w:r>
      <w:r w:rsidRPr="005E711A">
        <w:rPr>
          <w:spacing w:val="-5"/>
        </w:rPr>
        <w:t xml:space="preserve"> </w:t>
      </w:r>
      <w:r w:rsidRPr="005E711A">
        <w:t>al.</w:t>
      </w:r>
      <w:r w:rsidRPr="005E711A">
        <w:rPr>
          <w:spacing w:val="-5"/>
        </w:rPr>
        <w:t xml:space="preserve"> </w:t>
      </w:r>
      <w:r w:rsidRPr="005E711A">
        <w:t>Mortality</w:t>
      </w:r>
      <w:r w:rsidRPr="005E711A">
        <w:rPr>
          <w:spacing w:val="-4"/>
        </w:rPr>
        <w:t xml:space="preserve"> </w:t>
      </w:r>
      <w:r w:rsidRPr="005E711A">
        <w:t>in</w:t>
      </w:r>
      <w:r w:rsidRPr="005E711A">
        <w:rPr>
          <w:spacing w:val="-1"/>
        </w:rPr>
        <w:t xml:space="preserve"> </w:t>
      </w:r>
      <w:r w:rsidRPr="005E711A">
        <w:t xml:space="preserve">patients with HIV-1 infection starting antiretroviral therapy in South Africa, Europe, or North America: a collaborative analysis of prospective studies. </w:t>
      </w:r>
      <w:proofErr w:type="spellStart"/>
      <w:r w:rsidRPr="005E711A">
        <w:t>PLoS</w:t>
      </w:r>
      <w:proofErr w:type="spellEnd"/>
      <w:r w:rsidRPr="005E711A">
        <w:t xml:space="preserve"> medicine. 2014;11(9</w:t>
      </w:r>
      <w:proofErr w:type="gramStart"/>
      <w:r w:rsidRPr="005E711A">
        <w:t>):e</w:t>
      </w:r>
      <w:proofErr w:type="gramEnd"/>
      <w:r w:rsidRPr="005E711A">
        <w:t>1001718.</w:t>
      </w:r>
    </w:p>
    <w:p w14:paraId="4352FF2A" w14:textId="77777777" w:rsidR="00BB07DF" w:rsidRPr="005E711A" w:rsidRDefault="00BB07DF" w:rsidP="00BB07DF">
      <w:pPr>
        <w:pStyle w:val="ListParagraph"/>
        <w:numPr>
          <w:ilvl w:val="0"/>
          <w:numId w:val="1"/>
        </w:numPr>
        <w:tabs>
          <w:tab w:val="left" w:pos="1340"/>
        </w:tabs>
        <w:spacing w:line="244" w:lineRule="exact"/>
      </w:pPr>
      <w:r w:rsidRPr="005E711A">
        <w:t>Arlt</w:t>
      </w:r>
      <w:r w:rsidRPr="005E711A">
        <w:rPr>
          <w:spacing w:val="-16"/>
        </w:rPr>
        <w:t xml:space="preserve"> </w:t>
      </w:r>
      <w:r w:rsidRPr="005E711A">
        <w:t>W.</w:t>
      </w:r>
      <w:r w:rsidRPr="005E711A">
        <w:rPr>
          <w:spacing w:val="-9"/>
        </w:rPr>
        <w:t xml:space="preserve"> </w:t>
      </w:r>
      <w:r w:rsidRPr="005E711A">
        <w:t>Adrenal</w:t>
      </w:r>
      <w:r w:rsidRPr="005E711A">
        <w:rPr>
          <w:spacing w:val="-11"/>
        </w:rPr>
        <w:t xml:space="preserve"> </w:t>
      </w:r>
      <w:r w:rsidRPr="005E711A">
        <w:t>insufficiency.</w:t>
      </w:r>
      <w:r w:rsidRPr="005E711A">
        <w:rPr>
          <w:spacing w:val="-12"/>
        </w:rPr>
        <w:t xml:space="preserve"> </w:t>
      </w:r>
      <w:r w:rsidRPr="005E711A">
        <w:t>Clinical</w:t>
      </w:r>
      <w:r w:rsidRPr="005E711A">
        <w:rPr>
          <w:spacing w:val="-10"/>
        </w:rPr>
        <w:t xml:space="preserve"> </w:t>
      </w:r>
      <w:r w:rsidRPr="005E711A">
        <w:t>medicine.</w:t>
      </w:r>
      <w:r w:rsidRPr="005E711A">
        <w:rPr>
          <w:spacing w:val="-12"/>
        </w:rPr>
        <w:t xml:space="preserve"> </w:t>
      </w:r>
      <w:r w:rsidRPr="005E711A">
        <w:rPr>
          <w:spacing w:val="-2"/>
        </w:rPr>
        <w:t>2008;8(2):211.</w:t>
      </w:r>
    </w:p>
    <w:p w14:paraId="6213D0C9" w14:textId="77777777" w:rsidR="00BB07DF" w:rsidRPr="005E711A" w:rsidRDefault="00BB07DF" w:rsidP="00BB07DF">
      <w:pPr>
        <w:pStyle w:val="ListParagraph"/>
        <w:numPr>
          <w:ilvl w:val="0"/>
          <w:numId w:val="1"/>
        </w:numPr>
        <w:tabs>
          <w:tab w:val="left" w:pos="1340"/>
        </w:tabs>
        <w:spacing w:line="232" w:lineRule="auto"/>
        <w:ind w:left="620" w:right="2254" w:firstLine="0"/>
      </w:pPr>
      <w:proofErr w:type="spellStart"/>
      <w:r w:rsidRPr="005E711A">
        <w:t>Husebye</w:t>
      </w:r>
      <w:proofErr w:type="spellEnd"/>
      <w:r w:rsidRPr="005E711A">
        <w:rPr>
          <w:spacing w:val="-4"/>
        </w:rPr>
        <w:t xml:space="preserve"> </w:t>
      </w:r>
      <w:r w:rsidRPr="005E711A">
        <w:t>ES,</w:t>
      </w:r>
      <w:r w:rsidRPr="005E711A">
        <w:rPr>
          <w:spacing w:val="-9"/>
        </w:rPr>
        <w:t xml:space="preserve"> </w:t>
      </w:r>
      <w:r w:rsidRPr="005E711A">
        <w:t>Pearce</w:t>
      </w:r>
      <w:r w:rsidRPr="005E711A">
        <w:rPr>
          <w:spacing w:val="-5"/>
        </w:rPr>
        <w:t xml:space="preserve"> </w:t>
      </w:r>
      <w:r w:rsidRPr="005E711A">
        <w:t>SH,</w:t>
      </w:r>
      <w:r w:rsidRPr="005E711A">
        <w:rPr>
          <w:spacing w:val="-9"/>
        </w:rPr>
        <w:t xml:space="preserve"> </w:t>
      </w:r>
      <w:r w:rsidRPr="005E711A">
        <w:t>Krone</w:t>
      </w:r>
      <w:r w:rsidRPr="005E711A">
        <w:rPr>
          <w:spacing w:val="-5"/>
        </w:rPr>
        <w:t xml:space="preserve"> </w:t>
      </w:r>
      <w:r w:rsidRPr="005E711A">
        <w:t>NP,</w:t>
      </w:r>
      <w:r w:rsidRPr="005E711A">
        <w:rPr>
          <w:spacing w:val="-9"/>
        </w:rPr>
        <w:t xml:space="preserve"> </w:t>
      </w:r>
      <w:r w:rsidRPr="005E711A">
        <w:t>Kämpe</w:t>
      </w:r>
      <w:r w:rsidRPr="005E711A">
        <w:rPr>
          <w:spacing w:val="-5"/>
        </w:rPr>
        <w:t xml:space="preserve"> </w:t>
      </w:r>
      <w:r w:rsidRPr="005E711A">
        <w:t>O.</w:t>
      </w:r>
      <w:r w:rsidRPr="005E711A">
        <w:rPr>
          <w:spacing w:val="-10"/>
        </w:rPr>
        <w:t xml:space="preserve"> </w:t>
      </w:r>
      <w:r w:rsidRPr="005E711A">
        <w:t>Adrenal</w:t>
      </w:r>
      <w:r w:rsidRPr="005E711A">
        <w:rPr>
          <w:spacing w:val="-6"/>
        </w:rPr>
        <w:t xml:space="preserve"> </w:t>
      </w:r>
      <w:r w:rsidRPr="005E711A">
        <w:t>insufficiency.</w:t>
      </w:r>
      <w:r w:rsidRPr="005E711A">
        <w:rPr>
          <w:spacing w:val="-8"/>
        </w:rPr>
        <w:t xml:space="preserve"> </w:t>
      </w:r>
      <w:r w:rsidRPr="005E711A">
        <w:t>The</w:t>
      </w:r>
      <w:r w:rsidRPr="005E711A">
        <w:rPr>
          <w:spacing w:val="-6"/>
        </w:rPr>
        <w:t xml:space="preserve"> </w:t>
      </w:r>
      <w:r w:rsidRPr="005E711A">
        <w:t xml:space="preserve">Lancet. </w:t>
      </w:r>
      <w:r w:rsidRPr="005E711A">
        <w:rPr>
          <w:spacing w:val="-2"/>
        </w:rPr>
        <w:t>2021;397(10274):613-29.</w:t>
      </w:r>
    </w:p>
    <w:p w14:paraId="2D3DA9C1" w14:textId="77777777" w:rsidR="00BB07DF" w:rsidRPr="005E711A" w:rsidRDefault="00BB07DF" w:rsidP="00BB07DF">
      <w:pPr>
        <w:pStyle w:val="ListParagraph"/>
        <w:numPr>
          <w:ilvl w:val="0"/>
          <w:numId w:val="1"/>
        </w:numPr>
        <w:tabs>
          <w:tab w:val="left" w:pos="1340"/>
        </w:tabs>
        <w:spacing w:line="237" w:lineRule="auto"/>
        <w:ind w:left="620" w:right="2500" w:firstLine="0"/>
      </w:pPr>
      <w:proofErr w:type="spellStart"/>
      <w:r w:rsidRPr="005E711A">
        <w:t>Eledrisi</w:t>
      </w:r>
      <w:proofErr w:type="spellEnd"/>
      <w:r w:rsidRPr="005E711A">
        <w:t xml:space="preserve"> MS, Verghese AC. Adrenal insufficiency in HIV infection: a review</w:t>
      </w:r>
      <w:r w:rsidRPr="005E711A">
        <w:rPr>
          <w:spacing w:val="-1"/>
        </w:rPr>
        <w:t xml:space="preserve"> </w:t>
      </w:r>
      <w:r w:rsidRPr="005E711A">
        <w:t>and recommendations.</w:t>
      </w:r>
      <w:r w:rsidRPr="005E711A">
        <w:rPr>
          <w:spacing w:val="-9"/>
        </w:rPr>
        <w:t xml:space="preserve"> </w:t>
      </w:r>
      <w:r w:rsidRPr="005E711A">
        <w:t>The</w:t>
      </w:r>
      <w:r w:rsidRPr="005E711A">
        <w:rPr>
          <w:spacing w:val="-7"/>
        </w:rPr>
        <w:t xml:space="preserve"> </w:t>
      </w:r>
      <w:r w:rsidRPr="005E711A">
        <w:t>American</w:t>
      </w:r>
      <w:r w:rsidRPr="005E711A">
        <w:rPr>
          <w:spacing w:val="-7"/>
        </w:rPr>
        <w:t xml:space="preserve"> </w:t>
      </w:r>
      <w:r w:rsidRPr="005E711A">
        <w:t>journal</w:t>
      </w:r>
      <w:r w:rsidRPr="005E711A">
        <w:rPr>
          <w:spacing w:val="-8"/>
        </w:rPr>
        <w:t xml:space="preserve"> </w:t>
      </w:r>
      <w:r w:rsidRPr="005E711A">
        <w:t>of</w:t>
      </w:r>
      <w:r w:rsidRPr="005E711A">
        <w:rPr>
          <w:spacing w:val="-12"/>
        </w:rPr>
        <w:t xml:space="preserve"> </w:t>
      </w:r>
      <w:r w:rsidRPr="005E711A">
        <w:t>the</w:t>
      </w:r>
      <w:r w:rsidRPr="005E711A">
        <w:rPr>
          <w:spacing w:val="-7"/>
        </w:rPr>
        <w:t xml:space="preserve"> </w:t>
      </w:r>
      <w:r w:rsidRPr="005E711A">
        <w:t>medical</w:t>
      </w:r>
      <w:r w:rsidRPr="005E711A">
        <w:rPr>
          <w:spacing w:val="-9"/>
        </w:rPr>
        <w:t xml:space="preserve"> </w:t>
      </w:r>
      <w:r w:rsidRPr="005E711A">
        <w:t>sciences.</w:t>
      </w:r>
      <w:r w:rsidRPr="005E711A">
        <w:rPr>
          <w:spacing w:val="-10"/>
        </w:rPr>
        <w:t xml:space="preserve"> </w:t>
      </w:r>
      <w:r w:rsidRPr="005E711A">
        <w:t>2001;321(2):137-44.</w:t>
      </w:r>
    </w:p>
    <w:p w14:paraId="31A618D2" w14:textId="77777777" w:rsidR="00BB07DF" w:rsidRPr="005E711A" w:rsidRDefault="00BB07DF" w:rsidP="00BB07DF">
      <w:pPr>
        <w:pStyle w:val="ListParagraph"/>
        <w:numPr>
          <w:ilvl w:val="0"/>
          <w:numId w:val="1"/>
        </w:numPr>
        <w:tabs>
          <w:tab w:val="left" w:pos="1340"/>
        </w:tabs>
        <w:spacing w:line="232" w:lineRule="auto"/>
        <w:ind w:left="620" w:right="1968" w:firstLine="0"/>
      </w:pPr>
      <w:r w:rsidRPr="005E711A">
        <w:t>Bornstein</w:t>
      </w:r>
      <w:r w:rsidRPr="005E711A">
        <w:rPr>
          <w:spacing w:val="-5"/>
        </w:rPr>
        <w:t xml:space="preserve"> </w:t>
      </w:r>
      <w:r w:rsidRPr="005E711A">
        <w:t>SR.</w:t>
      </w:r>
      <w:r w:rsidRPr="005E711A">
        <w:rPr>
          <w:spacing w:val="-10"/>
        </w:rPr>
        <w:t xml:space="preserve"> </w:t>
      </w:r>
      <w:r w:rsidRPr="005E711A">
        <w:t>Predisposing</w:t>
      </w:r>
      <w:r w:rsidRPr="005E711A">
        <w:rPr>
          <w:spacing w:val="-10"/>
        </w:rPr>
        <w:t xml:space="preserve"> </w:t>
      </w:r>
      <w:r w:rsidRPr="005E711A">
        <w:t>factors</w:t>
      </w:r>
      <w:r w:rsidRPr="005E711A">
        <w:rPr>
          <w:spacing w:val="-9"/>
        </w:rPr>
        <w:t xml:space="preserve"> </w:t>
      </w:r>
      <w:r w:rsidRPr="005E711A">
        <w:t>for</w:t>
      </w:r>
      <w:r w:rsidRPr="005E711A">
        <w:rPr>
          <w:spacing w:val="-7"/>
        </w:rPr>
        <w:t xml:space="preserve"> </w:t>
      </w:r>
      <w:r w:rsidRPr="005E711A">
        <w:t>adrenal</w:t>
      </w:r>
      <w:r w:rsidRPr="005E711A">
        <w:rPr>
          <w:spacing w:val="-7"/>
        </w:rPr>
        <w:t xml:space="preserve"> </w:t>
      </w:r>
      <w:r w:rsidRPr="005E711A">
        <w:t>insufficiency.</w:t>
      </w:r>
      <w:r w:rsidRPr="005E711A">
        <w:rPr>
          <w:spacing w:val="-9"/>
        </w:rPr>
        <w:t xml:space="preserve"> </w:t>
      </w:r>
      <w:r w:rsidRPr="005E711A">
        <w:t>New</w:t>
      </w:r>
      <w:r w:rsidRPr="005E711A">
        <w:rPr>
          <w:spacing w:val="-8"/>
        </w:rPr>
        <w:t xml:space="preserve"> </w:t>
      </w:r>
      <w:r w:rsidRPr="005E711A">
        <w:t>England</w:t>
      </w:r>
      <w:r w:rsidRPr="005E711A">
        <w:rPr>
          <w:spacing w:val="-6"/>
        </w:rPr>
        <w:t xml:space="preserve"> </w:t>
      </w:r>
      <w:r w:rsidRPr="005E711A">
        <w:t>Journal</w:t>
      </w:r>
      <w:r w:rsidRPr="005E711A">
        <w:rPr>
          <w:spacing w:val="-7"/>
        </w:rPr>
        <w:t xml:space="preserve"> </w:t>
      </w:r>
      <w:r w:rsidRPr="005E711A">
        <w:t>of Medicine. 2009;360(22):2328-39.</w:t>
      </w:r>
    </w:p>
    <w:p w14:paraId="4C13039C" w14:textId="77777777" w:rsidR="00BB07DF" w:rsidRPr="005E711A" w:rsidRDefault="00BB07DF" w:rsidP="00BB07DF">
      <w:pPr>
        <w:pStyle w:val="ListParagraph"/>
        <w:numPr>
          <w:ilvl w:val="0"/>
          <w:numId w:val="1"/>
        </w:numPr>
        <w:tabs>
          <w:tab w:val="left" w:pos="1340"/>
        </w:tabs>
        <w:spacing w:line="232" w:lineRule="auto"/>
        <w:ind w:left="620" w:right="526" w:firstLine="0"/>
      </w:pPr>
      <w:r w:rsidRPr="005E711A">
        <w:lastRenderedPageBreak/>
        <w:t>Afreen</w:t>
      </w:r>
      <w:r w:rsidRPr="005E711A">
        <w:rPr>
          <w:spacing w:val="-4"/>
        </w:rPr>
        <w:t xml:space="preserve"> </w:t>
      </w:r>
      <w:r w:rsidRPr="005E711A">
        <w:t>B,</w:t>
      </w:r>
      <w:r w:rsidRPr="005E711A">
        <w:rPr>
          <w:spacing w:val="-9"/>
        </w:rPr>
        <w:t xml:space="preserve"> </w:t>
      </w:r>
      <w:r w:rsidRPr="005E711A">
        <w:t>Khan</w:t>
      </w:r>
      <w:r w:rsidRPr="005E711A">
        <w:rPr>
          <w:spacing w:val="-4"/>
        </w:rPr>
        <w:t xml:space="preserve"> </w:t>
      </w:r>
      <w:r w:rsidRPr="005E711A">
        <w:t>KA,</w:t>
      </w:r>
      <w:r w:rsidRPr="005E711A">
        <w:rPr>
          <w:spacing w:val="-9"/>
        </w:rPr>
        <w:t xml:space="preserve"> </w:t>
      </w:r>
      <w:r w:rsidRPr="005E711A">
        <w:t>Riaz</w:t>
      </w:r>
      <w:r w:rsidRPr="005E711A">
        <w:rPr>
          <w:spacing w:val="-7"/>
        </w:rPr>
        <w:t xml:space="preserve"> </w:t>
      </w:r>
      <w:r w:rsidRPr="005E711A">
        <w:t>A.</w:t>
      </w:r>
      <w:r w:rsidRPr="005E711A">
        <w:rPr>
          <w:spacing w:val="-3"/>
        </w:rPr>
        <w:t xml:space="preserve"> </w:t>
      </w:r>
      <w:r w:rsidRPr="005E711A">
        <w:t>Adrenal</w:t>
      </w:r>
      <w:r w:rsidRPr="005E711A">
        <w:rPr>
          <w:spacing w:val="-5"/>
        </w:rPr>
        <w:t xml:space="preserve"> </w:t>
      </w:r>
      <w:r w:rsidRPr="005E711A">
        <w:t>insufficiency</w:t>
      </w:r>
      <w:r w:rsidRPr="005E711A">
        <w:rPr>
          <w:spacing w:val="-5"/>
        </w:rPr>
        <w:t xml:space="preserve"> </w:t>
      </w:r>
      <w:r w:rsidRPr="005E711A">
        <w:t>in</w:t>
      </w:r>
      <w:r w:rsidRPr="005E711A">
        <w:rPr>
          <w:spacing w:val="-5"/>
        </w:rPr>
        <w:t xml:space="preserve"> </w:t>
      </w:r>
      <w:r w:rsidRPr="005E711A">
        <w:t>Pakistani</w:t>
      </w:r>
      <w:r w:rsidRPr="005E711A">
        <w:rPr>
          <w:spacing w:val="-5"/>
        </w:rPr>
        <w:t xml:space="preserve"> </w:t>
      </w:r>
      <w:r w:rsidRPr="005E711A">
        <w:t>HIV</w:t>
      </w:r>
      <w:r w:rsidRPr="005E711A">
        <w:rPr>
          <w:spacing w:val="-9"/>
        </w:rPr>
        <w:t xml:space="preserve"> </w:t>
      </w:r>
      <w:r w:rsidRPr="005E711A">
        <w:t>infected</w:t>
      </w:r>
      <w:r w:rsidRPr="005E711A">
        <w:rPr>
          <w:spacing w:val="-4"/>
        </w:rPr>
        <w:t xml:space="preserve"> </w:t>
      </w:r>
      <w:r w:rsidRPr="005E711A">
        <w:t>patients.</w:t>
      </w:r>
      <w:r w:rsidRPr="005E711A">
        <w:rPr>
          <w:spacing w:val="-7"/>
        </w:rPr>
        <w:t xml:space="preserve"> </w:t>
      </w:r>
      <w:r w:rsidRPr="005E711A">
        <w:t>Journal</w:t>
      </w:r>
      <w:r w:rsidRPr="005E711A">
        <w:rPr>
          <w:spacing w:val="-5"/>
        </w:rPr>
        <w:t xml:space="preserve"> </w:t>
      </w:r>
      <w:r w:rsidRPr="005E711A">
        <w:t>of</w:t>
      </w:r>
      <w:r w:rsidRPr="005E711A">
        <w:rPr>
          <w:spacing w:val="-4"/>
        </w:rPr>
        <w:t xml:space="preserve"> </w:t>
      </w:r>
      <w:r w:rsidRPr="005E711A">
        <w:t>Ayub Medical College Abbottabad. 2017;29(3):428-31.</w:t>
      </w:r>
    </w:p>
    <w:p w14:paraId="107E50EA" w14:textId="77777777" w:rsidR="00BB07DF" w:rsidRPr="005E711A" w:rsidRDefault="00BB07DF" w:rsidP="00BB07DF">
      <w:pPr>
        <w:pStyle w:val="ListParagraph"/>
        <w:numPr>
          <w:ilvl w:val="0"/>
          <w:numId w:val="1"/>
        </w:numPr>
        <w:tabs>
          <w:tab w:val="left" w:pos="1340"/>
        </w:tabs>
        <w:spacing w:line="232" w:lineRule="auto"/>
        <w:ind w:left="620" w:right="1392" w:firstLine="0"/>
      </w:pPr>
      <w:proofErr w:type="spellStart"/>
      <w:r w:rsidRPr="005E711A">
        <w:t>Odeniyi</w:t>
      </w:r>
      <w:proofErr w:type="spellEnd"/>
      <w:r w:rsidRPr="005E711A">
        <w:rPr>
          <w:spacing w:val="-7"/>
        </w:rPr>
        <w:t xml:space="preserve"> </w:t>
      </w:r>
      <w:r w:rsidRPr="005E711A">
        <w:t>I,</w:t>
      </w:r>
      <w:r w:rsidRPr="005E711A">
        <w:rPr>
          <w:spacing w:val="-10"/>
        </w:rPr>
        <w:t xml:space="preserve"> </w:t>
      </w:r>
      <w:proofErr w:type="spellStart"/>
      <w:r w:rsidRPr="005E711A">
        <w:t>Fasanmade</w:t>
      </w:r>
      <w:proofErr w:type="spellEnd"/>
      <w:r w:rsidRPr="005E711A">
        <w:rPr>
          <w:spacing w:val="-5"/>
        </w:rPr>
        <w:t xml:space="preserve"> </w:t>
      </w:r>
      <w:r w:rsidRPr="005E711A">
        <w:t>O,</w:t>
      </w:r>
      <w:r w:rsidRPr="005E711A">
        <w:rPr>
          <w:spacing w:val="-9"/>
        </w:rPr>
        <w:t xml:space="preserve"> </w:t>
      </w:r>
      <w:r w:rsidRPr="005E711A">
        <w:t>Ajala</w:t>
      </w:r>
      <w:r w:rsidRPr="005E711A">
        <w:rPr>
          <w:spacing w:val="-6"/>
        </w:rPr>
        <w:t xml:space="preserve"> </w:t>
      </w:r>
      <w:r w:rsidRPr="005E711A">
        <w:t>M,</w:t>
      </w:r>
      <w:r w:rsidRPr="005E711A">
        <w:rPr>
          <w:spacing w:val="-10"/>
        </w:rPr>
        <w:t xml:space="preserve"> </w:t>
      </w:r>
      <w:proofErr w:type="spellStart"/>
      <w:r w:rsidRPr="005E711A">
        <w:t>Ohwovoriole</w:t>
      </w:r>
      <w:proofErr w:type="spellEnd"/>
      <w:r w:rsidRPr="005E711A">
        <w:rPr>
          <w:spacing w:val="-5"/>
        </w:rPr>
        <w:t xml:space="preserve"> </w:t>
      </w:r>
      <w:r w:rsidRPr="005E711A">
        <w:t>A.</w:t>
      </w:r>
      <w:r w:rsidRPr="005E711A">
        <w:rPr>
          <w:spacing w:val="-9"/>
        </w:rPr>
        <w:t xml:space="preserve"> </w:t>
      </w:r>
      <w:r w:rsidRPr="005E711A">
        <w:t>Adrenocortical</w:t>
      </w:r>
      <w:r w:rsidRPr="005E711A">
        <w:rPr>
          <w:spacing w:val="-6"/>
        </w:rPr>
        <w:t xml:space="preserve"> </w:t>
      </w:r>
      <w:r w:rsidRPr="005E711A">
        <w:t>function</w:t>
      </w:r>
      <w:r w:rsidRPr="005E711A">
        <w:rPr>
          <w:spacing w:val="-6"/>
        </w:rPr>
        <w:t xml:space="preserve"> </w:t>
      </w:r>
      <w:r w:rsidRPr="005E711A">
        <w:t>in</w:t>
      </w:r>
      <w:r w:rsidRPr="005E711A">
        <w:rPr>
          <w:spacing w:val="-7"/>
        </w:rPr>
        <w:t xml:space="preserve"> </w:t>
      </w:r>
      <w:r w:rsidRPr="005E711A">
        <w:t>Nigerians</w:t>
      </w:r>
      <w:r w:rsidRPr="005E711A">
        <w:rPr>
          <w:spacing w:val="-8"/>
        </w:rPr>
        <w:t xml:space="preserve"> </w:t>
      </w:r>
      <w:r w:rsidRPr="005E711A">
        <w:t>with human immunodeficiency virus infection. Ghana Medical Journal. 2013;47(4):171.</w:t>
      </w:r>
    </w:p>
    <w:p w14:paraId="58F2E14C" w14:textId="77777777" w:rsidR="00BB07DF" w:rsidRPr="005E711A" w:rsidRDefault="00BB07DF" w:rsidP="00BB07DF">
      <w:pPr>
        <w:pStyle w:val="ListParagraph"/>
        <w:numPr>
          <w:ilvl w:val="0"/>
          <w:numId w:val="1"/>
        </w:numPr>
        <w:tabs>
          <w:tab w:val="left" w:pos="1337"/>
        </w:tabs>
        <w:spacing w:line="235" w:lineRule="auto"/>
        <w:ind w:left="620" w:right="1336" w:firstLine="0"/>
        <w:jc w:val="both"/>
      </w:pPr>
      <w:proofErr w:type="spellStart"/>
      <w:r w:rsidRPr="005E711A">
        <w:t>Bergthorsdottir</w:t>
      </w:r>
      <w:proofErr w:type="spellEnd"/>
      <w:r w:rsidRPr="005E711A">
        <w:t xml:space="preserve"> R,</w:t>
      </w:r>
      <w:r w:rsidRPr="005E711A">
        <w:rPr>
          <w:spacing w:val="-8"/>
        </w:rPr>
        <w:t xml:space="preserve"> </w:t>
      </w:r>
      <w:proofErr w:type="spellStart"/>
      <w:r w:rsidRPr="005E711A">
        <w:t>Leonsson</w:t>
      </w:r>
      <w:proofErr w:type="spellEnd"/>
      <w:r w:rsidRPr="005E711A">
        <w:t>-Zachrisson M,</w:t>
      </w:r>
      <w:r w:rsidRPr="005E711A">
        <w:rPr>
          <w:spacing w:val="-2"/>
        </w:rPr>
        <w:t xml:space="preserve"> </w:t>
      </w:r>
      <w:r w:rsidRPr="005E711A">
        <w:t>Odén A,</w:t>
      </w:r>
      <w:r w:rsidRPr="005E711A">
        <w:rPr>
          <w:spacing w:val="-8"/>
        </w:rPr>
        <w:t xml:space="preserve"> </w:t>
      </w:r>
      <w:r w:rsidRPr="005E711A">
        <w:t>Johannsson G.</w:t>
      </w:r>
      <w:r w:rsidRPr="005E711A">
        <w:rPr>
          <w:spacing w:val="-2"/>
        </w:rPr>
        <w:t xml:space="preserve"> </w:t>
      </w:r>
      <w:r w:rsidRPr="005E711A">
        <w:t>Premature mortality</w:t>
      </w:r>
      <w:r w:rsidRPr="005E711A">
        <w:rPr>
          <w:spacing w:val="-1"/>
        </w:rPr>
        <w:t xml:space="preserve"> </w:t>
      </w:r>
      <w:r w:rsidRPr="005E711A">
        <w:t>in patients</w:t>
      </w:r>
      <w:r w:rsidRPr="005E711A">
        <w:rPr>
          <w:spacing w:val="-7"/>
        </w:rPr>
        <w:t xml:space="preserve"> </w:t>
      </w:r>
      <w:r w:rsidRPr="005E711A">
        <w:t>with</w:t>
      </w:r>
      <w:r w:rsidRPr="005E711A">
        <w:rPr>
          <w:spacing w:val="-5"/>
        </w:rPr>
        <w:t xml:space="preserve"> </w:t>
      </w:r>
      <w:r w:rsidRPr="005E711A">
        <w:t>Addison’s</w:t>
      </w:r>
      <w:r w:rsidRPr="005E711A">
        <w:rPr>
          <w:spacing w:val="-7"/>
        </w:rPr>
        <w:t xml:space="preserve"> </w:t>
      </w:r>
      <w:r w:rsidRPr="005E711A">
        <w:t>disease:</w:t>
      </w:r>
      <w:r w:rsidRPr="005E711A">
        <w:rPr>
          <w:spacing w:val="-8"/>
        </w:rPr>
        <w:t xml:space="preserve"> </w:t>
      </w:r>
      <w:r w:rsidRPr="005E711A">
        <w:t>a</w:t>
      </w:r>
      <w:r w:rsidRPr="005E711A">
        <w:rPr>
          <w:spacing w:val="-6"/>
        </w:rPr>
        <w:t xml:space="preserve"> </w:t>
      </w:r>
      <w:r w:rsidRPr="005E711A">
        <w:t>population-based</w:t>
      </w:r>
      <w:r w:rsidRPr="005E711A">
        <w:rPr>
          <w:spacing w:val="-5"/>
        </w:rPr>
        <w:t xml:space="preserve"> </w:t>
      </w:r>
      <w:r w:rsidRPr="005E711A">
        <w:t>study.</w:t>
      </w:r>
      <w:r w:rsidRPr="005E711A">
        <w:rPr>
          <w:spacing w:val="-9"/>
        </w:rPr>
        <w:t xml:space="preserve"> </w:t>
      </w:r>
      <w:r w:rsidRPr="005E711A">
        <w:t>The</w:t>
      </w:r>
      <w:r w:rsidRPr="005E711A">
        <w:rPr>
          <w:spacing w:val="-6"/>
        </w:rPr>
        <w:t xml:space="preserve"> </w:t>
      </w:r>
      <w:r w:rsidRPr="005E711A">
        <w:t>Journal</w:t>
      </w:r>
      <w:r w:rsidRPr="005E711A">
        <w:rPr>
          <w:spacing w:val="-6"/>
        </w:rPr>
        <w:t xml:space="preserve"> </w:t>
      </w:r>
      <w:r w:rsidRPr="005E711A">
        <w:t>of</w:t>
      </w:r>
      <w:r w:rsidRPr="005E711A">
        <w:rPr>
          <w:spacing w:val="-10"/>
        </w:rPr>
        <w:t xml:space="preserve"> </w:t>
      </w:r>
      <w:r w:rsidRPr="005E711A">
        <w:t>Clinical</w:t>
      </w:r>
      <w:r w:rsidRPr="005E711A">
        <w:rPr>
          <w:spacing w:val="-6"/>
        </w:rPr>
        <w:t xml:space="preserve"> </w:t>
      </w:r>
      <w:r w:rsidRPr="005E711A">
        <w:t>Endocrinology</w:t>
      </w:r>
      <w:r w:rsidRPr="005E711A">
        <w:rPr>
          <w:spacing w:val="-6"/>
        </w:rPr>
        <w:t xml:space="preserve"> </w:t>
      </w:r>
      <w:r w:rsidRPr="005E711A">
        <w:t>&amp; Metabolism. 2006;91(12):4849-53.</w:t>
      </w:r>
    </w:p>
    <w:p w14:paraId="78B9F49A" w14:textId="77777777" w:rsidR="00BB07DF" w:rsidRPr="005E711A" w:rsidRDefault="00BB07DF" w:rsidP="00BB07DF">
      <w:pPr>
        <w:pStyle w:val="ListParagraph"/>
        <w:numPr>
          <w:ilvl w:val="0"/>
          <w:numId w:val="1"/>
        </w:numPr>
        <w:tabs>
          <w:tab w:val="left" w:pos="1340"/>
        </w:tabs>
        <w:spacing w:line="232" w:lineRule="auto"/>
        <w:ind w:left="620" w:right="1491" w:firstLine="0"/>
      </w:pPr>
      <w:r w:rsidRPr="005E711A">
        <w:t xml:space="preserve">Johannsson G, </w:t>
      </w:r>
      <w:proofErr w:type="spellStart"/>
      <w:r w:rsidRPr="005E711A">
        <w:t>Falorni</w:t>
      </w:r>
      <w:proofErr w:type="spellEnd"/>
      <w:r w:rsidRPr="005E711A">
        <w:t xml:space="preserve"> A, </w:t>
      </w:r>
      <w:proofErr w:type="spellStart"/>
      <w:r w:rsidRPr="005E711A">
        <w:t>Skrtic</w:t>
      </w:r>
      <w:proofErr w:type="spellEnd"/>
      <w:r w:rsidRPr="005E711A">
        <w:t xml:space="preserve"> S, </w:t>
      </w:r>
      <w:proofErr w:type="spellStart"/>
      <w:r w:rsidRPr="005E711A">
        <w:t>Lennernäs</w:t>
      </w:r>
      <w:proofErr w:type="spellEnd"/>
      <w:r w:rsidRPr="005E711A">
        <w:t xml:space="preserve"> H, </w:t>
      </w:r>
      <w:proofErr w:type="spellStart"/>
      <w:r w:rsidRPr="005E711A">
        <w:t>Quinkler</w:t>
      </w:r>
      <w:proofErr w:type="spellEnd"/>
      <w:r w:rsidRPr="005E711A">
        <w:t xml:space="preserve"> M, Monson JP, et al. Adrenal insufficiency:</w:t>
      </w:r>
      <w:r w:rsidRPr="005E711A">
        <w:rPr>
          <w:spacing w:val="-8"/>
        </w:rPr>
        <w:t xml:space="preserve"> </w:t>
      </w:r>
      <w:r w:rsidRPr="005E711A">
        <w:t>review</w:t>
      </w:r>
      <w:r w:rsidRPr="005E711A">
        <w:rPr>
          <w:spacing w:val="-6"/>
        </w:rPr>
        <w:t xml:space="preserve"> </w:t>
      </w:r>
      <w:r w:rsidRPr="005E711A">
        <w:t>of</w:t>
      </w:r>
      <w:r w:rsidRPr="005E711A">
        <w:rPr>
          <w:spacing w:val="-10"/>
        </w:rPr>
        <w:t xml:space="preserve"> </w:t>
      </w:r>
      <w:r w:rsidRPr="005E711A">
        <w:t>clinical</w:t>
      </w:r>
      <w:r w:rsidRPr="005E711A">
        <w:rPr>
          <w:spacing w:val="-6"/>
        </w:rPr>
        <w:t xml:space="preserve"> </w:t>
      </w:r>
      <w:r w:rsidRPr="005E711A">
        <w:t>outcomes</w:t>
      </w:r>
      <w:r w:rsidRPr="005E711A">
        <w:rPr>
          <w:spacing w:val="-7"/>
        </w:rPr>
        <w:t xml:space="preserve"> </w:t>
      </w:r>
      <w:r w:rsidRPr="005E711A">
        <w:t>with</w:t>
      </w:r>
      <w:r w:rsidRPr="005E711A">
        <w:rPr>
          <w:spacing w:val="-5"/>
        </w:rPr>
        <w:t xml:space="preserve"> </w:t>
      </w:r>
      <w:r w:rsidRPr="005E711A">
        <w:t>current</w:t>
      </w:r>
      <w:r w:rsidRPr="005E711A">
        <w:rPr>
          <w:spacing w:val="-14"/>
        </w:rPr>
        <w:t xml:space="preserve"> </w:t>
      </w:r>
      <w:r w:rsidRPr="005E711A">
        <w:t>glucocorticoid</w:t>
      </w:r>
      <w:r w:rsidRPr="005E711A">
        <w:rPr>
          <w:spacing w:val="-4"/>
        </w:rPr>
        <w:t xml:space="preserve"> </w:t>
      </w:r>
      <w:r w:rsidRPr="005E711A">
        <w:t>replacement</w:t>
      </w:r>
      <w:r w:rsidRPr="005E711A">
        <w:rPr>
          <w:spacing w:val="-7"/>
        </w:rPr>
        <w:t xml:space="preserve"> </w:t>
      </w:r>
      <w:r w:rsidRPr="005E711A">
        <w:t>therapy.</w:t>
      </w:r>
      <w:r w:rsidRPr="005E711A">
        <w:rPr>
          <w:spacing w:val="-8"/>
        </w:rPr>
        <w:t xml:space="preserve"> </w:t>
      </w:r>
      <w:r w:rsidRPr="005E711A">
        <w:t>Clinical endocrinology. 2015;82(1):2-11.</w:t>
      </w:r>
    </w:p>
    <w:p w14:paraId="10E9A98A" w14:textId="77777777" w:rsidR="00BB07DF" w:rsidRPr="005E711A" w:rsidRDefault="00BB07DF" w:rsidP="00BB07DF">
      <w:pPr>
        <w:pStyle w:val="ListParagraph"/>
        <w:numPr>
          <w:ilvl w:val="0"/>
          <w:numId w:val="1"/>
        </w:numPr>
        <w:tabs>
          <w:tab w:val="left" w:pos="1340"/>
        </w:tabs>
        <w:spacing w:line="232" w:lineRule="auto"/>
        <w:ind w:left="620" w:right="1520" w:firstLine="0"/>
      </w:pPr>
      <w:proofErr w:type="spellStart"/>
      <w:r w:rsidRPr="005E711A">
        <w:t>Vogeser</w:t>
      </w:r>
      <w:proofErr w:type="spellEnd"/>
      <w:r w:rsidRPr="005E711A">
        <w:t xml:space="preserve"> M, </w:t>
      </w:r>
      <w:proofErr w:type="spellStart"/>
      <w:r w:rsidRPr="005E711A">
        <w:t>Kratzsch</w:t>
      </w:r>
      <w:proofErr w:type="spellEnd"/>
      <w:r w:rsidRPr="005E711A">
        <w:t xml:space="preserve"> J, Ju Bae Y, Bruegel M, Ceglarek U, </w:t>
      </w:r>
      <w:proofErr w:type="spellStart"/>
      <w:r w:rsidRPr="005E711A">
        <w:t>Fiers</w:t>
      </w:r>
      <w:proofErr w:type="spellEnd"/>
      <w:r w:rsidRPr="005E711A">
        <w:t xml:space="preserve"> T, et al. Multicenter performance</w:t>
      </w:r>
      <w:r w:rsidRPr="005E711A">
        <w:rPr>
          <w:spacing w:val="-5"/>
        </w:rPr>
        <w:t xml:space="preserve"> </w:t>
      </w:r>
      <w:r w:rsidRPr="005E711A">
        <w:t>evaluation</w:t>
      </w:r>
      <w:r w:rsidRPr="005E711A">
        <w:rPr>
          <w:spacing w:val="-5"/>
        </w:rPr>
        <w:t xml:space="preserve"> </w:t>
      </w:r>
      <w:r w:rsidRPr="005E711A">
        <w:t>of</w:t>
      </w:r>
      <w:r w:rsidRPr="005E711A">
        <w:rPr>
          <w:spacing w:val="-11"/>
        </w:rPr>
        <w:t xml:space="preserve"> </w:t>
      </w:r>
      <w:r w:rsidRPr="005E711A">
        <w:t>a</w:t>
      </w:r>
      <w:r w:rsidRPr="005E711A">
        <w:rPr>
          <w:spacing w:val="-7"/>
        </w:rPr>
        <w:t xml:space="preserve"> </w:t>
      </w:r>
      <w:proofErr w:type="gramStart"/>
      <w:r w:rsidRPr="005E711A">
        <w:t>second</w:t>
      </w:r>
      <w:r w:rsidRPr="005E711A">
        <w:rPr>
          <w:spacing w:val="-6"/>
        </w:rPr>
        <w:t xml:space="preserve"> </w:t>
      </w:r>
      <w:r w:rsidRPr="005E711A">
        <w:t>generation</w:t>
      </w:r>
      <w:proofErr w:type="gramEnd"/>
      <w:r w:rsidRPr="005E711A">
        <w:rPr>
          <w:spacing w:val="-5"/>
        </w:rPr>
        <w:t xml:space="preserve"> </w:t>
      </w:r>
      <w:r w:rsidRPr="005E711A">
        <w:t>cortisol</w:t>
      </w:r>
      <w:r w:rsidRPr="005E711A">
        <w:rPr>
          <w:spacing w:val="-8"/>
        </w:rPr>
        <w:t xml:space="preserve"> </w:t>
      </w:r>
      <w:r w:rsidRPr="005E711A">
        <w:t>assay.</w:t>
      </w:r>
      <w:r w:rsidRPr="005E711A">
        <w:rPr>
          <w:spacing w:val="-10"/>
        </w:rPr>
        <w:t xml:space="preserve"> </w:t>
      </w:r>
      <w:r w:rsidRPr="005E711A">
        <w:t>Clinical</w:t>
      </w:r>
      <w:r w:rsidRPr="005E711A">
        <w:rPr>
          <w:spacing w:val="-7"/>
        </w:rPr>
        <w:t xml:space="preserve"> </w:t>
      </w:r>
      <w:r w:rsidRPr="005E711A">
        <w:t>Chemistry</w:t>
      </w:r>
      <w:r w:rsidRPr="005E711A">
        <w:rPr>
          <w:spacing w:val="-13"/>
        </w:rPr>
        <w:t xml:space="preserve"> </w:t>
      </w:r>
      <w:r w:rsidRPr="005E711A">
        <w:t>and</w:t>
      </w:r>
      <w:r w:rsidRPr="005E711A">
        <w:rPr>
          <w:spacing w:val="-6"/>
        </w:rPr>
        <w:t xml:space="preserve"> </w:t>
      </w:r>
      <w:r w:rsidRPr="005E711A">
        <w:t>Laboratory Medicine (CCLM). 2017;55(6):826-35.</w:t>
      </w:r>
    </w:p>
    <w:p w14:paraId="6F19D4B1" w14:textId="77777777" w:rsidR="00BB07DF" w:rsidRPr="005E711A" w:rsidRDefault="00BB07DF" w:rsidP="00BB07DF">
      <w:pPr>
        <w:pStyle w:val="ListParagraph"/>
        <w:numPr>
          <w:ilvl w:val="0"/>
          <w:numId w:val="1"/>
        </w:numPr>
        <w:tabs>
          <w:tab w:val="left" w:pos="1340"/>
        </w:tabs>
        <w:spacing w:line="232" w:lineRule="auto"/>
        <w:ind w:left="620" w:right="1627" w:firstLine="0"/>
      </w:pPr>
      <w:r w:rsidRPr="005E711A">
        <w:t>Holst</w:t>
      </w:r>
      <w:r w:rsidRPr="005E711A">
        <w:rPr>
          <w:spacing w:val="-6"/>
        </w:rPr>
        <w:t xml:space="preserve"> </w:t>
      </w:r>
      <w:r w:rsidRPr="005E711A">
        <w:t>JP,</w:t>
      </w:r>
      <w:r w:rsidRPr="005E711A">
        <w:rPr>
          <w:spacing w:val="-8"/>
        </w:rPr>
        <w:t xml:space="preserve"> </w:t>
      </w:r>
      <w:r w:rsidRPr="005E711A">
        <w:t>Soldin</w:t>
      </w:r>
      <w:r w:rsidRPr="005E711A">
        <w:rPr>
          <w:spacing w:val="-2"/>
        </w:rPr>
        <w:t xml:space="preserve"> </w:t>
      </w:r>
      <w:proofErr w:type="spellStart"/>
      <w:r w:rsidRPr="005E711A">
        <w:t>SJ</w:t>
      </w:r>
      <w:proofErr w:type="spellEnd"/>
      <w:r w:rsidRPr="005E711A">
        <w:t>,</w:t>
      </w:r>
      <w:r w:rsidRPr="005E711A">
        <w:rPr>
          <w:spacing w:val="-8"/>
        </w:rPr>
        <w:t xml:space="preserve"> </w:t>
      </w:r>
      <w:proofErr w:type="spellStart"/>
      <w:r w:rsidRPr="005E711A">
        <w:t>Tractenberg</w:t>
      </w:r>
      <w:proofErr w:type="spellEnd"/>
      <w:r w:rsidRPr="005E711A">
        <w:rPr>
          <w:spacing w:val="-7"/>
        </w:rPr>
        <w:t xml:space="preserve"> </w:t>
      </w:r>
      <w:r w:rsidRPr="005E711A">
        <w:t>RE,</w:t>
      </w:r>
      <w:r w:rsidRPr="005E711A">
        <w:rPr>
          <w:spacing w:val="-7"/>
        </w:rPr>
        <w:t xml:space="preserve"> </w:t>
      </w:r>
      <w:r w:rsidRPr="005E711A">
        <w:t>Guo</w:t>
      </w:r>
      <w:r w:rsidRPr="005E711A">
        <w:rPr>
          <w:spacing w:val="-3"/>
        </w:rPr>
        <w:t xml:space="preserve"> </w:t>
      </w:r>
      <w:r w:rsidRPr="005E711A">
        <w:t>T,</w:t>
      </w:r>
      <w:r w:rsidRPr="005E711A">
        <w:rPr>
          <w:spacing w:val="-3"/>
        </w:rPr>
        <w:t xml:space="preserve"> </w:t>
      </w:r>
      <w:r w:rsidRPr="005E711A">
        <w:t>Kundra</w:t>
      </w:r>
      <w:r w:rsidRPr="005E711A">
        <w:rPr>
          <w:spacing w:val="-8"/>
        </w:rPr>
        <w:t xml:space="preserve"> </w:t>
      </w:r>
      <w:r w:rsidRPr="005E711A">
        <w:t>P,</w:t>
      </w:r>
      <w:r w:rsidRPr="005E711A">
        <w:rPr>
          <w:spacing w:val="-3"/>
        </w:rPr>
        <w:t xml:space="preserve"> </w:t>
      </w:r>
      <w:proofErr w:type="spellStart"/>
      <w:r w:rsidRPr="005E711A">
        <w:t>Verbalis</w:t>
      </w:r>
      <w:proofErr w:type="spellEnd"/>
      <w:r w:rsidRPr="005E711A">
        <w:rPr>
          <w:spacing w:val="-5"/>
        </w:rPr>
        <w:t xml:space="preserve"> </w:t>
      </w:r>
      <w:r w:rsidRPr="005E711A">
        <w:t>JG,</w:t>
      </w:r>
      <w:r w:rsidRPr="005E711A">
        <w:rPr>
          <w:spacing w:val="-8"/>
        </w:rPr>
        <w:t xml:space="preserve"> </w:t>
      </w:r>
      <w:r w:rsidRPr="005E711A">
        <w:t>et</w:t>
      </w:r>
      <w:r w:rsidRPr="005E711A">
        <w:rPr>
          <w:spacing w:val="-8"/>
        </w:rPr>
        <w:t xml:space="preserve"> </w:t>
      </w:r>
      <w:r w:rsidRPr="005E711A">
        <w:t>al.</w:t>
      </w:r>
      <w:r w:rsidRPr="005E711A">
        <w:rPr>
          <w:spacing w:val="-7"/>
        </w:rPr>
        <w:t xml:space="preserve"> </w:t>
      </w:r>
      <w:r w:rsidRPr="005E711A">
        <w:t>Use</w:t>
      </w:r>
      <w:r w:rsidRPr="005E711A">
        <w:rPr>
          <w:spacing w:val="-3"/>
        </w:rPr>
        <w:t xml:space="preserve"> </w:t>
      </w:r>
      <w:r w:rsidRPr="005E711A">
        <w:t>of</w:t>
      </w:r>
      <w:r w:rsidRPr="005E711A">
        <w:rPr>
          <w:spacing w:val="-8"/>
        </w:rPr>
        <w:t xml:space="preserve"> </w:t>
      </w:r>
      <w:r w:rsidRPr="005E711A">
        <w:t>steroid profiles in determining the cause of adrenal insufficiency. Steroids. 2007;72(1):71-84.</w:t>
      </w:r>
    </w:p>
    <w:p w14:paraId="4D018808" w14:textId="77777777" w:rsidR="00BB07DF" w:rsidRPr="005E711A" w:rsidRDefault="00BB07DF" w:rsidP="00BB07DF">
      <w:pPr>
        <w:pStyle w:val="ListParagraph"/>
        <w:numPr>
          <w:ilvl w:val="0"/>
          <w:numId w:val="1"/>
        </w:numPr>
        <w:tabs>
          <w:tab w:val="left" w:pos="1340"/>
        </w:tabs>
        <w:spacing w:line="235" w:lineRule="auto"/>
        <w:ind w:left="620" w:right="1571" w:firstLine="0"/>
      </w:pPr>
      <w:proofErr w:type="spellStart"/>
      <w:r w:rsidRPr="005E711A">
        <w:t>Bancos</w:t>
      </w:r>
      <w:proofErr w:type="spellEnd"/>
      <w:r w:rsidRPr="005E711A">
        <w:rPr>
          <w:spacing w:val="-5"/>
        </w:rPr>
        <w:t xml:space="preserve"> </w:t>
      </w:r>
      <w:r w:rsidRPr="005E711A">
        <w:t>I,</w:t>
      </w:r>
      <w:r w:rsidRPr="005E711A">
        <w:rPr>
          <w:spacing w:val="-8"/>
        </w:rPr>
        <w:t xml:space="preserve"> </w:t>
      </w:r>
      <w:r w:rsidRPr="005E711A">
        <w:t>Hazeldine</w:t>
      </w:r>
      <w:r w:rsidRPr="005E711A">
        <w:rPr>
          <w:spacing w:val="-2"/>
        </w:rPr>
        <w:t xml:space="preserve"> </w:t>
      </w:r>
      <w:r w:rsidRPr="005E711A">
        <w:t>J,</w:t>
      </w:r>
      <w:r w:rsidRPr="005E711A">
        <w:rPr>
          <w:spacing w:val="-8"/>
        </w:rPr>
        <w:t xml:space="preserve"> </w:t>
      </w:r>
      <w:proofErr w:type="spellStart"/>
      <w:r w:rsidRPr="005E711A">
        <w:t>Chortis</w:t>
      </w:r>
      <w:proofErr w:type="spellEnd"/>
      <w:r w:rsidRPr="005E711A">
        <w:rPr>
          <w:spacing w:val="-5"/>
        </w:rPr>
        <w:t xml:space="preserve"> </w:t>
      </w:r>
      <w:r w:rsidRPr="005E711A">
        <w:t>V,</w:t>
      </w:r>
      <w:r w:rsidRPr="005E711A">
        <w:rPr>
          <w:spacing w:val="-8"/>
        </w:rPr>
        <w:t xml:space="preserve"> </w:t>
      </w:r>
      <w:r w:rsidRPr="005E711A">
        <w:t>Hampson</w:t>
      </w:r>
      <w:r w:rsidRPr="005E711A">
        <w:rPr>
          <w:spacing w:val="-2"/>
        </w:rPr>
        <w:t xml:space="preserve"> </w:t>
      </w:r>
      <w:r w:rsidRPr="005E711A">
        <w:t>P,</w:t>
      </w:r>
      <w:r w:rsidRPr="005E711A">
        <w:rPr>
          <w:spacing w:val="-8"/>
        </w:rPr>
        <w:t xml:space="preserve"> </w:t>
      </w:r>
      <w:r w:rsidRPr="005E711A">
        <w:t>Taylor</w:t>
      </w:r>
      <w:r w:rsidRPr="005E711A">
        <w:rPr>
          <w:spacing w:val="-4"/>
        </w:rPr>
        <w:t xml:space="preserve"> </w:t>
      </w:r>
      <w:r w:rsidRPr="005E711A">
        <w:t>AE,</w:t>
      </w:r>
      <w:r w:rsidRPr="005E711A">
        <w:rPr>
          <w:spacing w:val="-3"/>
        </w:rPr>
        <w:t xml:space="preserve"> </w:t>
      </w:r>
      <w:r w:rsidRPr="005E711A">
        <w:t>Lord</w:t>
      </w:r>
      <w:r w:rsidRPr="005E711A">
        <w:rPr>
          <w:spacing w:val="-3"/>
        </w:rPr>
        <w:t xml:space="preserve"> </w:t>
      </w:r>
      <w:r w:rsidRPr="005E711A">
        <w:t>JM,</w:t>
      </w:r>
      <w:r w:rsidRPr="005E711A">
        <w:rPr>
          <w:spacing w:val="-8"/>
        </w:rPr>
        <w:t xml:space="preserve"> </w:t>
      </w:r>
      <w:r w:rsidRPr="005E711A">
        <w:t>et</w:t>
      </w:r>
      <w:r w:rsidRPr="005E711A">
        <w:rPr>
          <w:spacing w:val="-8"/>
        </w:rPr>
        <w:t xml:space="preserve"> </w:t>
      </w:r>
      <w:r w:rsidRPr="005E711A">
        <w:t>al.</w:t>
      </w:r>
      <w:r w:rsidRPr="005E711A">
        <w:rPr>
          <w:spacing w:val="-7"/>
        </w:rPr>
        <w:t xml:space="preserve"> </w:t>
      </w:r>
      <w:r w:rsidRPr="005E711A">
        <w:t>Primary</w:t>
      </w:r>
      <w:r w:rsidRPr="005E711A">
        <w:rPr>
          <w:spacing w:val="-5"/>
        </w:rPr>
        <w:t xml:space="preserve"> </w:t>
      </w:r>
      <w:r w:rsidRPr="005E711A">
        <w:t>adrenal insufficiency is associated with impaired natural killer cell function: a potential link to increased mortality. European journal of endocrinology. 2017;176(4):471-80.</w:t>
      </w:r>
    </w:p>
    <w:p w14:paraId="4ECC6CF4" w14:textId="77777777" w:rsidR="00BB07DF" w:rsidRPr="005E711A" w:rsidRDefault="00BB07DF" w:rsidP="00BB07DF">
      <w:pPr>
        <w:pStyle w:val="ListParagraph"/>
        <w:numPr>
          <w:ilvl w:val="0"/>
          <w:numId w:val="1"/>
        </w:numPr>
        <w:tabs>
          <w:tab w:val="left" w:pos="1340"/>
        </w:tabs>
        <w:spacing w:line="232" w:lineRule="auto"/>
        <w:ind w:left="620" w:right="1012" w:firstLine="0"/>
      </w:pPr>
      <w:r w:rsidRPr="005E711A">
        <w:t>Christ-Crain M,</w:t>
      </w:r>
      <w:r w:rsidRPr="005E711A">
        <w:rPr>
          <w:spacing w:val="-4"/>
        </w:rPr>
        <w:t xml:space="preserve"> </w:t>
      </w:r>
      <w:r w:rsidRPr="005E711A">
        <w:t>Stolz</w:t>
      </w:r>
      <w:r w:rsidRPr="005E711A">
        <w:rPr>
          <w:spacing w:val="-3"/>
        </w:rPr>
        <w:t xml:space="preserve"> </w:t>
      </w:r>
      <w:r w:rsidRPr="005E711A">
        <w:t>D,</w:t>
      </w:r>
      <w:r w:rsidRPr="005E711A">
        <w:rPr>
          <w:spacing w:val="-4"/>
        </w:rPr>
        <w:t xml:space="preserve"> </w:t>
      </w:r>
      <w:proofErr w:type="spellStart"/>
      <w:r w:rsidRPr="005E711A">
        <w:t>Jutla</w:t>
      </w:r>
      <w:proofErr w:type="spellEnd"/>
      <w:r w:rsidRPr="005E711A">
        <w:t xml:space="preserve"> S,</w:t>
      </w:r>
      <w:r w:rsidRPr="005E711A">
        <w:rPr>
          <w:spacing w:val="-4"/>
        </w:rPr>
        <w:t xml:space="preserve"> </w:t>
      </w:r>
      <w:proofErr w:type="spellStart"/>
      <w:r w:rsidRPr="005E711A">
        <w:t>Couppis</w:t>
      </w:r>
      <w:proofErr w:type="spellEnd"/>
      <w:r w:rsidRPr="005E711A">
        <w:rPr>
          <w:spacing w:val="-3"/>
        </w:rPr>
        <w:t xml:space="preserve"> </w:t>
      </w:r>
      <w:r w:rsidRPr="005E711A">
        <w:t>O,</w:t>
      </w:r>
      <w:r w:rsidRPr="005E711A">
        <w:rPr>
          <w:spacing w:val="-4"/>
        </w:rPr>
        <w:t xml:space="preserve"> </w:t>
      </w:r>
      <w:r w:rsidRPr="005E711A">
        <w:t>Müller</w:t>
      </w:r>
      <w:r w:rsidRPr="005E711A">
        <w:rPr>
          <w:spacing w:val="-1"/>
        </w:rPr>
        <w:t xml:space="preserve"> </w:t>
      </w:r>
      <w:r w:rsidRPr="005E711A">
        <w:t>C,</w:t>
      </w:r>
      <w:r w:rsidRPr="005E711A">
        <w:rPr>
          <w:spacing w:val="-4"/>
        </w:rPr>
        <w:t xml:space="preserve"> </w:t>
      </w:r>
      <w:proofErr w:type="spellStart"/>
      <w:r w:rsidRPr="005E711A">
        <w:t>Bingisser</w:t>
      </w:r>
      <w:proofErr w:type="spellEnd"/>
      <w:r w:rsidRPr="005E711A">
        <w:rPr>
          <w:spacing w:val="-1"/>
        </w:rPr>
        <w:t xml:space="preserve"> </w:t>
      </w:r>
      <w:r w:rsidRPr="005E711A">
        <w:t>R,</w:t>
      </w:r>
      <w:r w:rsidRPr="005E711A">
        <w:rPr>
          <w:spacing w:val="-4"/>
        </w:rPr>
        <w:t xml:space="preserve"> </w:t>
      </w:r>
      <w:r w:rsidRPr="005E711A">
        <w:t>et</w:t>
      </w:r>
      <w:r w:rsidRPr="005E711A">
        <w:rPr>
          <w:spacing w:val="-4"/>
        </w:rPr>
        <w:t xml:space="preserve"> </w:t>
      </w:r>
      <w:r w:rsidRPr="005E711A">
        <w:t>al.</w:t>
      </w:r>
      <w:r w:rsidRPr="005E711A">
        <w:rPr>
          <w:spacing w:val="-4"/>
        </w:rPr>
        <w:t xml:space="preserve"> </w:t>
      </w:r>
      <w:r w:rsidRPr="005E711A">
        <w:t>Free</w:t>
      </w:r>
      <w:r w:rsidRPr="005E711A">
        <w:rPr>
          <w:spacing w:val="-5"/>
        </w:rPr>
        <w:t xml:space="preserve"> </w:t>
      </w:r>
      <w:r w:rsidRPr="005E711A">
        <w:t>and total</w:t>
      </w:r>
      <w:r w:rsidRPr="005E711A">
        <w:rPr>
          <w:spacing w:val="-2"/>
        </w:rPr>
        <w:t xml:space="preserve"> </w:t>
      </w:r>
      <w:r w:rsidRPr="005E711A">
        <w:t>cortisol levels as predictors of severity and outcome in community-acquired pneumonia. American journal of respiratory and critical care medicine. 2007;176(9):913-20.</w:t>
      </w:r>
    </w:p>
    <w:p w14:paraId="137CA283" w14:textId="77777777" w:rsidR="00BB07DF" w:rsidRPr="005E711A" w:rsidRDefault="00BB07DF" w:rsidP="00BB07DF">
      <w:pPr>
        <w:spacing w:line="232" w:lineRule="auto"/>
        <w:ind w:left="620"/>
      </w:pPr>
    </w:p>
    <w:p w14:paraId="77E7840C" w14:textId="77777777" w:rsidR="00BB07DF" w:rsidRPr="005E711A" w:rsidRDefault="00BB07DF">
      <w:pPr>
        <w:pStyle w:val="Heading1"/>
        <w:jc w:val="both"/>
      </w:pPr>
    </w:p>
    <w:p w14:paraId="55CC4731" w14:textId="77777777" w:rsidR="008813AD" w:rsidRPr="005E711A" w:rsidRDefault="008813AD">
      <w:pPr>
        <w:pStyle w:val="Heading1"/>
        <w:jc w:val="both"/>
      </w:pPr>
    </w:p>
    <w:p w14:paraId="4320FC92" w14:textId="77777777" w:rsidR="008813AD" w:rsidRPr="005E711A" w:rsidRDefault="008813AD">
      <w:pPr>
        <w:pStyle w:val="Heading1"/>
        <w:jc w:val="both"/>
      </w:pPr>
    </w:p>
    <w:p w14:paraId="06C8D9A4" w14:textId="77777777" w:rsidR="008813AD" w:rsidRPr="005E711A" w:rsidRDefault="008813AD">
      <w:pPr>
        <w:pStyle w:val="Heading1"/>
        <w:jc w:val="both"/>
      </w:pPr>
    </w:p>
    <w:p w14:paraId="29951DAB" w14:textId="77777777" w:rsidR="008813AD" w:rsidRPr="005E711A" w:rsidRDefault="008813AD">
      <w:pPr>
        <w:pStyle w:val="Heading1"/>
        <w:jc w:val="both"/>
      </w:pPr>
    </w:p>
    <w:p w14:paraId="2FDF8BE0" w14:textId="77777777" w:rsidR="008813AD" w:rsidRPr="005E711A" w:rsidRDefault="008813AD" w:rsidP="008813AD">
      <w:pPr>
        <w:widowControl/>
        <w:shd w:val="clear" w:color="auto" w:fill="F7F8FA"/>
        <w:autoSpaceDE/>
        <w:autoSpaceDN/>
        <w:outlineLvl w:val="0"/>
        <w:rPr>
          <w:rFonts w:eastAsia="Times New Roman"/>
          <w:b/>
          <w:bCs/>
          <w:color w:val="323232"/>
          <w:kern w:val="36"/>
          <w:lang w:val="en-ZA" w:eastAsia="en-ZA"/>
        </w:rPr>
      </w:pPr>
      <w:r w:rsidRPr="005E711A">
        <w:rPr>
          <w:rFonts w:eastAsia="Times New Roman"/>
          <w:b/>
          <w:bCs/>
          <w:color w:val="323232"/>
          <w:kern w:val="36"/>
          <w:lang w:val="en-ZA" w:eastAsia="en-ZA"/>
        </w:rPr>
        <w:t>Reducing the risk of adrenal crises: a service improvement project assessing education on adrenal insufficiency</w:t>
      </w:r>
    </w:p>
    <w:p w14:paraId="2E05DDA1" w14:textId="77777777" w:rsidR="008813AD" w:rsidRPr="005E711A" w:rsidRDefault="008813AD" w:rsidP="008813AD">
      <w:pPr>
        <w:widowControl/>
        <w:shd w:val="clear" w:color="auto" w:fill="F7F8FA"/>
        <w:autoSpaceDE/>
        <w:autoSpaceDN/>
        <w:spacing w:before="100" w:beforeAutospacing="1" w:after="100" w:afterAutospacing="1"/>
        <w:rPr>
          <w:rFonts w:eastAsia="Times New Roman"/>
          <w:color w:val="666666"/>
          <w:lang w:val="en-ZA" w:eastAsia="en-ZA"/>
        </w:rPr>
      </w:pPr>
      <w:r w:rsidRPr="005E711A">
        <w:rPr>
          <w:rFonts w:eastAsia="Times New Roman"/>
          <w:color w:val="666666"/>
          <w:lang w:val="en-ZA" w:eastAsia="en-ZA"/>
        </w:rPr>
        <w:t>Kirsty Elliot, Catriona Don, Jill Gibb, </w:t>
      </w:r>
      <w:hyperlink r:id="rId24" w:history="1">
        <w:r w:rsidRPr="005E711A">
          <w:rPr>
            <w:rFonts w:eastAsia="Times New Roman"/>
            <w:color w:val="4365E2"/>
            <w:u w:val="single"/>
            <w:lang w:val="en-ZA" w:eastAsia="en-ZA"/>
          </w:rPr>
          <w:t>Nicholas Conway</w:t>
        </w:r>
      </w:hyperlink>
    </w:p>
    <w:p w14:paraId="3C94FCF7" w14:textId="77777777" w:rsidR="008813AD" w:rsidRPr="005E711A" w:rsidRDefault="008813AD">
      <w:pPr>
        <w:pStyle w:val="Heading1"/>
        <w:jc w:val="both"/>
        <w:rPr>
          <w:lang w:val="en-ZA"/>
        </w:rPr>
      </w:pPr>
    </w:p>
    <w:p w14:paraId="5C1C148B" w14:textId="77777777" w:rsidR="00686F91" w:rsidRPr="005E711A" w:rsidRDefault="00686F91" w:rsidP="00686F91">
      <w:pPr>
        <w:widowControl/>
        <w:shd w:val="clear" w:color="auto" w:fill="F4F4F4"/>
        <w:autoSpaceDE/>
        <w:autoSpaceDN/>
        <w:spacing w:before="48" w:after="84"/>
        <w:outlineLvl w:val="0"/>
        <w:rPr>
          <w:rFonts w:eastAsia="Times New Roman"/>
          <w:b/>
          <w:bCs/>
          <w:color w:val="333333"/>
          <w:kern w:val="36"/>
          <w:lang w:val="en-ZA" w:eastAsia="en-ZA"/>
        </w:rPr>
      </w:pPr>
      <w:r w:rsidRPr="005E711A">
        <w:rPr>
          <w:rFonts w:eastAsia="Times New Roman"/>
          <w:b/>
          <w:bCs/>
          <w:color w:val="333333"/>
          <w:kern w:val="36"/>
          <w:lang w:val="en-ZA" w:eastAsia="en-ZA"/>
        </w:rPr>
        <w:t>Adrenal Function in the Human Immunodeficiency Virus–Infected Patient</w:t>
      </w:r>
    </w:p>
    <w:p w14:paraId="3C4D097D" w14:textId="77777777" w:rsidR="00686F91" w:rsidRPr="005E711A" w:rsidRDefault="00686F91" w:rsidP="00686F91">
      <w:pPr>
        <w:widowControl/>
        <w:shd w:val="clear" w:color="auto" w:fill="F4F4F4"/>
        <w:autoSpaceDE/>
        <w:autoSpaceDN/>
        <w:rPr>
          <w:rFonts w:eastAsia="Times New Roman"/>
          <w:color w:val="333333"/>
          <w:lang w:val="it-IT" w:eastAsia="en-ZA"/>
        </w:rPr>
      </w:pPr>
      <w:hyperlink r:id="rId25" w:tgtFrame="_blank" w:history="1">
        <w:r w:rsidRPr="005E711A">
          <w:rPr>
            <w:rFonts w:eastAsia="Times New Roman"/>
            <w:color w:val="444444"/>
            <w:u w:val="single"/>
            <w:lang w:val="it-IT" w:eastAsia="en-ZA"/>
          </w:rPr>
          <w:t>Jose Mayo, MD</w:t>
        </w:r>
      </w:hyperlink>
      <w:r w:rsidRPr="005E711A">
        <w:rPr>
          <w:rFonts w:eastAsia="Times New Roman"/>
          <w:color w:val="333333"/>
          <w:lang w:val="it-IT" w:eastAsia="en-ZA"/>
        </w:rPr>
        <w:t>; </w:t>
      </w:r>
      <w:hyperlink r:id="rId26" w:tgtFrame="_blank" w:history="1">
        <w:r w:rsidRPr="005E711A">
          <w:rPr>
            <w:rFonts w:eastAsia="Times New Roman"/>
            <w:color w:val="444444"/>
            <w:u w:val="single"/>
            <w:lang w:val="it-IT" w:eastAsia="en-ZA"/>
          </w:rPr>
          <w:t>Julio Collazos, MD</w:t>
        </w:r>
      </w:hyperlink>
      <w:r w:rsidRPr="005E711A">
        <w:rPr>
          <w:rFonts w:eastAsia="Times New Roman"/>
          <w:color w:val="333333"/>
          <w:lang w:val="it-IT" w:eastAsia="en-ZA"/>
        </w:rPr>
        <w:t>; </w:t>
      </w:r>
      <w:hyperlink r:id="rId27" w:tgtFrame="_blank" w:history="1">
        <w:r w:rsidRPr="005E711A">
          <w:rPr>
            <w:rFonts w:eastAsia="Times New Roman"/>
            <w:color w:val="444444"/>
            <w:u w:val="single"/>
            <w:lang w:val="it-IT" w:eastAsia="en-ZA"/>
          </w:rPr>
          <w:t>Eduardo Martínez, MD</w:t>
        </w:r>
      </w:hyperlink>
      <w:r w:rsidRPr="005E711A">
        <w:rPr>
          <w:rFonts w:eastAsia="Times New Roman"/>
          <w:color w:val="333333"/>
          <w:lang w:val="it-IT" w:eastAsia="en-ZA"/>
        </w:rPr>
        <w:t>; </w:t>
      </w:r>
      <w:hyperlink r:id="rId28" w:history="1">
        <w:r w:rsidRPr="005E711A">
          <w:rPr>
            <w:rFonts w:eastAsia="Times New Roman"/>
            <w:color w:val="444444"/>
            <w:u w:val="single"/>
            <w:lang w:val="it-IT" w:eastAsia="en-ZA"/>
          </w:rPr>
          <w:t>et al</w:t>
        </w:r>
      </w:hyperlink>
    </w:p>
    <w:p w14:paraId="7FB02718" w14:textId="77777777" w:rsidR="00686F91" w:rsidRPr="005E711A" w:rsidRDefault="00686F91">
      <w:pPr>
        <w:pStyle w:val="Heading1"/>
        <w:jc w:val="both"/>
        <w:rPr>
          <w:lang w:val="it-IT"/>
        </w:rPr>
      </w:pPr>
    </w:p>
    <w:p w14:paraId="2398C8F8" w14:textId="77777777" w:rsidR="00684BA5" w:rsidRPr="005E711A" w:rsidRDefault="00684BA5">
      <w:pPr>
        <w:pStyle w:val="Heading1"/>
        <w:jc w:val="both"/>
        <w:rPr>
          <w:lang w:val="it-IT"/>
        </w:rPr>
      </w:pPr>
    </w:p>
    <w:p w14:paraId="0B411DF7" w14:textId="77777777" w:rsidR="00684BA5" w:rsidRPr="005E711A" w:rsidRDefault="00684BA5" w:rsidP="00684BA5">
      <w:pPr>
        <w:widowControl/>
        <w:autoSpaceDE/>
        <w:autoSpaceDN/>
        <w:spacing w:before="100" w:beforeAutospacing="1" w:after="100" w:afterAutospacing="1"/>
        <w:outlineLvl w:val="0"/>
        <w:rPr>
          <w:rFonts w:eastAsia="Times New Roman"/>
          <w:color w:val="000000"/>
          <w:kern w:val="36"/>
          <w:lang w:val="en-ZA" w:eastAsia="en-ZA"/>
        </w:rPr>
      </w:pPr>
      <w:r w:rsidRPr="005E711A">
        <w:rPr>
          <w:rFonts w:eastAsia="Times New Roman"/>
          <w:color w:val="000000"/>
          <w:kern w:val="36"/>
          <w:lang w:val="en-ZA" w:eastAsia="en-ZA"/>
        </w:rPr>
        <w:t>Relationship of cerebrospinal fluid pressure, fungal burden and outcome in patients with cryptococcal meningitis undergoing serial lumbar punctures</w:t>
      </w:r>
    </w:p>
    <w:p w14:paraId="35199718" w14:textId="77777777" w:rsidR="00684BA5" w:rsidRDefault="00684BA5" w:rsidP="005E711A">
      <w:pPr>
        <w:widowControl/>
        <w:autoSpaceDE/>
        <w:autoSpaceDN/>
        <w:spacing w:after="100" w:afterAutospacing="1"/>
        <w:rPr>
          <w:rFonts w:eastAsia="Times New Roman"/>
          <w:color w:val="333333"/>
          <w:lang w:val="en-ZA" w:eastAsia="en-ZA"/>
        </w:rPr>
      </w:pPr>
      <w:proofErr w:type="spellStart"/>
      <w:r w:rsidRPr="005E711A">
        <w:rPr>
          <w:rFonts w:eastAsia="Times New Roman"/>
          <w:color w:val="333333"/>
          <w:lang w:val="en-ZA" w:eastAsia="en-ZA"/>
        </w:rPr>
        <w:t>Bicanic</w:t>
      </w:r>
      <w:proofErr w:type="spellEnd"/>
      <w:r w:rsidRPr="005E711A">
        <w:rPr>
          <w:rFonts w:eastAsia="Times New Roman"/>
          <w:color w:val="333333"/>
          <w:lang w:val="en-ZA" w:eastAsia="en-ZA"/>
        </w:rPr>
        <w:t xml:space="preserve">, </w:t>
      </w:r>
      <w:proofErr w:type="spellStart"/>
      <w:r w:rsidRPr="005E711A">
        <w:rPr>
          <w:rFonts w:eastAsia="Times New Roman"/>
          <w:color w:val="333333"/>
          <w:lang w:val="en-ZA" w:eastAsia="en-ZA"/>
        </w:rPr>
        <w:t>Tihana</w:t>
      </w:r>
      <w:r w:rsidRPr="005E711A">
        <w:rPr>
          <w:rFonts w:eastAsia="Times New Roman"/>
          <w:color w:val="333333"/>
          <w:vertAlign w:val="superscript"/>
          <w:lang w:val="en-ZA" w:eastAsia="en-ZA"/>
        </w:rPr>
        <w:t>a,b,c</w:t>
      </w:r>
      <w:proofErr w:type="spellEnd"/>
      <w:r w:rsidRPr="005E711A">
        <w:rPr>
          <w:rFonts w:eastAsia="Times New Roman"/>
          <w:color w:val="333333"/>
          <w:lang w:val="en-ZA" w:eastAsia="en-ZA"/>
        </w:rPr>
        <w:t xml:space="preserve">; Brouwer, Annemarie </w:t>
      </w:r>
      <w:proofErr w:type="spellStart"/>
      <w:r w:rsidRPr="005E711A">
        <w:rPr>
          <w:rFonts w:eastAsia="Times New Roman"/>
          <w:color w:val="333333"/>
          <w:lang w:val="en-ZA" w:eastAsia="en-ZA"/>
        </w:rPr>
        <w:t>E</w:t>
      </w:r>
      <w:r w:rsidRPr="005E711A">
        <w:rPr>
          <w:rFonts w:eastAsia="Times New Roman"/>
          <w:color w:val="333333"/>
          <w:vertAlign w:val="superscript"/>
          <w:lang w:val="en-ZA" w:eastAsia="en-ZA"/>
        </w:rPr>
        <w:t>b,e,h</w:t>
      </w:r>
      <w:proofErr w:type="spellEnd"/>
      <w:r w:rsidRPr="005E711A">
        <w:rPr>
          <w:rFonts w:eastAsia="Times New Roman"/>
          <w:color w:val="333333"/>
          <w:lang w:val="en-ZA" w:eastAsia="en-ZA"/>
        </w:rPr>
        <w:t xml:space="preserve">; Meintjes, </w:t>
      </w:r>
      <w:proofErr w:type="spellStart"/>
      <w:r w:rsidRPr="005E711A">
        <w:rPr>
          <w:rFonts w:eastAsia="Times New Roman"/>
          <w:color w:val="333333"/>
          <w:lang w:val="en-ZA" w:eastAsia="en-ZA"/>
        </w:rPr>
        <w:t>Graeme</w:t>
      </w:r>
      <w:r w:rsidRPr="005E711A">
        <w:rPr>
          <w:rFonts w:eastAsia="Times New Roman"/>
          <w:color w:val="333333"/>
          <w:vertAlign w:val="superscript"/>
          <w:lang w:val="en-ZA" w:eastAsia="en-ZA"/>
        </w:rPr>
        <w:t>c,d</w:t>
      </w:r>
      <w:proofErr w:type="spellEnd"/>
      <w:r w:rsidRPr="005E711A">
        <w:rPr>
          <w:rFonts w:eastAsia="Times New Roman"/>
          <w:color w:val="333333"/>
          <w:lang w:val="en-ZA" w:eastAsia="en-ZA"/>
        </w:rPr>
        <w:t xml:space="preserve">; Rebe, </w:t>
      </w:r>
      <w:proofErr w:type="spellStart"/>
      <w:r w:rsidRPr="005E711A">
        <w:rPr>
          <w:rFonts w:eastAsia="Times New Roman"/>
          <w:color w:val="333333"/>
          <w:lang w:val="en-ZA" w:eastAsia="en-ZA"/>
        </w:rPr>
        <w:t>Kevin</w:t>
      </w:r>
      <w:r w:rsidRPr="005E711A">
        <w:rPr>
          <w:rFonts w:eastAsia="Times New Roman"/>
          <w:color w:val="333333"/>
          <w:vertAlign w:val="superscript"/>
          <w:lang w:val="en-ZA" w:eastAsia="en-ZA"/>
        </w:rPr>
        <w:t>c,d</w:t>
      </w:r>
      <w:proofErr w:type="spellEnd"/>
      <w:r w:rsidRPr="005E711A">
        <w:rPr>
          <w:rFonts w:eastAsia="Times New Roman"/>
          <w:color w:val="333333"/>
          <w:lang w:val="en-ZA" w:eastAsia="en-ZA"/>
        </w:rPr>
        <w:t xml:space="preserve">; </w:t>
      </w:r>
      <w:proofErr w:type="spellStart"/>
      <w:r w:rsidRPr="005E711A">
        <w:rPr>
          <w:rFonts w:eastAsia="Times New Roman"/>
          <w:color w:val="333333"/>
          <w:lang w:val="en-ZA" w:eastAsia="en-ZA"/>
        </w:rPr>
        <w:t>Limmathurotsakul</w:t>
      </w:r>
      <w:proofErr w:type="spellEnd"/>
      <w:r w:rsidRPr="005E711A">
        <w:rPr>
          <w:rFonts w:eastAsia="Times New Roman"/>
          <w:color w:val="333333"/>
          <w:lang w:val="en-ZA" w:eastAsia="en-ZA"/>
        </w:rPr>
        <w:t xml:space="preserve">, </w:t>
      </w:r>
      <w:proofErr w:type="spellStart"/>
      <w:r w:rsidRPr="005E711A">
        <w:rPr>
          <w:rFonts w:eastAsia="Times New Roman"/>
          <w:color w:val="333333"/>
          <w:lang w:val="en-ZA" w:eastAsia="en-ZA"/>
        </w:rPr>
        <w:t>Direk</w:t>
      </w:r>
      <w:r w:rsidRPr="005E711A">
        <w:rPr>
          <w:rFonts w:eastAsia="Times New Roman"/>
          <w:color w:val="333333"/>
          <w:vertAlign w:val="superscript"/>
          <w:lang w:val="en-ZA" w:eastAsia="en-ZA"/>
        </w:rPr>
        <w:t>e</w:t>
      </w:r>
      <w:proofErr w:type="spellEnd"/>
      <w:r w:rsidRPr="005E711A">
        <w:rPr>
          <w:rFonts w:eastAsia="Times New Roman"/>
          <w:color w:val="333333"/>
          <w:lang w:val="en-ZA" w:eastAsia="en-ZA"/>
        </w:rPr>
        <w:t xml:space="preserve">; </w:t>
      </w:r>
      <w:proofErr w:type="spellStart"/>
      <w:r w:rsidRPr="005E711A">
        <w:rPr>
          <w:rFonts w:eastAsia="Times New Roman"/>
          <w:color w:val="333333"/>
          <w:lang w:val="en-ZA" w:eastAsia="en-ZA"/>
        </w:rPr>
        <w:t>Chierakul</w:t>
      </w:r>
      <w:proofErr w:type="spellEnd"/>
      <w:r w:rsidRPr="005E711A">
        <w:rPr>
          <w:rFonts w:eastAsia="Times New Roman"/>
          <w:color w:val="333333"/>
          <w:lang w:val="en-ZA" w:eastAsia="en-ZA"/>
        </w:rPr>
        <w:t xml:space="preserve">, </w:t>
      </w:r>
      <w:proofErr w:type="spellStart"/>
      <w:r w:rsidRPr="005E711A">
        <w:rPr>
          <w:rFonts w:eastAsia="Times New Roman"/>
          <w:color w:val="333333"/>
          <w:lang w:val="en-ZA" w:eastAsia="en-ZA"/>
        </w:rPr>
        <w:t>Wirongrong</w:t>
      </w:r>
      <w:r w:rsidRPr="005E711A">
        <w:rPr>
          <w:rFonts w:eastAsia="Times New Roman"/>
          <w:color w:val="333333"/>
          <w:vertAlign w:val="superscript"/>
          <w:lang w:val="en-ZA" w:eastAsia="en-ZA"/>
        </w:rPr>
        <w:t>e</w:t>
      </w:r>
      <w:proofErr w:type="spellEnd"/>
      <w:r w:rsidRPr="005E711A">
        <w:rPr>
          <w:rFonts w:eastAsia="Times New Roman"/>
          <w:color w:val="333333"/>
          <w:lang w:val="en-ZA" w:eastAsia="en-ZA"/>
        </w:rPr>
        <w:t xml:space="preserve">; </w:t>
      </w:r>
      <w:proofErr w:type="spellStart"/>
      <w:r w:rsidRPr="005E711A">
        <w:rPr>
          <w:rFonts w:eastAsia="Times New Roman"/>
          <w:color w:val="333333"/>
          <w:lang w:val="en-ZA" w:eastAsia="en-ZA"/>
        </w:rPr>
        <w:t>Teparrakkul</w:t>
      </w:r>
      <w:proofErr w:type="spellEnd"/>
      <w:r w:rsidRPr="005E711A">
        <w:rPr>
          <w:rFonts w:eastAsia="Times New Roman"/>
          <w:color w:val="333333"/>
          <w:lang w:val="en-ZA" w:eastAsia="en-ZA"/>
        </w:rPr>
        <w:t xml:space="preserve">, </w:t>
      </w:r>
      <w:proofErr w:type="spellStart"/>
      <w:r w:rsidRPr="005E711A">
        <w:rPr>
          <w:rFonts w:eastAsia="Times New Roman"/>
          <w:color w:val="333333"/>
          <w:lang w:val="en-ZA" w:eastAsia="en-ZA"/>
        </w:rPr>
        <w:t>Praprit</w:t>
      </w:r>
      <w:r w:rsidRPr="005E711A">
        <w:rPr>
          <w:rFonts w:eastAsia="Times New Roman"/>
          <w:color w:val="333333"/>
          <w:vertAlign w:val="superscript"/>
          <w:lang w:val="en-ZA" w:eastAsia="en-ZA"/>
        </w:rPr>
        <w:t>f</w:t>
      </w:r>
      <w:proofErr w:type="spellEnd"/>
      <w:r w:rsidRPr="005E711A">
        <w:rPr>
          <w:rFonts w:eastAsia="Times New Roman"/>
          <w:color w:val="333333"/>
          <w:lang w:val="en-ZA" w:eastAsia="en-ZA"/>
        </w:rPr>
        <w:t xml:space="preserve">; Loyse, </w:t>
      </w:r>
      <w:proofErr w:type="spellStart"/>
      <w:r w:rsidRPr="005E711A">
        <w:rPr>
          <w:rFonts w:eastAsia="Times New Roman"/>
          <w:color w:val="333333"/>
          <w:lang w:val="en-ZA" w:eastAsia="en-ZA"/>
        </w:rPr>
        <w:t>Angela</w:t>
      </w:r>
      <w:r w:rsidRPr="005E711A">
        <w:rPr>
          <w:rFonts w:eastAsia="Times New Roman"/>
          <w:color w:val="333333"/>
          <w:vertAlign w:val="superscript"/>
          <w:lang w:val="en-ZA" w:eastAsia="en-ZA"/>
        </w:rPr>
        <w:t>a,b,c</w:t>
      </w:r>
      <w:proofErr w:type="spellEnd"/>
      <w:r w:rsidRPr="005E711A">
        <w:rPr>
          <w:rFonts w:eastAsia="Times New Roman"/>
          <w:color w:val="333333"/>
          <w:lang w:val="en-ZA" w:eastAsia="en-ZA"/>
        </w:rPr>
        <w:t xml:space="preserve">; White, Nicholas </w:t>
      </w:r>
      <w:proofErr w:type="spellStart"/>
      <w:r w:rsidRPr="005E711A">
        <w:rPr>
          <w:rFonts w:eastAsia="Times New Roman"/>
          <w:color w:val="333333"/>
          <w:lang w:val="en-ZA" w:eastAsia="en-ZA"/>
        </w:rPr>
        <w:t>J</w:t>
      </w:r>
      <w:r w:rsidRPr="005E711A">
        <w:rPr>
          <w:rFonts w:eastAsia="Times New Roman"/>
          <w:color w:val="333333"/>
          <w:vertAlign w:val="superscript"/>
          <w:lang w:val="en-ZA" w:eastAsia="en-ZA"/>
        </w:rPr>
        <w:t>e,g</w:t>
      </w:r>
      <w:proofErr w:type="spellEnd"/>
      <w:r w:rsidRPr="005E711A">
        <w:rPr>
          <w:rFonts w:eastAsia="Times New Roman"/>
          <w:color w:val="333333"/>
          <w:lang w:val="en-ZA" w:eastAsia="en-ZA"/>
        </w:rPr>
        <w:t>; Wood, Robin</w:t>
      </w:r>
      <w:r w:rsidRPr="005E711A">
        <w:rPr>
          <w:rFonts w:eastAsia="Times New Roman"/>
          <w:color w:val="333333"/>
          <w:vertAlign w:val="superscript"/>
          <w:lang w:val="en-ZA" w:eastAsia="en-ZA"/>
        </w:rPr>
        <w:t>a</w:t>
      </w:r>
      <w:r w:rsidRPr="005E711A">
        <w:rPr>
          <w:rFonts w:eastAsia="Times New Roman"/>
          <w:color w:val="333333"/>
          <w:lang w:val="en-ZA" w:eastAsia="en-ZA"/>
        </w:rPr>
        <w:t xml:space="preserve">; Jaffar, </w:t>
      </w:r>
      <w:proofErr w:type="spellStart"/>
      <w:r w:rsidRPr="005E711A">
        <w:rPr>
          <w:rFonts w:eastAsia="Times New Roman"/>
          <w:color w:val="333333"/>
          <w:lang w:val="en-ZA" w:eastAsia="en-ZA"/>
        </w:rPr>
        <w:t>Shabbar</w:t>
      </w:r>
      <w:r w:rsidRPr="005E711A">
        <w:rPr>
          <w:rFonts w:eastAsia="Times New Roman"/>
          <w:color w:val="333333"/>
          <w:vertAlign w:val="superscript"/>
          <w:lang w:val="en-ZA" w:eastAsia="en-ZA"/>
        </w:rPr>
        <w:t>i</w:t>
      </w:r>
      <w:proofErr w:type="spellEnd"/>
      <w:r w:rsidRPr="005E711A">
        <w:rPr>
          <w:rFonts w:eastAsia="Times New Roman"/>
          <w:color w:val="333333"/>
          <w:lang w:val="en-ZA" w:eastAsia="en-ZA"/>
        </w:rPr>
        <w:t>; Harrison, Thomas</w:t>
      </w:r>
    </w:p>
    <w:p w14:paraId="4E0FC6C4" w14:textId="77777777" w:rsidR="0006760E" w:rsidRDefault="0006760E" w:rsidP="005E711A">
      <w:pPr>
        <w:widowControl/>
        <w:autoSpaceDE/>
        <w:autoSpaceDN/>
        <w:spacing w:after="100" w:afterAutospacing="1"/>
        <w:rPr>
          <w:rFonts w:eastAsia="Times New Roman"/>
          <w:color w:val="333333"/>
          <w:lang w:val="en-ZA" w:eastAsia="en-ZA"/>
        </w:rPr>
      </w:pPr>
    </w:p>
    <w:p w14:paraId="4D72CD05" w14:textId="77777777" w:rsidR="005D10B7" w:rsidRPr="00DF502D" w:rsidRDefault="005D10B7">
      <w:pPr>
        <w:pStyle w:val="BodyText"/>
        <w:spacing w:before="4"/>
        <w:rPr>
          <w:sz w:val="17"/>
          <w:lang w:val="en-ZA"/>
        </w:rPr>
      </w:pPr>
    </w:p>
    <w:sectPr w:rsidR="005D10B7" w:rsidRPr="00DF502D" w:rsidSect="002557E9">
      <w:footerReference w:type="default" r:id="rId29"/>
      <w:pgSz w:w="12240" w:h="15840"/>
      <w:pgMar w:top="1281" w:right="527" w:bottom="981" w:left="533" w:header="0" w:footer="7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Ian Ross" w:date="2025-07-14T16:41:00Z" w:initials="IR">
    <w:p w14:paraId="31F2DA0D" w14:textId="77777777" w:rsidR="00E92F4E" w:rsidRDefault="00E92F4E" w:rsidP="00E92F4E">
      <w:pPr>
        <w:pStyle w:val="CommentText"/>
      </w:pPr>
      <w:r>
        <w:rPr>
          <w:rStyle w:val="CommentReference"/>
        </w:rPr>
        <w:annotationRef/>
      </w:r>
      <w:r>
        <w:t>This does not sound correct.</w:t>
      </w:r>
    </w:p>
  </w:comment>
  <w:comment w:id="12" w:author="Ian Ross" w:date="2025-07-14T16:42:00Z" w:initials="IR">
    <w:p w14:paraId="62EBDACE" w14:textId="77777777" w:rsidR="00E92F4E" w:rsidRDefault="00E92F4E" w:rsidP="00E92F4E">
      <w:pPr>
        <w:pStyle w:val="CommentText"/>
      </w:pPr>
      <w:r>
        <w:rPr>
          <w:rStyle w:val="CommentReference"/>
        </w:rPr>
        <w:annotationRef/>
      </w:r>
      <w:r>
        <w:t>17% increase is not consistent with an OR of 2.17</w:t>
      </w:r>
    </w:p>
  </w:comment>
  <w:comment w:id="13" w:author="Thabiso Mofokeng" w:date="2025-07-17T00:28:00Z" w:initials="TM">
    <w:p w14:paraId="3BF6B6D5" w14:textId="77777777" w:rsidR="00A779CD" w:rsidRDefault="00A779CD" w:rsidP="00A779CD">
      <w:pPr>
        <w:pStyle w:val="CommentText"/>
      </w:pPr>
      <w:r>
        <w:rPr>
          <w:rStyle w:val="CommentReference"/>
        </w:rPr>
        <w:annotationRef/>
      </w:r>
      <w:r>
        <w:t>My mistake, its 117%</w:t>
      </w:r>
    </w:p>
  </w:comment>
  <w:comment w:id="14" w:author="Ian Ross" w:date="2025-07-14T16:45:00Z" w:initials="IR">
    <w:p w14:paraId="5818F41E" w14:textId="56F2F71B" w:rsidR="00E92F4E" w:rsidRDefault="00E92F4E" w:rsidP="00E92F4E">
      <w:pPr>
        <w:pStyle w:val="CommentText"/>
      </w:pPr>
      <w:r>
        <w:rPr>
          <w:rStyle w:val="CommentReference"/>
        </w:rPr>
        <w:annotationRef/>
      </w:r>
      <w:r>
        <w:t>The conclusion is quite weak. Was extra pulmonary tuberculosis and fluconazole not associated with adrenal insufficiency? You don’t discuss this in the results section of the abstract.</w:t>
      </w:r>
    </w:p>
  </w:comment>
  <w:comment w:id="15" w:author="Thabiso Mofokeng" w:date="2025-07-17T00:45:00Z" w:initials="TM">
    <w:p w14:paraId="060BD59C" w14:textId="77777777" w:rsidR="008E7FF4" w:rsidRDefault="008E7FF4" w:rsidP="008E7FF4">
      <w:pPr>
        <w:pStyle w:val="CommentText"/>
      </w:pPr>
      <w:r>
        <w:rPr>
          <w:rStyle w:val="CommentReference"/>
        </w:rPr>
        <w:annotationRef/>
      </w:r>
      <w:r>
        <w:t>Corrected</w:t>
      </w:r>
    </w:p>
  </w:comment>
  <w:comment w:id="18" w:author="Ian Ross" w:date="2025-07-03T12:00:00Z" w:initials="IR">
    <w:p w14:paraId="5BA312BF" w14:textId="77777777" w:rsidR="00BA3610" w:rsidRDefault="00BA3610" w:rsidP="00BA3610">
      <w:pPr>
        <w:pStyle w:val="CommentText"/>
      </w:pPr>
      <w:r>
        <w:rPr>
          <w:rStyle w:val="CommentReference"/>
        </w:rPr>
        <w:annotationRef/>
      </w:r>
      <w:r>
        <w:t>These units are incomplete, please.</w:t>
      </w:r>
    </w:p>
  </w:comment>
  <w:comment w:id="19" w:author="Ian Ross" w:date="2025-07-15T15:18:00Z" w:initials="IR">
    <w:p w14:paraId="6589F998" w14:textId="4F486DB7" w:rsidR="00EB72A6" w:rsidRDefault="00EB72A6" w:rsidP="00EB72A6">
      <w:pPr>
        <w:pStyle w:val="CommentText"/>
      </w:pPr>
      <w:r>
        <w:rPr>
          <w:rStyle w:val="CommentReference"/>
        </w:rPr>
        <w:annotationRef/>
      </w:r>
      <w:r>
        <w:t>please neaten up the figure, it is half outside the border</w:t>
      </w:r>
    </w:p>
  </w:comment>
  <w:comment w:id="20" w:author="Ian Ross" w:date="2025-07-16T09:41:00Z" w:initials="IR">
    <w:p w14:paraId="3AA0F4FE" w14:textId="77777777" w:rsidR="000F34D0" w:rsidRDefault="000F34D0" w:rsidP="000F34D0">
      <w:pPr>
        <w:pStyle w:val="CommentText"/>
      </w:pPr>
      <w:r>
        <w:rPr>
          <w:rStyle w:val="CommentReference"/>
        </w:rPr>
        <w:annotationRef/>
      </w:r>
      <w:r>
        <w:t>For which factors did you adjust, please?</w:t>
      </w:r>
    </w:p>
  </w:comment>
  <w:comment w:id="21" w:author="Thabiso Mofokeng" w:date="2025-07-24T03:31:00Z" w:initials="TM">
    <w:p w14:paraId="74EE1EC6" w14:textId="77777777" w:rsidR="00D23593" w:rsidRDefault="00D23593" w:rsidP="00D23593">
      <w:r>
        <w:rPr>
          <w:rStyle w:val="CommentReference"/>
        </w:rPr>
        <w:annotationRef/>
      </w:r>
      <w:r>
        <w:rPr>
          <w:sz w:val="20"/>
          <w:szCs w:val="20"/>
        </w:rPr>
        <w:t>All the negative factors in Table 5</w:t>
      </w:r>
    </w:p>
  </w:comment>
  <w:comment w:id="22" w:author="Ian Ross" w:date="2025-07-16T10:06:00Z" w:initials="IR">
    <w:p w14:paraId="55EED4D1" w14:textId="77777777" w:rsidR="00D23593" w:rsidRDefault="00D23593" w:rsidP="00D23593">
      <w:pPr>
        <w:pStyle w:val="CommentText"/>
      </w:pPr>
      <w:r>
        <w:rPr>
          <w:rStyle w:val="CommentReference"/>
        </w:rPr>
        <w:annotationRef/>
      </w:r>
      <w:r>
        <w:t>Please be so kind as to neaten up your tables.</w:t>
      </w:r>
    </w:p>
  </w:comment>
  <w:comment w:id="23" w:author="Thabiso Mofokeng" w:date="2025-07-24T03:35:00Z" w:initials="TM">
    <w:p w14:paraId="67F96EFF" w14:textId="77777777" w:rsidR="00D23593" w:rsidRDefault="00D23593" w:rsidP="00D23593">
      <w:r>
        <w:rPr>
          <w:rStyle w:val="CommentReference"/>
        </w:rPr>
        <w:annotationRef/>
      </w:r>
      <w:r>
        <w:rPr>
          <w:sz w:val="20"/>
          <w:szCs w:val="20"/>
        </w:rPr>
        <w:t xml:space="preserve">Done </w:t>
      </w:r>
    </w:p>
  </w:comment>
  <w:comment w:id="24" w:author="Ian Ross" w:date="2025-07-16T10:06:00Z" w:initials="IR">
    <w:p w14:paraId="668B82DC" w14:textId="22A8FAF9" w:rsidR="002343F4" w:rsidRDefault="002343F4" w:rsidP="002343F4">
      <w:pPr>
        <w:pStyle w:val="CommentText"/>
      </w:pPr>
      <w:r>
        <w:rPr>
          <w:rStyle w:val="CommentReference"/>
        </w:rPr>
        <w:annotationRef/>
      </w:r>
      <w:r>
        <w:t>You need to discuss these please. You should also please discuss the crux of the discussion, adrenal insufficiency, it’s prevalence, it’s clinical characteristics.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2DA0D" w15:done="0"/>
  <w15:commentEx w15:paraId="62EBDACE" w15:paraIdParent="31F2DA0D" w15:done="0"/>
  <w15:commentEx w15:paraId="3BF6B6D5" w15:paraIdParent="31F2DA0D" w15:done="0"/>
  <w15:commentEx w15:paraId="5818F41E" w15:done="0"/>
  <w15:commentEx w15:paraId="060BD59C" w15:paraIdParent="5818F41E" w15:done="0"/>
  <w15:commentEx w15:paraId="5BA312BF" w15:done="0"/>
  <w15:commentEx w15:paraId="6589F998" w15:done="0"/>
  <w15:commentEx w15:paraId="3AA0F4FE" w15:done="0"/>
  <w15:commentEx w15:paraId="74EE1EC6" w15:paraIdParent="3AA0F4FE" w15:done="0"/>
  <w15:commentEx w15:paraId="55EED4D1" w15:done="0"/>
  <w15:commentEx w15:paraId="67F96EFF" w15:paraIdParent="55EED4D1" w15:done="0"/>
  <w15:commentEx w15:paraId="668B82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3D2742" w16cex:dateUtc="2025-07-14T14:41:00Z"/>
  <w16cex:commentExtensible w16cex:durableId="3B8A48B6" w16cex:dateUtc="2025-07-14T14:42:00Z"/>
  <w16cex:commentExtensible w16cex:durableId="205F28EE" w16cex:dateUtc="2025-07-16T22:28:00Z"/>
  <w16cex:commentExtensible w16cex:durableId="7353D8D3" w16cex:dateUtc="2025-07-14T14:45:00Z"/>
  <w16cex:commentExtensible w16cex:durableId="7A6C83FF" w16cex:dateUtc="2025-07-16T22:45:00Z"/>
  <w16cex:commentExtensible w16cex:durableId="345E2378" w16cex:dateUtc="2025-07-15T13:18:00Z"/>
  <w16cex:commentExtensible w16cex:durableId="02832EC2" w16cex:dateUtc="2025-07-16T07:41:00Z"/>
  <w16cex:commentExtensible w16cex:durableId="3D006880" w16cex:dateUtc="2025-07-24T01:31:00Z"/>
  <w16cex:commentExtensible w16cex:durableId="7B2CA859" w16cex:dateUtc="2025-07-16T08:06:00Z"/>
  <w16cex:commentExtensible w16cex:durableId="23CD16ED" w16cex:dateUtc="2025-07-24T01:35:00Z"/>
  <w16cex:commentExtensible w16cex:durableId="1A6124F8" w16cex:dateUtc="2025-07-16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2DA0D" w16cid:durableId="713D2742"/>
  <w16cid:commentId w16cid:paraId="62EBDACE" w16cid:durableId="3B8A48B6"/>
  <w16cid:commentId w16cid:paraId="3BF6B6D5" w16cid:durableId="205F28EE"/>
  <w16cid:commentId w16cid:paraId="5818F41E" w16cid:durableId="7353D8D3"/>
  <w16cid:commentId w16cid:paraId="060BD59C" w16cid:durableId="7A6C83FF"/>
  <w16cid:commentId w16cid:paraId="5BA312BF" w16cid:durableId="0729AF99"/>
  <w16cid:commentId w16cid:paraId="6589F998" w16cid:durableId="345E2378"/>
  <w16cid:commentId w16cid:paraId="3AA0F4FE" w16cid:durableId="02832EC2"/>
  <w16cid:commentId w16cid:paraId="74EE1EC6" w16cid:durableId="3D006880"/>
  <w16cid:commentId w16cid:paraId="55EED4D1" w16cid:durableId="7B2CA859"/>
  <w16cid:commentId w16cid:paraId="67F96EFF" w16cid:durableId="23CD16ED"/>
  <w16cid:commentId w16cid:paraId="668B82DC" w16cid:durableId="1A6124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4BE8" w14:textId="77777777" w:rsidR="00993D87" w:rsidRDefault="00993D87">
      <w:r>
        <w:separator/>
      </w:r>
    </w:p>
  </w:endnote>
  <w:endnote w:type="continuationSeparator" w:id="0">
    <w:p w14:paraId="22325E75" w14:textId="77777777" w:rsidR="00993D87" w:rsidRDefault="00993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32C"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486037504" behindDoc="1" locked="0" layoutInCell="1" allowOverlap="1" wp14:anchorId="232FF164" wp14:editId="014C414E">
              <wp:simplePos x="0" y="0"/>
              <wp:positionH relativeFrom="page">
                <wp:posOffset>6654418</wp:posOffset>
              </wp:positionH>
              <wp:positionV relativeFrom="page">
                <wp:posOffset>9411419</wp:posOffset>
              </wp:positionV>
              <wp:extent cx="2095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94310"/>
                      </a:xfrm>
                      <a:prstGeom prst="rect">
                        <a:avLst/>
                      </a:prstGeom>
                    </wps:spPr>
                    <wps:txbx>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232FF164" id="_x0000_t202" coordsize="21600,21600" o:spt="202" path="m,l,21600r21600,l21600,xe">
              <v:stroke joinstyle="miter"/>
              <v:path gradientshapeok="t" o:connecttype="rect"/>
            </v:shapetype>
            <v:shape id="Textbox 1" o:spid="_x0000_s1041" type="#_x0000_t202" style="position:absolute;margin-left:523.95pt;margin-top:741.05pt;width:16.5pt;height:15.3pt;z-index:-1727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gmlA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" filled="f" stroked="f">
              <v:textbox inset="0,0,0,0">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058"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486038016" behindDoc="1" locked="0" layoutInCell="1" allowOverlap="1" wp14:anchorId="6571F4BF" wp14:editId="5FC7320E">
              <wp:simplePos x="0" y="0"/>
              <wp:positionH relativeFrom="page">
                <wp:posOffset>6654418</wp:posOffset>
              </wp:positionH>
              <wp:positionV relativeFrom="page">
                <wp:posOffset>9411419</wp:posOffset>
              </wp:positionV>
              <wp:extent cx="24765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94310"/>
                      </a:xfrm>
                      <a:prstGeom prst="rect">
                        <a:avLst/>
                      </a:prstGeom>
                    </wps:spPr>
                    <wps:txbx>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6571F4BF" id="_x0000_t202" coordsize="21600,21600" o:spt="202" path="m,l,21600r21600,l21600,xe">
              <v:stroke joinstyle="miter"/>
              <v:path gradientshapeok="t" o:connecttype="rect"/>
            </v:shapetype>
            <v:shape id="Textbox 31" o:spid="_x0000_s1042" type="#_x0000_t202" style="position:absolute;margin-left:523.95pt;margin-top:741.05pt;width:19.5pt;height:15.3pt;z-index:-1727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" filled="f" stroked="f">
              <v:textbox inset="0,0,0,0">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C504" w14:textId="77777777" w:rsidR="00993D87" w:rsidRDefault="00993D87">
      <w:r>
        <w:separator/>
      </w:r>
    </w:p>
  </w:footnote>
  <w:footnote w:type="continuationSeparator" w:id="0">
    <w:p w14:paraId="7B6869F9" w14:textId="77777777" w:rsidR="00993D87" w:rsidRDefault="00993D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F3E"/>
    <w:multiLevelType w:val="hybridMultilevel"/>
    <w:tmpl w:val="418E5D0A"/>
    <w:lvl w:ilvl="0" w:tplc="FFFFFFFF">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FFFFFFFF">
      <w:numFmt w:val="bullet"/>
      <w:lvlText w:val="•"/>
      <w:lvlJc w:val="left"/>
      <w:pPr>
        <w:ind w:left="1944" w:hanging="360"/>
      </w:pPr>
      <w:rPr>
        <w:rFonts w:hint="default"/>
        <w:lang w:val="en-US" w:eastAsia="en-US" w:bidi="ar-SA"/>
      </w:rPr>
    </w:lvl>
    <w:lvl w:ilvl="2" w:tplc="FFFFFFFF">
      <w:numFmt w:val="bullet"/>
      <w:lvlText w:val="•"/>
      <w:lvlJc w:val="left"/>
      <w:pPr>
        <w:ind w:left="3008" w:hanging="360"/>
      </w:pPr>
      <w:rPr>
        <w:rFonts w:hint="default"/>
        <w:lang w:val="en-US" w:eastAsia="en-US" w:bidi="ar-SA"/>
      </w:rPr>
    </w:lvl>
    <w:lvl w:ilvl="3" w:tplc="FFFFFFFF">
      <w:numFmt w:val="bullet"/>
      <w:lvlText w:val="•"/>
      <w:lvlJc w:val="left"/>
      <w:pPr>
        <w:ind w:left="4072" w:hanging="360"/>
      </w:pPr>
      <w:rPr>
        <w:rFonts w:hint="default"/>
        <w:lang w:val="en-US" w:eastAsia="en-US" w:bidi="ar-SA"/>
      </w:rPr>
    </w:lvl>
    <w:lvl w:ilvl="4" w:tplc="FFFFFFFF">
      <w:numFmt w:val="bullet"/>
      <w:lvlText w:val="•"/>
      <w:lvlJc w:val="left"/>
      <w:pPr>
        <w:ind w:left="5136" w:hanging="360"/>
      </w:pPr>
      <w:rPr>
        <w:rFonts w:hint="default"/>
        <w:lang w:val="en-US" w:eastAsia="en-US" w:bidi="ar-SA"/>
      </w:rPr>
    </w:lvl>
    <w:lvl w:ilvl="5" w:tplc="FFFFFFFF">
      <w:numFmt w:val="bullet"/>
      <w:lvlText w:val="•"/>
      <w:lvlJc w:val="left"/>
      <w:pPr>
        <w:ind w:left="6200" w:hanging="360"/>
      </w:pPr>
      <w:rPr>
        <w:rFonts w:hint="default"/>
        <w:lang w:val="en-US" w:eastAsia="en-US" w:bidi="ar-SA"/>
      </w:rPr>
    </w:lvl>
    <w:lvl w:ilvl="6" w:tplc="FFFFFFFF">
      <w:numFmt w:val="bullet"/>
      <w:lvlText w:val="•"/>
      <w:lvlJc w:val="left"/>
      <w:pPr>
        <w:ind w:left="7264" w:hanging="360"/>
      </w:pPr>
      <w:rPr>
        <w:rFonts w:hint="default"/>
        <w:lang w:val="en-US" w:eastAsia="en-US" w:bidi="ar-SA"/>
      </w:rPr>
    </w:lvl>
    <w:lvl w:ilvl="7" w:tplc="FFFFFFFF">
      <w:numFmt w:val="bullet"/>
      <w:lvlText w:val="•"/>
      <w:lvlJc w:val="left"/>
      <w:pPr>
        <w:ind w:left="8328" w:hanging="360"/>
      </w:pPr>
      <w:rPr>
        <w:rFonts w:hint="default"/>
        <w:lang w:val="en-US" w:eastAsia="en-US" w:bidi="ar-SA"/>
      </w:rPr>
    </w:lvl>
    <w:lvl w:ilvl="8" w:tplc="FFFFFFFF">
      <w:numFmt w:val="bullet"/>
      <w:lvlText w:val="•"/>
      <w:lvlJc w:val="left"/>
      <w:pPr>
        <w:ind w:left="9392" w:hanging="360"/>
      </w:pPr>
      <w:rPr>
        <w:rFonts w:hint="default"/>
        <w:lang w:val="en-US" w:eastAsia="en-US" w:bidi="ar-SA"/>
      </w:rPr>
    </w:lvl>
  </w:abstractNum>
  <w:abstractNum w:abstractNumId="1" w15:restartNumberingAfterBreak="0">
    <w:nsid w:val="0EC9674C"/>
    <w:multiLevelType w:val="hybridMultilevel"/>
    <w:tmpl w:val="418E5D0A"/>
    <w:lvl w:ilvl="0" w:tplc="A15A8C4C">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EA72A9BE">
      <w:numFmt w:val="bullet"/>
      <w:lvlText w:val="•"/>
      <w:lvlJc w:val="left"/>
      <w:pPr>
        <w:ind w:left="1944" w:hanging="360"/>
      </w:pPr>
      <w:rPr>
        <w:rFonts w:hint="default"/>
        <w:lang w:val="en-US" w:eastAsia="en-US" w:bidi="ar-SA"/>
      </w:rPr>
    </w:lvl>
    <w:lvl w:ilvl="2" w:tplc="7B026588">
      <w:numFmt w:val="bullet"/>
      <w:lvlText w:val="•"/>
      <w:lvlJc w:val="left"/>
      <w:pPr>
        <w:ind w:left="3008" w:hanging="360"/>
      </w:pPr>
      <w:rPr>
        <w:rFonts w:hint="default"/>
        <w:lang w:val="en-US" w:eastAsia="en-US" w:bidi="ar-SA"/>
      </w:rPr>
    </w:lvl>
    <w:lvl w:ilvl="3" w:tplc="9A6471D2">
      <w:numFmt w:val="bullet"/>
      <w:lvlText w:val="•"/>
      <w:lvlJc w:val="left"/>
      <w:pPr>
        <w:ind w:left="4072" w:hanging="360"/>
      </w:pPr>
      <w:rPr>
        <w:rFonts w:hint="default"/>
        <w:lang w:val="en-US" w:eastAsia="en-US" w:bidi="ar-SA"/>
      </w:rPr>
    </w:lvl>
    <w:lvl w:ilvl="4" w:tplc="F23C8134">
      <w:numFmt w:val="bullet"/>
      <w:lvlText w:val="•"/>
      <w:lvlJc w:val="left"/>
      <w:pPr>
        <w:ind w:left="5136" w:hanging="360"/>
      </w:pPr>
      <w:rPr>
        <w:rFonts w:hint="default"/>
        <w:lang w:val="en-US" w:eastAsia="en-US" w:bidi="ar-SA"/>
      </w:rPr>
    </w:lvl>
    <w:lvl w:ilvl="5" w:tplc="0F3A9400">
      <w:numFmt w:val="bullet"/>
      <w:lvlText w:val="•"/>
      <w:lvlJc w:val="left"/>
      <w:pPr>
        <w:ind w:left="6200" w:hanging="360"/>
      </w:pPr>
      <w:rPr>
        <w:rFonts w:hint="default"/>
        <w:lang w:val="en-US" w:eastAsia="en-US" w:bidi="ar-SA"/>
      </w:rPr>
    </w:lvl>
    <w:lvl w:ilvl="6" w:tplc="2752F02E">
      <w:numFmt w:val="bullet"/>
      <w:lvlText w:val="•"/>
      <w:lvlJc w:val="left"/>
      <w:pPr>
        <w:ind w:left="7264" w:hanging="360"/>
      </w:pPr>
      <w:rPr>
        <w:rFonts w:hint="default"/>
        <w:lang w:val="en-US" w:eastAsia="en-US" w:bidi="ar-SA"/>
      </w:rPr>
    </w:lvl>
    <w:lvl w:ilvl="7" w:tplc="AA2E4F1E">
      <w:numFmt w:val="bullet"/>
      <w:lvlText w:val="•"/>
      <w:lvlJc w:val="left"/>
      <w:pPr>
        <w:ind w:left="8328" w:hanging="360"/>
      </w:pPr>
      <w:rPr>
        <w:rFonts w:hint="default"/>
        <w:lang w:val="en-US" w:eastAsia="en-US" w:bidi="ar-SA"/>
      </w:rPr>
    </w:lvl>
    <w:lvl w:ilvl="8" w:tplc="A6AC7DA4">
      <w:numFmt w:val="bullet"/>
      <w:lvlText w:val="•"/>
      <w:lvlJc w:val="left"/>
      <w:pPr>
        <w:ind w:left="9392" w:hanging="360"/>
      </w:pPr>
      <w:rPr>
        <w:rFonts w:hint="default"/>
        <w:lang w:val="en-US" w:eastAsia="en-US" w:bidi="ar-SA"/>
      </w:rPr>
    </w:lvl>
  </w:abstractNum>
  <w:abstractNum w:abstractNumId="2" w15:restartNumberingAfterBreak="0">
    <w:nsid w:val="13071636"/>
    <w:multiLevelType w:val="hybridMultilevel"/>
    <w:tmpl w:val="E2C2C484"/>
    <w:lvl w:ilvl="0" w:tplc="9D52B8AA">
      <w:start w:val="1"/>
      <w:numFmt w:val="decimal"/>
      <w:lvlText w:val="%1."/>
      <w:lvlJc w:val="left"/>
      <w:pPr>
        <w:ind w:left="1340" w:hanging="720"/>
      </w:pPr>
      <w:rPr>
        <w:rFonts w:ascii="Arial" w:eastAsia="Arial" w:hAnsi="Arial" w:cs="Arial" w:hint="default"/>
        <w:b w:val="0"/>
        <w:bCs w:val="0"/>
        <w:i w:val="0"/>
        <w:iCs w:val="0"/>
        <w:spacing w:val="0"/>
        <w:w w:val="100"/>
        <w:sz w:val="22"/>
        <w:szCs w:val="22"/>
        <w:lang w:val="en-US" w:eastAsia="en-US" w:bidi="ar-SA"/>
      </w:rPr>
    </w:lvl>
    <w:lvl w:ilvl="1" w:tplc="04523ED0">
      <w:numFmt w:val="bullet"/>
      <w:lvlText w:val="•"/>
      <w:lvlJc w:val="left"/>
      <w:pPr>
        <w:ind w:left="2358" w:hanging="720"/>
      </w:pPr>
      <w:rPr>
        <w:rFonts w:hint="default"/>
        <w:lang w:val="en-US" w:eastAsia="en-US" w:bidi="ar-SA"/>
      </w:rPr>
    </w:lvl>
    <w:lvl w:ilvl="2" w:tplc="2892B0FC">
      <w:numFmt w:val="bullet"/>
      <w:lvlText w:val="•"/>
      <w:lvlJc w:val="left"/>
      <w:pPr>
        <w:ind w:left="3376" w:hanging="720"/>
      </w:pPr>
      <w:rPr>
        <w:rFonts w:hint="default"/>
        <w:lang w:val="en-US" w:eastAsia="en-US" w:bidi="ar-SA"/>
      </w:rPr>
    </w:lvl>
    <w:lvl w:ilvl="3" w:tplc="482C47A6">
      <w:numFmt w:val="bullet"/>
      <w:lvlText w:val="•"/>
      <w:lvlJc w:val="left"/>
      <w:pPr>
        <w:ind w:left="4394" w:hanging="720"/>
      </w:pPr>
      <w:rPr>
        <w:rFonts w:hint="default"/>
        <w:lang w:val="en-US" w:eastAsia="en-US" w:bidi="ar-SA"/>
      </w:rPr>
    </w:lvl>
    <w:lvl w:ilvl="4" w:tplc="FB28BB46">
      <w:numFmt w:val="bullet"/>
      <w:lvlText w:val="•"/>
      <w:lvlJc w:val="left"/>
      <w:pPr>
        <w:ind w:left="5412" w:hanging="720"/>
      </w:pPr>
      <w:rPr>
        <w:rFonts w:hint="default"/>
        <w:lang w:val="en-US" w:eastAsia="en-US" w:bidi="ar-SA"/>
      </w:rPr>
    </w:lvl>
    <w:lvl w:ilvl="5" w:tplc="E67A6248">
      <w:numFmt w:val="bullet"/>
      <w:lvlText w:val="•"/>
      <w:lvlJc w:val="left"/>
      <w:pPr>
        <w:ind w:left="6430" w:hanging="720"/>
      </w:pPr>
      <w:rPr>
        <w:rFonts w:hint="default"/>
        <w:lang w:val="en-US" w:eastAsia="en-US" w:bidi="ar-SA"/>
      </w:rPr>
    </w:lvl>
    <w:lvl w:ilvl="6" w:tplc="BCC8EF90">
      <w:numFmt w:val="bullet"/>
      <w:lvlText w:val="•"/>
      <w:lvlJc w:val="left"/>
      <w:pPr>
        <w:ind w:left="7448" w:hanging="720"/>
      </w:pPr>
      <w:rPr>
        <w:rFonts w:hint="default"/>
        <w:lang w:val="en-US" w:eastAsia="en-US" w:bidi="ar-SA"/>
      </w:rPr>
    </w:lvl>
    <w:lvl w:ilvl="7" w:tplc="02105EF2">
      <w:numFmt w:val="bullet"/>
      <w:lvlText w:val="•"/>
      <w:lvlJc w:val="left"/>
      <w:pPr>
        <w:ind w:left="8466" w:hanging="720"/>
      </w:pPr>
      <w:rPr>
        <w:rFonts w:hint="default"/>
        <w:lang w:val="en-US" w:eastAsia="en-US" w:bidi="ar-SA"/>
      </w:rPr>
    </w:lvl>
    <w:lvl w:ilvl="8" w:tplc="D2D242C0">
      <w:numFmt w:val="bullet"/>
      <w:lvlText w:val="•"/>
      <w:lvlJc w:val="left"/>
      <w:pPr>
        <w:ind w:left="9484" w:hanging="720"/>
      </w:pPr>
      <w:rPr>
        <w:rFonts w:hint="default"/>
        <w:lang w:val="en-US" w:eastAsia="en-US" w:bidi="ar-SA"/>
      </w:rPr>
    </w:lvl>
  </w:abstractNum>
  <w:abstractNum w:abstractNumId="3" w15:restartNumberingAfterBreak="0">
    <w:nsid w:val="78256500"/>
    <w:multiLevelType w:val="hybridMultilevel"/>
    <w:tmpl w:val="F0385228"/>
    <w:lvl w:ilvl="0" w:tplc="04523ED0">
      <w:numFmt w:val="bullet"/>
      <w:lvlText w:val="•"/>
      <w:lvlJc w:val="left"/>
      <w:pPr>
        <w:ind w:left="1265" w:hanging="360"/>
      </w:pPr>
      <w:rPr>
        <w:rFonts w:hint="default"/>
        <w:lang w:val="en-US" w:eastAsia="en-US" w:bidi="ar-SA"/>
      </w:rPr>
    </w:lvl>
    <w:lvl w:ilvl="1" w:tplc="08090003" w:tentative="1">
      <w:start w:val="1"/>
      <w:numFmt w:val="bullet"/>
      <w:lvlText w:val="o"/>
      <w:lvlJc w:val="left"/>
      <w:pPr>
        <w:ind w:left="1985" w:hanging="360"/>
      </w:pPr>
      <w:rPr>
        <w:rFonts w:ascii="Courier New" w:hAnsi="Courier New" w:hint="default"/>
      </w:rPr>
    </w:lvl>
    <w:lvl w:ilvl="2" w:tplc="08090005" w:tentative="1">
      <w:start w:val="1"/>
      <w:numFmt w:val="bullet"/>
      <w:lvlText w:val=""/>
      <w:lvlJc w:val="left"/>
      <w:pPr>
        <w:ind w:left="2705" w:hanging="360"/>
      </w:pPr>
      <w:rPr>
        <w:rFonts w:ascii="Wingdings" w:hAnsi="Wingdings" w:hint="default"/>
      </w:rPr>
    </w:lvl>
    <w:lvl w:ilvl="3" w:tplc="08090001" w:tentative="1">
      <w:start w:val="1"/>
      <w:numFmt w:val="bullet"/>
      <w:lvlText w:val=""/>
      <w:lvlJc w:val="left"/>
      <w:pPr>
        <w:ind w:left="3425" w:hanging="360"/>
      </w:pPr>
      <w:rPr>
        <w:rFonts w:ascii="Symbol" w:hAnsi="Symbol" w:hint="default"/>
      </w:rPr>
    </w:lvl>
    <w:lvl w:ilvl="4" w:tplc="08090003" w:tentative="1">
      <w:start w:val="1"/>
      <w:numFmt w:val="bullet"/>
      <w:lvlText w:val="o"/>
      <w:lvlJc w:val="left"/>
      <w:pPr>
        <w:ind w:left="4145" w:hanging="360"/>
      </w:pPr>
      <w:rPr>
        <w:rFonts w:ascii="Courier New" w:hAnsi="Courier New" w:hint="default"/>
      </w:rPr>
    </w:lvl>
    <w:lvl w:ilvl="5" w:tplc="08090005" w:tentative="1">
      <w:start w:val="1"/>
      <w:numFmt w:val="bullet"/>
      <w:lvlText w:val=""/>
      <w:lvlJc w:val="left"/>
      <w:pPr>
        <w:ind w:left="4865" w:hanging="360"/>
      </w:pPr>
      <w:rPr>
        <w:rFonts w:ascii="Wingdings" w:hAnsi="Wingdings" w:hint="default"/>
      </w:rPr>
    </w:lvl>
    <w:lvl w:ilvl="6" w:tplc="08090001" w:tentative="1">
      <w:start w:val="1"/>
      <w:numFmt w:val="bullet"/>
      <w:lvlText w:val=""/>
      <w:lvlJc w:val="left"/>
      <w:pPr>
        <w:ind w:left="5585" w:hanging="360"/>
      </w:pPr>
      <w:rPr>
        <w:rFonts w:ascii="Symbol" w:hAnsi="Symbol" w:hint="default"/>
      </w:rPr>
    </w:lvl>
    <w:lvl w:ilvl="7" w:tplc="08090003" w:tentative="1">
      <w:start w:val="1"/>
      <w:numFmt w:val="bullet"/>
      <w:lvlText w:val="o"/>
      <w:lvlJc w:val="left"/>
      <w:pPr>
        <w:ind w:left="6305" w:hanging="360"/>
      </w:pPr>
      <w:rPr>
        <w:rFonts w:ascii="Courier New" w:hAnsi="Courier New" w:hint="default"/>
      </w:rPr>
    </w:lvl>
    <w:lvl w:ilvl="8" w:tplc="08090005" w:tentative="1">
      <w:start w:val="1"/>
      <w:numFmt w:val="bullet"/>
      <w:lvlText w:val=""/>
      <w:lvlJc w:val="left"/>
      <w:pPr>
        <w:ind w:left="7025" w:hanging="360"/>
      </w:pPr>
      <w:rPr>
        <w:rFonts w:ascii="Wingdings" w:hAnsi="Wingdings" w:hint="default"/>
      </w:rPr>
    </w:lvl>
  </w:abstractNum>
  <w:num w:numId="1" w16cid:durableId="1941640032">
    <w:abstractNumId w:val="2"/>
  </w:num>
  <w:num w:numId="2" w16cid:durableId="1473517525">
    <w:abstractNumId w:val="1"/>
  </w:num>
  <w:num w:numId="3" w16cid:durableId="115685055">
    <w:abstractNumId w:val="0"/>
  </w:num>
  <w:num w:numId="4" w16cid:durableId="17442555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een Sempa">
    <w15:presenceInfo w15:providerId="Windows Live" w15:userId="89fb06de42bb8070"/>
  </w15:person>
  <w15:person w15:author="Ian Ross">
    <w15:presenceInfo w15:providerId="AD" w15:userId="S::01337742@wf.uct.ac.za::3efea765-d786-4d1e-89b5-330473f51208"/>
  </w15:person>
  <w15:person w15:author="Thabiso Mofokeng">
    <w15:presenceInfo w15:providerId="AD" w15:userId="S::MofokengTRP@ufs.ac.za::9d98fbba-1cfc-4971-9250-7699f9735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24CBDAE-A639-4982-AD64-58AC5D27D757}"/>
    <w:docVar w:name="dgnword-eventsink" w:val="2084771394608"/>
  </w:docVars>
  <w:rsids>
    <w:rsidRoot w:val="005D10B7"/>
    <w:rsid w:val="00003837"/>
    <w:rsid w:val="00022323"/>
    <w:rsid w:val="0003472C"/>
    <w:rsid w:val="0006760E"/>
    <w:rsid w:val="000729F8"/>
    <w:rsid w:val="00080190"/>
    <w:rsid w:val="00090D5B"/>
    <w:rsid w:val="000A4F39"/>
    <w:rsid w:val="000A7F18"/>
    <w:rsid w:val="000B7E9D"/>
    <w:rsid w:val="000E2860"/>
    <w:rsid w:val="000E5582"/>
    <w:rsid w:val="000E6CBB"/>
    <w:rsid w:val="000F34D0"/>
    <w:rsid w:val="001014E4"/>
    <w:rsid w:val="00102A92"/>
    <w:rsid w:val="00115729"/>
    <w:rsid w:val="00116A24"/>
    <w:rsid w:val="001223DE"/>
    <w:rsid w:val="0012715F"/>
    <w:rsid w:val="001313AA"/>
    <w:rsid w:val="00166AE5"/>
    <w:rsid w:val="00170F5E"/>
    <w:rsid w:val="00176FE6"/>
    <w:rsid w:val="00181848"/>
    <w:rsid w:val="00191728"/>
    <w:rsid w:val="00196095"/>
    <w:rsid w:val="001A25BC"/>
    <w:rsid w:val="001C6B96"/>
    <w:rsid w:val="001D7610"/>
    <w:rsid w:val="00205C6F"/>
    <w:rsid w:val="002343F4"/>
    <w:rsid w:val="00237951"/>
    <w:rsid w:val="002557E9"/>
    <w:rsid w:val="00260174"/>
    <w:rsid w:val="00263D68"/>
    <w:rsid w:val="00296B92"/>
    <w:rsid w:val="002C6FAC"/>
    <w:rsid w:val="002D1301"/>
    <w:rsid w:val="002D369E"/>
    <w:rsid w:val="002E335B"/>
    <w:rsid w:val="003114EC"/>
    <w:rsid w:val="003130D9"/>
    <w:rsid w:val="00317EDA"/>
    <w:rsid w:val="00324897"/>
    <w:rsid w:val="00325420"/>
    <w:rsid w:val="00330AC1"/>
    <w:rsid w:val="00352E2B"/>
    <w:rsid w:val="00355E56"/>
    <w:rsid w:val="003571F2"/>
    <w:rsid w:val="00372906"/>
    <w:rsid w:val="00382F9F"/>
    <w:rsid w:val="00383E25"/>
    <w:rsid w:val="003A19C2"/>
    <w:rsid w:val="003E5020"/>
    <w:rsid w:val="003E657B"/>
    <w:rsid w:val="00410ED0"/>
    <w:rsid w:val="00433759"/>
    <w:rsid w:val="004356AB"/>
    <w:rsid w:val="00461677"/>
    <w:rsid w:val="00471C71"/>
    <w:rsid w:val="00490582"/>
    <w:rsid w:val="004A185E"/>
    <w:rsid w:val="004A3B49"/>
    <w:rsid w:val="004D75B2"/>
    <w:rsid w:val="004E1076"/>
    <w:rsid w:val="004E79A8"/>
    <w:rsid w:val="004F6E46"/>
    <w:rsid w:val="0051098C"/>
    <w:rsid w:val="005301E8"/>
    <w:rsid w:val="00563105"/>
    <w:rsid w:val="005B0274"/>
    <w:rsid w:val="005D10B7"/>
    <w:rsid w:val="005D554A"/>
    <w:rsid w:val="005E2023"/>
    <w:rsid w:val="005E711A"/>
    <w:rsid w:val="005E7839"/>
    <w:rsid w:val="00612886"/>
    <w:rsid w:val="0061637A"/>
    <w:rsid w:val="00641C5E"/>
    <w:rsid w:val="00661988"/>
    <w:rsid w:val="00684BA5"/>
    <w:rsid w:val="00686F91"/>
    <w:rsid w:val="00690169"/>
    <w:rsid w:val="006F3A6A"/>
    <w:rsid w:val="006F4BA2"/>
    <w:rsid w:val="00707F02"/>
    <w:rsid w:val="007103CB"/>
    <w:rsid w:val="007172D9"/>
    <w:rsid w:val="00720BFD"/>
    <w:rsid w:val="00727445"/>
    <w:rsid w:val="00751ABE"/>
    <w:rsid w:val="00765E4E"/>
    <w:rsid w:val="00783AA0"/>
    <w:rsid w:val="007B4CF2"/>
    <w:rsid w:val="007D3BCB"/>
    <w:rsid w:val="007E3EF5"/>
    <w:rsid w:val="007E4247"/>
    <w:rsid w:val="007F026B"/>
    <w:rsid w:val="008257EC"/>
    <w:rsid w:val="00836D56"/>
    <w:rsid w:val="00837A2E"/>
    <w:rsid w:val="008650B7"/>
    <w:rsid w:val="00873726"/>
    <w:rsid w:val="00874A80"/>
    <w:rsid w:val="008813AD"/>
    <w:rsid w:val="008E6C72"/>
    <w:rsid w:val="008E7FF4"/>
    <w:rsid w:val="008F7BC3"/>
    <w:rsid w:val="009119C0"/>
    <w:rsid w:val="00912706"/>
    <w:rsid w:val="00916B84"/>
    <w:rsid w:val="00921580"/>
    <w:rsid w:val="0094378C"/>
    <w:rsid w:val="00957004"/>
    <w:rsid w:val="0095705C"/>
    <w:rsid w:val="00971258"/>
    <w:rsid w:val="009772B4"/>
    <w:rsid w:val="00993D87"/>
    <w:rsid w:val="009C0BBB"/>
    <w:rsid w:val="009F2EBF"/>
    <w:rsid w:val="00A157AD"/>
    <w:rsid w:val="00A32686"/>
    <w:rsid w:val="00A42A08"/>
    <w:rsid w:val="00A4597F"/>
    <w:rsid w:val="00A779CD"/>
    <w:rsid w:val="00A8690A"/>
    <w:rsid w:val="00A86D84"/>
    <w:rsid w:val="00A92137"/>
    <w:rsid w:val="00AB25A5"/>
    <w:rsid w:val="00AC1058"/>
    <w:rsid w:val="00AD4EEB"/>
    <w:rsid w:val="00AE24A0"/>
    <w:rsid w:val="00AE30B0"/>
    <w:rsid w:val="00AE52A1"/>
    <w:rsid w:val="00AF597A"/>
    <w:rsid w:val="00B15E60"/>
    <w:rsid w:val="00B60E4C"/>
    <w:rsid w:val="00B70211"/>
    <w:rsid w:val="00B974FF"/>
    <w:rsid w:val="00B97E2E"/>
    <w:rsid w:val="00BA1BED"/>
    <w:rsid w:val="00BA3610"/>
    <w:rsid w:val="00BA5C44"/>
    <w:rsid w:val="00BB07DF"/>
    <w:rsid w:val="00BB78A3"/>
    <w:rsid w:val="00BC6952"/>
    <w:rsid w:val="00BD1929"/>
    <w:rsid w:val="00BD5DFD"/>
    <w:rsid w:val="00BF2F82"/>
    <w:rsid w:val="00C07A88"/>
    <w:rsid w:val="00C30463"/>
    <w:rsid w:val="00C42BEE"/>
    <w:rsid w:val="00C44D05"/>
    <w:rsid w:val="00C53FA7"/>
    <w:rsid w:val="00C65FF3"/>
    <w:rsid w:val="00C77AD5"/>
    <w:rsid w:val="00C829A4"/>
    <w:rsid w:val="00C87F2F"/>
    <w:rsid w:val="00C92F0E"/>
    <w:rsid w:val="00CA409F"/>
    <w:rsid w:val="00CA775C"/>
    <w:rsid w:val="00CE759B"/>
    <w:rsid w:val="00D11F6D"/>
    <w:rsid w:val="00D23593"/>
    <w:rsid w:val="00D251AA"/>
    <w:rsid w:val="00D26B33"/>
    <w:rsid w:val="00D325A4"/>
    <w:rsid w:val="00D34EBB"/>
    <w:rsid w:val="00D84D5E"/>
    <w:rsid w:val="00D86212"/>
    <w:rsid w:val="00DC4AE9"/>
    <w:rsid w:val="00DD291B"/>
    <w:rsid w:val="00DD7F6C"/>
    <w:rsid w:val="00DF0583"/>
    <w:rsid w:val="00DF502D"/>
    <w:rsid w:val="00E00516"/>
    <w:rsid w:val="00E0415A"/>
    <w:rsid w:val="00E07DF6"/>
    <w:rsid w:val="00E50C13"/>
    <w:rsid w:val="00E86CFC"/>
    <w:rsid w:val="00E92F4E"/>
    <w:rsid w:val="00EB72A6"/>
    <w:rsid w:val="00EC4C16"/>
    <w:rsid w:val="00EF20E0"/>
    <w:rsid w:val="00EF2954"/>
    <w:rsid w:val="00F05E75"/>
    <w:rsid w:val="00F156E1"/>
    <w:rsid w:val="00F21E7F"/>
    <w:rsid w:val="00F759B4"/>
    <w:rsid w:val="00F77AAA"/>
    <w:rsid w:val="00FB317B"/>
    <w:rsid w:val="00FB5CF4"/>
    <w:rsid w:val="00FC5981"/>
    <w:rsid w:val="00FD16E0"/>
    <w:rsid w:val="00FD7973"/>
    <w:rsid w:val="00FF5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05A3"/>
  <w15:docId w15:val="{DBB698DC-AF5B-4309-B6EE-13B6B2C7D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60"/>
      <w:outlineLvl w:val="0"/>
    </w:pPr>
    <w:rPr>
      <w:b/>
      <w:bCs/>
    </w:rPr>
  </w:style>
  <w:style w:type="paragraph" w:styleId="Heading2">
    <w:name w:val="heading 2"/>
    <w:basedOn w:val="Normal"/>
    <w:next w:val="Normal"/>
    <w:link w:val="Heading2Char"/>
    <w:uiPriority w:val="9"/>
    <w:unhideWhenUsed/>
    <w:qFormat/>
    <w:rsid w:val="001157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A36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B78A3"/>
  </w:style>
  <w:style w:type="paragraph" w:styleId="ListParagraph">
    <w:name w:val="List Paragraph"/>
    <w:basedOn w:val="Normal"/>
    <w:uiPriority w:val="1"/>
    <w:qFormat/>
    <w:pPr>
      <w:ind w:left="620"/>
    </w:pPr>
  </w:style>
  <w:style w:type="paragraph" w:customStyle="1" w:styleId="TableParagraph">
    <w:name w:val="Table Paragraph"/>
    <w:basedOn w:val="Normal"/>
    <w:uiPriority w:val="1"/>
    <w:qFormat/>
    <w:pPr>
      <w:spacing w:line="247" w:lineRule="exact"/>
    </w:pPr>
  </w:style>
  <w:style w:type="character" w:styleId="CommentReference">
    <w:name w:val="annotation reference"/>
    <w:basedOn w:val="DefaultParagraphFont"/>
    <w:uiPriority w:val="99"/>
    <w:semiHidden/>
    <w:unhideWhenUsed/>
    <w:rsid w:val="00C87F2F"/>
    <w:rPr>
      <w:sz w:val="16"/>
      <w:szCs w:val="16"/>
    </w:rPr>
  </w:style>
  <w:style w:type="paragraph" w:styleId="CommentText">
    <w:name w:val="annotation text"/>
    <w:basedOn w:val="Normal"/>
    <w:link w:val="CommentTextChar"/>
    <w:uiPriority w:val="99"/>
    <w:unhideWhenUsed/>
    <w:rsid w:val="00C87F2F"/>
    <w:rPr>
      <w:sz w:val="20"/>
      <w:szCs w:val="20"/>
    </w:rPr>
  </w:style>
  <w:style w:type="character" w:customStyle="1" w:styleId="CommentTextChar">
    <w:name w:val="Comment Text Char"/>
    <w:basedOn w:val="DefaultParagraphFont"/>
    <w:link w:val="CommentText"/>
    <w:uiPriority w:val="99"/>
    <w:rsid w:val="00C87F2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F2F"/>
    <w:rPr>
      <w:b/>
      <w:bCs/>
    </w:rPr>
  </w:style>
  <w:style w:type="character" w:customStyle="1" w:styleId="CommentSubjectChar">
    <w:name w:val="Comment Subject Char"/>
    <w:basedOn w:val="CommentTextChar"/>
    <w:link w:val="CommentSubject"/>
    <w:uiPriority w:val="99"/>
    <w:semiHidden/>
    <w:rsid w:val="00C87F2F"/>
    <w:rPr>
      <w:rFonts w:ascii="Arial" w:eastAsia="Arial" w:hAnsi="Arial" w:cs="Arial"/>
      <w:b/>
      <w:bCs/>
      <w:sz w:val="20"/>
      <w:szCs w:val="20"/>
    </w:rPr>
  </w:style>
  <w:style w:type="paragraph" w:styleId="Revision">
    <w:name w:val="Revision"/>
    <w:hidden/>
    <w:uiPriority w:val="99"/>
    <w:semiHidden/>
    <w:rsid w:val="00BA5C44"/>
    <w:pPr>
      <w:widowControl/>
      <w:autoSpaceDE/>
      <w:autoSpaceDN/>
    </w:pPr>
    <w:rPr>
      <w:rFonts w:ascii="Arial" w:eastAsia="Arial" w:hAnsi="Arial" w:cs="Arial"/>
    </w:rPr>
  </w:style>
  <w:style w:type="character" w:styleId="Hyperlink">
    <w:name w:val="Hyperlink"/>
    <w:basedOn w:val="DefaultParagraphFont"/>
    <w:uiPriority w:val="99"/>
    <w:unhideWhenUsed/>
    <w:rsid w:val="00FF5BB0"/>
    <w:rPr>
      <w:color w:val="0000FF" w:themeColor="hyperlink"/>
      <w:u w:val="single"/>
    </w:rPr>
  </w:style>
  <w:style w:type="character" w:styleId="UnresolvedMention">
    <w:name w:val="Unresolved Mention"/>
    <w:basedOn w:val="DefaultParagraphFont"/>
    <w:uiPriority w:val="99"/>
    <w:semiHidden/>
    <w:unhideWhenUsed/>
    <w:rsid w:val="00FF5BB0"/>
    <w:rPr>
      <w:color w:val="605E5C"/>
      <w:shd w:val="clear" w:color="auto" w:fill="E1DFDD"/>
    </w:rPr>
  </w:style>
  <w:style w:type="table" w:styleId="TableGrid">
    <w:name w:val="Table Grid"/>
    <w:basedOn w:val="TableNormal"/>
    <w:uiPriority w:val="39"/>
    <w:rsid w:val="00080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authors">
    <w:name w:val="Style authors"/>
    <w:basedOn w:val="DefaultParagraphFont"/>
    <w:uiPriority w:val="1"/>
    <w:qFormat/>
    <w:rsid w:val="00D11F6D"/>
    <w:rPr>
      <w:rFonts w:ascii="Arial" w:hAnsi="Arial"/>
      <w:b/>
      <w:i w:val="0"/>
      <w:color w:val="auto"/>
      <w:w w:val="75"/>
      <w:sz w:val="22"/>
    </w:rPr>
  </w:style>
  <w:style w:type="paragraph" w:customStyle="1" w:styleId="StyleautAff">
    <w:name w:val="Style aut Aff"/>
    <w:basedOn w:val="Normal"/>
    <w:qFormat/>
    <w:rsid w:val="003E5020"/>
    <w:pPr>
      <w:spacing w:line="247" w:lineRule="auto"/>
      <w:ind w:left="720" w:right="1298"/>
    </w:pPr>
    <w:rPr>
      <w:b/>
      <w:w w:val="75"/>
      <w:position w:val="7"/>
      <w:vertAlign w:val="superscript"/>
    </w:rPr>
  </w:style>
  <w:style w:type="paragraph" w:customStyle="1" w:styleId="StyleTitle">
    <w:name w:val="Style Title"/>
    <w:basedOn w:val="Normal"/>
    <w:qFormat/>
    <w:rsid w:val="00D11F6D"/>
    <w:pPr>
      <w:spacing w:before="82"/>
      <w:ind w:left="720"/>
      <w:jc w:val="both"/>
    </w:pPr>
    <w:rPr>
      <w:b/>
    </w:rPr>
  </w:style>
  <w:style w:type="character" w:customStyle="1" w:styleId="Heading2Char">
    <w:name w:val="Heading 2 Char"/>
    <w:basedOn w:val="DefaultParagraphFont"/>
    <w:link w:val="Heading2"/>
    <w:uiPriority w:val="9"/>
    <w:rsid w:val="0011572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A3610"/>
    <w:rPr>
      <w:rFonts w:asciiTheme="majorHAnsi" w:eastAsiaTheme="majorEastAsia" w:hAnsiTheme="majorHAnsi" w:cstheme="majorBidi"/>
      <w:color w:val="243F60" w:themeColor="accent1" w:themeShade="7F"/>
      <w:sz w:val="24"/>
      <w:szCs w:val="24"/>
    </w:rPr>
  </w:style>
  <w:style w:type="paragraph" w:customStyle="1" w:styleId="TableCaption">
    <w:name w:val="Table Caption"/>
    <w:basedOn w:val="Caption"/>
    <w:rsid w:val="00BD5DFD"/>
    <w:pPr>
      <w:keepNext/>
      <w:widowControl/>
      <w:autoSpaceDE/>
      <w:autoSpaceDN/>
      <w:spacing w:after="120"/>
    </w:pPr>
    <w:rPr>
      <w:rFonts w:ascii="Calibri" w:eastAsia="Calibri" w:hAnsi="Calibri"/>
      <w:iCs w:val="0"/>
      <w:color w:val="auto"/>
      <w:sz w:val="24"/>
      <w:szCs w:val="24"/>
    </w:rPr>
  </w:style>
  <w:style w:type="paragraph" w:styleId="Caption">
    <w:name w:val="caption"/>
    <w:basedOn w:val="Normal"/>
    <w:next w:val="Normal"/>
    <w:uiPriority w:val="35"/>
    <w:semiHidden/>
    <w:unhideWhenUsed/>
    <w:qFormat/>
    <w:rsid w:val="00BD5DFD"/>
    <w:pPr>
      <w:spacing w:after="200"/>
    </w:pPr>
    <w:rPr>
      <w:i/>
      <w:iCs/>
      <w:color w:val="1F497D" w:themeColor="text2"/>
      <w:sz w:val="18"/>
      <w:szCs w:val="18"/>
    </w:rPr>
  </w:style>
  <w:style w:type="paragraph" w:styleId="Header">
    <w:name w:val="header"/>
    <w:basedOn w:val="Normal"/>
    <w:link w:val="HeaderChar"/>
    <w:uiPriority w:val="99"/>
    <w:unhideWhenUsed/>
    <w:rsid w:val="00330AC1"/>
    <w:pPr>
      <w:tabs>
        <w:tab w:val="center" w:pos="4513"/>
        <w:tab w:val="right" w:pos="9026"/>
      </w:tabs>
    </w:pPr>
  </w:style>
  <w:style w:type="character" w:customStyle="1" w:styleId="HeaderChar">
    <w:name w:val="Header Char"/>
    <w:basedOn w:val="DefaultParagraphFont"/>
    <w:link w:val="Header"/>
    <w:uiPriority w:val="99"/>
    <w:rsid w:val="00330AC1"/>
    <w:rPr>
      <w:rFonts w:ascii="Arial" w:eastAsia="Arial" w:hAnsi="Arial" w:cs="Arial"/>
    </w:rPr>
  </w:style>
  <w:style w:type="paragraph" w:styleId="Footer">
    <w:name w:val="footer"/>
    <w:basedOn w:val="Normal"/>
    <w:link w:val="FooterChar"/>
    <w:uiPriority w:val="99"/>
    <w:unhideWhenUsed/>
    <w:rsid w:val="00330AC1"/>
    <w:pPr>
      <w:tabs>
        <w:tab w:val="center" w:pos="4513"/>
        <w:tab w:val="right" w:pos="9026"/>
      </w:tabs>
    </w:pPr>
  </w:style>
  <w:style w:type="character" w:customStyle="1" w:styleId="FooterChar">
    <w:name w:val="Footer Char"/>
    <w:basedOn w:val="DefaultParagraphFont"/>
    <w:link w:val="Footer"/>
    <w:uiPriority w:val="99"/>
    <w:rsid w:val="00330AC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3225">
      <w:bodyDiv w:val="1"/>
      <w:marLeft w:val="0"/>
      <w:marRight w:val="0"/>
      <w:marTop w:val="0"/>
      <w:marBottom w:val="0"/>
      <w:divBdr>
        <w:top w:val="none" w:sz="0" w:space="0" w:color="auto"/>
        <w:left w:val="none" w:sz="0" w:space="0" w:color="auto"/>
        <w:bottom w:val="none" w:sz="0" w:space="0" w:color="auto"/>
        <w:right w:val="none" w:sz="0" w:space="0" w:color="auto"/>
      </w:divBdr>
    </w:div>
    <w:div w:id="916398985">
      <w:bodyDiv w:val="1"/>
      <w:marLeft w:val="0"/>
      <w:marRight w:val="0"/>
      <w:marTop w:val="0"/>
      <w:marBottom w:val="0"/>
      <w:divBdr>
        <w:top w:val="none" w:sz="0" w:space="0" w:color="auto"/>
        <w:left w:val="none" w:sz="0" w:space="0" w:color="auto"/>
        <w:bottom w:val="none" w:sz="0" w:space="0" w:color="auto"/>
        <w:right w:val="none" w:sz="0" w:space="0" w:color="auto"/>
      </w:divBdr>
    </w:div>
    <w:div w:id="919951974">
      <w:bodyDiv w:val="1"/>
      <w:marLeft w:val="0"/>
      <w:marRight w:val="0"/>
      <w:marTop w:val="0"/>
      <w:marBottom w:val="0"/>
      <w:divBdr>
        <w:top w:val="none" w:sz="0" w:space="0" w:color="auto"/>
        <w:left w:val="none" w:sz="0" w:space="0" w:color="auto"/>
        <w:bottom w:val="none" w:sz="0" w:space="0" w:color="auto"/>
        <w:right w:val="none" w:sz="0" w:space="0" w:color="auto"/>
      </w:divBdr>
    </w:div>
    <w:div w:id="951323372">
      <w:bodyDiv w:val="1"/>
      <w:marLeft w:val="0"/>
      <w:marRight w:val="0"/>
      <w:marTop w:val="0"/>
      <w:marBottom w:val="0"/>
      <w:divBdr>
        <w:top w:val="none" w:sz="0" w:space="0" w:color="auto"/>
        <w:left w:val="none" w:sz="0" w:space="0" w:color="auto"/>
        <w:bottom w:val="none" w:sz="0" w:space="0" w:color="auto"/>
        <w:right w:val="none" w:sz="0" w:space="0" w:color="auto"/>
      </w:divBdr>
      <w:divsChild>
        <w:div w:id="265817226">
          <w:marLeft w:val="0"/>
          <w:marRight w:val="0"/>
          <w:marTop w:val="0"/>
          <w:marBottom w:val="0"/>
          <w:divBdr>
            <w:top w:val="none" w:sz="0" w:space="0" w:color="auto"/>
            <w:left w:val="none" w:sz="0" w:space="0" w:color="auto"/>
            <w:bottom w:val="none" w:sz="0" w:space="0" w:color="auto"/>
            <w:right w:val="none" w:sz="0" w:space="0" w:color="auto"/>
          </w:divBdr>
        </w:div>
        <w:div w:id="420103374">
          <w:marLeft w:val="0"/>
          <w:marRight w:val="0"/>
          <w:marTop w:val="0"/>
          <w:marBottom w:val="0"/>
          <w:divBdr>
            <w:top w:val="none" w:sz="0" w:space="0" w:color="auto"/>
            <w:left w:val="none" w:sz="0" w:space="0" w:color="auto"/>
            <w:bottom w:val="none" w:sz="0" w:space="0" w:color="auto"/>
            <w:right w:val="none" w:sz="0" w:space="0" w:color="auto"/>
          </w:divBdr>
        </w:div>
      </w:divsChild>
    </w:div>
    <w:div w:id="1052192857">
      <w:bodyDiv w:val="1"/>
      <w:marLeft w:val="0"/>
      <w:marRight w:val="0"/>
      <w:marTop w:val="0"/>
      <w:marBottom w:val="0"/>
      <w:divBdr>
        <w:top w:val="none" w:sz="0" w:space="0" w:color="auto"/>
        <w:left w:val="none" w:sz="0" w:space="0" w:color="auto"/>
        <w:bottom w:val="none" w:sz="0" w:space="0" w:color="auto"/>
        <w:right w:val="none" w:sz="0" w:space="0" w:color="auto"/>
      </w:divBdr>
      <w:divsChild>
        <w:div w:id="609750706">
          <w:marLeft w:val="0"/>
          <w:marRight w:val="0"/>
          <w:marTop w:val="0"/>
          <w:marBottom w:val="0"/>
          <w:divBdr>
            <w:top w:val="none" w:sz="0" w:space="0" w:color="auto"/>
            <w:left w:val="none" w:sz="0" w:space="0" w:color="auto"/>
            <w:bottom w:val="single" w:sz="6" w:space="0" w:color="CECDCD"/>
            <w:right w:val="none" w:sz="0" w:space="0" w:color="auto"/>
          </w:divBdr>
        </w:div>
        <w:div w:id="1568690153">
          <w:marLeft w:val="0"/>
          <w:marRight w:val="0"/>
          <w:marTop w:val="0"/>
          <w:marBottom w:val="180"/>
          <w:divBdr>
            <w:top w:val="none" w:sz="0" w:space="0" w:color="auto"/>
            <w:left w:val="none" w:sz="0" w:space="0" w:color="auto"/>
            <w:bottom w:val="none" w:sz="0" w:space="0" w:color="auto"/>
            <w:right w:val="none" w:sz="0" w:space="0" w:color="auto"/>
          </w:divBdr>
        </w:div>
      </w:divsChild>
    </w:div>
    <w:div w:id="1518545515">
      <w:bodyDiv w:val="1"/>
      <w:marLeft w:val="0"/>
      <w:marRight w:val="0"/>
      <w:marTop w:val="0"/>
      <w:marBottom w:val="0"/>
      <w:divBdr>
        <w:top w:val="none" w:sz="0" w:space="0" w:color="auto"/>
        <w:left w:val="none" w:sz="0" w:space="0" w:color="auto"/>
        <w:bottom w:val="none" w:sz="0" w:space="0" w:color="auto"/>
        <w:right w:val="none" w:sz="0" w:space="0" w:color="auto"/>
      </w:divBdr>
    </w:div>
    <w:div w:id="1622103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hyperlink" Target="https://jamanetwork.com/searchresults?author=Julio+Collazos&amp;q=Julio+Collazos"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r-project.org/)" TargetMode="External"/><Relationship Id="rId25" Type="http://schemas.openxmlformats.org/officeDocument/2006/relationships/hyperlink" Target="https://jamanetwork.com/searchresults?author=Jose+Mayo&amp;q=Jose+Mayo"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iscovery.dundee.ac.uk/en/persons/nicholas-conwa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hyperlink" Target="javascript:;" TargetMode="External"/><Relationship Id="rId10" Type="http://schemas.openxmlformats.org/officeDocument/2006/relationships/footer" Target="footer1.xml"/><Relationship Id="rId19" Type="http://schemas.openxmlformats.org/officeDocument/2006/relationships/image" Target="media/image6.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hyperlink" Target="https://jamanetwork.com/searchresults?author=Eduardo+Mart%c3%adnez&amp;q=Eduardo+Mart%c3%adnez"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0F6C8-2B37-478B-B33C-6CE615B58369}">
  <ds:schemaRefs>
    <ds:schemaRef ds:uri="http://schemas.openxmlformats.org/officeDocument/2006/bibliography"/>
  </ds:schemaRefs>
</ds:datastoreItem>
</file>

<file path=docMetadata/LabelInfo.xml><?xml version="1.0" encoding="utf-8"?>
<clbl:labelList xmlns:clbl="http://schemas.microsoft.com/office/2020/mipLabelMetadata">
  <clbl:label id="{8efc1bb9-b90f-4a48-bf6c-ba0686193b80}" enabled="0" method="" siteId="{8efc1bb9-b90f-4a48-bf6c-ba0686193b80}" removed="1"/>
</clbl:labelList>
</file>

<file path=docProps/app.xml><?xml version="1.0" encoding="utf-8"?>
<Properties xmlns="http://schemas.openxmlformats.org/officeDocument/2006/extended-properties" xmlns:vt="http://schemas.openxmlformats.org/officeDocument/2006/docPropsVTypes">
  <Template>Normal</Template>
  <TotalTime>13</TotalTime>
  <Pages>23</Pages>
  <Words>8973</Words>
  <Characters>42982</Characters>
  <Application>Microsoft Office Word</Application>
  <DocSecurity>0</DocSecurity>
  <Lines>1653</Lines>
  <Paragraphs>1528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Ross</dc:creator>
  <cp:lastModifiedBy>Joseph Sempa</cp:lastModifiedBy>
  <cp:revision>2</cp:revision>
  <cp:lastPrinted>2025-07-28T11:33:00Z</cp:lastPrinted>
  <dcterms:created xsi:type="dcterms:W3CDTF">2025-07-30T06:34:00Z</dcterms:created>
  <dcterms:modified xsi:type="dcterms:W3CDTF">2025-07-30T06:34:00Z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LastSaved">
    <vt:filetime>2025-07-14T00:00:00Z</vt:filetime>
  </property>
</Properties>
</file>